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6569F" w14:textId="77777777" w:rsidR="006D79C7" w:rsidRDefault="006D79C7" w:rsidP="00DC1EB6">
      <w:pPr>
        <w:spacing w:beforeLines="250" w:before="780"/>
        <w:jc w:val="center"/>
        <w:rPr>
          <w:rFonts w:ascii="黑体" w:eastAsia="黑体"/>
          <w:sz w:val="72"/>
          <w:szCs w:val="72"/>
        </w:rPr>
      </w:pPr>
      <w:bookmarkStart w:id="0" w:name="_top"/>
      <w:bookmarkEnd w:id="0"/>
      <w:r>
        <w:rPr>
          <w:rFonts w:ascii="黑体" w:eastAsia="黑体" w:hint="eastAsia"/>
          <w:sz w:val="72"/>
          <w:szCs w:val="72"/>
        </w:rPr>
        <w:t>广州大学华软软件学院</w:t>
      </w:r>
    </w:p>
    <w:p w14:paraId="6D360081" w14:textId="53FB66A9" w:rsidR="006D79C7" w:rsidRDefault="006D79C7" w:rsidP="006D79C7">
      <w:pPr>
        <w:jc w:val="center"/>
        <w:rPr>
          <w:rFonts w:ascii="黑体" w:eastAsia="黑体"/>
          <w:b/>
          <w:bCs/>
          <w:color w:val="000000"/>
          <w:sz w:val="48"/>
          <w:szCs w:val="48"/>
        </w:rPr>
      </w:pPr>
      <w:r>
        <w:rPr>
          <w:rFonts w:ascii="黑体" w:eastAsia="黑体" w:hint="eastAsia"/>
          <w:b/>
          <w:bCs/>
          <w:noProof/>
          <w:color w:val="000000"/>
          <w:sz w:val="48"/>
          <w:szCs w:val="48"/>
        </w:rPr>
        <w:drawing>
          <wp:inline distT="0" distB="0" distL="0" distR="0" wp14:anchorId="39D63D9C" wp14:editId="02A3763B">
            <wp:extent cx="1571625" cy="1314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314450"/>
                    </a:xfrm>
                    <a:prstGeom prst="rect">
                      <a:avLst/>
                    </a:prstGeom>
                    <a:noFill/>
                    <a:ln>
                      <a:noFill/>
                    </a:ln>
                  </pic:spPr>
                </pic:pic>
              </a:graphicData>
            </a:graphic>
          </wp:inline>
        </w:drawing>
      </w:r>
    </w:p>
    <w:p w14:paraId="4BBE40AF" w14:textId="77777777" w:rsidR="006D79C7" w:rsidRDefault="006D79C7" w:rsidP="006D79C7">
      <w:pPr>
        <w:spacing w:afterLines="150" w:after="468"/>
        <w:jc w:val="center"/>
        <w:rPr>
          <w:rFonts w:ascii="黑体" w:eastAsia="黑体"/>
          <w:sz w:val="72"/>
          <w:szCs w:val="72"/>
        </w:rPr>
      </w:pPr>
      <w:r>
        <w:rPr>
          <w:rFonts w:ascii="黑体" w:eastAsia="黑体" w:hint="eastAsia"/>
          <w:sz w:val="72"/>
          <w:szCs w:val="72"/>
        </w:rPr>
        <w:t>毕业论文</w:t>
      </w:r>
    </w:p>
    <w:p w14:paraId="5CC46219" w14:textId="6ED55438" w:rsidR="006D79C7" w:rsidRDefault="006D79C7" w:rsidP="006D79C7">
      <w:pPr>
        <w:spacing w:line="480" w:lineRule="auto"/>
        <w:jc w:val="center"/>
        <w:rPr>
          <w:rFonts w:ascii="黑体" w:eastAsia="黑体" w:hAnsi="黑体" w:cs="黑体"/>
          <w:sz w:val="32"/>
          <w:szCs w:val="36"/>
        </w:rPr>
      </w:pPr>
      <w:r>
        <w:rPr>
          <w:rFonts w:ascii="黑体" w:eastAsia="黑体" w:hAnsi="黑体" w:hint="eastAsia"/>
          <w:sz w:val="32"/>
          <w:szCs w:val="36"/>
        </w:rPr>
        <w:t xml:space="preserve"> 课题名称：</w:t>
      </w:r>
      <w:r w:rsidRPr="006A64E0">
        <w:rPr>
          <w:rFonts w:ascii="黑体" w:eastAsia="黑体" w:hAnsi="黑体" w:cs="黑体" w:hint="eastAsia"/>
          <w:sz w:val="32"/>
          <w:szCs w:val="36"/>
        </w:rPr>
        <w:t>基于</w:t>
      </w:r>
      <w:r>
        <w:rPr>
          <w:rFonts w:ascii="黑体" w:eastAsia="黑体" w:hAnsi="黑体" w:cs="黑体"/>
          <w:sz w:val="32"/>
          <w:szCs w:val="36"/>
        </w:rPr>
        <w:t>MVC</w:t>
      </w:r>
      <w:r>
        <w:rPr>
          <w:rFonts w:ascii="黑体" w:eastAsia="黑体" w:hAnsi="黑体" w:cs="黑体" w:hint="eastAsia"/>
          <w:sz w:val="32"/>
          <w:szCs w:val="36"/>
        </w:rPr>
        <w:t>模式</w:t>
      </w:r>
      <w:r w:rsidRPr="006A64E0">
        <w:rPr>
          <w:rFonts w:ascii="黑体" w:eastAsia="黑体" w:hAnsi="黑体" w:cs="黑体" w:hint="eastAsia"/>
          <w:sz w:val="32"/>
          <w:szCs w:val="36"/>
        </w:rPr>
        <w:t>的</w:t>
      </w:r>
      <w:r w:rsidR="003B41A8">
        <w:rPr>
          <w:rFonts w:ascii="黑体" w:eastAsia="黑体" w:hAnsi="黑体" w:cs="黑体" w:hint="eastAsia"/>
          <w:sz w:val="32"/>
          <w:szCs w:val="36"/>
        </w:rPr>
        <w:t>学院招生管理系统</w:t>
      </w:r>
      <w:r>
        <w:rPr>
          <w:rFonts w:ascii="黑体" w:eastAsia="黑体" w:hAnsi="黑体" w:cs="黑体" w:hint="eastAsia"/>
          <w:sz w:val="32"/>
          <w:szCs w:val="36"/>
        </w:rPr>
        <w:t>设计与实现</w:t>
      </w:r>
    </w:p>
    <w:p w14:paraId="74F441D4" w14:textId="77777777" w:rsidR="006D79C7" w:rsidRDefault="006D79C7" w:rsidP="006D79C7">
      <w:pPr>
        <w:ind w:left="472"/>
      </w:pPr>
    </w:p>
    <w:p w14:paraId="598E5FAB" w14:textId="77777777" w:rsidR="006D79C7" w:rsidRDefault="006D79C7" w:rsidP="006D79C7">
      <w:pPr>
        <w:ind w:left="472"/>
      </w:pPr>
    </w:p>
    <w:p w14:paraId="45F9147D" w14:textId="092FA918" w:rsidR="006D79C7" w:rsidRPr="00E610C4" w:rsidRDefault="006D79C7" w:rsidP="00E610C4">
      <w:pPr>
        <w:spacing w:line="480" w:lineRule="auto"/>
        <w:ind w:leftChars="200" w:left="420" w:firstLineChars="600" w:firstLine="1680"/>
        <w:rPr>
          <w:rFonts w:ascii="宋体" w:hAnsi="宋体"/>
          <w:sz w:val="28"/>
          <w:szCs w:val="28"/>
        </w:rPr>
      </w:pPr>
      <w:r w:rsidRPr="00E610C4">
        <w:rPr>
          <w:rFonts w:ascii="宋体" w:hAnsi="宋体" w:hint="eastAsia"/>
          <w:sz w:val="28"/>
          <w:szCs w:val="28"/>
        </w:rPr>
        <w:t>学　　号</w:t>
      </w:r>
      <w:r w:rsidRPr="00E610C4">
        <w:rPr>
          <w:rFonts w:ascii="宋体" w:hAnsi="宋体" w:hint="eastAsia"/>
          <w:sz w:val="28"/>
          <w:szCs w:val="28"/>
          <w:u w:val="single"/>
        </w:rPr>
        <w:t>：</w:t>
      </w:r>
      <w:r w:rsidRPr="00E610C4">
        <w:rPr>
          <w:rFonts w:ascii="宋体" w:hAnsi="宋体" w:hint="eastAsia"/>
          <w:sz w:val="28"/>
          <w:szCs w:val="28"/>
          <w:u w:val="single"/>
        </w:rPr>
        <w:t xml:space="preserve">        </w:t>
      </w:r>
      <w:r w:rsidRPr="00E610C4">
        <w:rPr>
          <w:rFonts w:ascii="宋体" w:hAnsi="宋体"/>
          <w:sz w:val="28"/>
          <w:szCs w:val="28"/>
          <w:u w:val="single"/>
        </w:rPr>
        <w:t>1440112321</w:t>
      </w:r>
      <w:r w:rsidR="00E610C4">
        <w:rPr>
          <w:rFonts w:ascii="宋体" w:hAnsi="宋体"/>
          <w:sz w:val="28"/>
          <w:szCs w:val="28"/>
          <w:u w:val="single"/>
        </w:rPr>
        <w:t xml:space="preserve">        </w:t>
      </w:r>
    </w:p>
    <w:p w14:paraId="7F93D26D" w14:textId="4137B4F6" w:rsidR="006D79C7" w:rsidRPr="00E610C4" w:rsidRDefault="006D79C7" w:rsidP="00E610C4">
      <w:pPr>
        <w:spacing w:line="480" w:lineRule="auto"/>
        <w:ind w:leftChars="200" w:left="420" w:firstLineChars="600" w:firstLine="1680"/>
        <w:rPr>
          <w:rFonts w:ascii="宋体" w:hAnsi="宋体"/>
          <w:sz w:val="28"/>
          <w:szCs w:val="28"/>
        </w:rPr>
      </w:pPr>
      <w:r w:rsidRPr="00E610C4">
        <w:rPr>
          <w:rFonts w:ascii="宋体" w:hAnsi="宋体" w:hint="eastAsia"/>
          <w:sz w:val="28"/>
          <w:szCs w:val="28"/>
        </w:rPr>
        <w:t>班</w:t>
      </w:r>
      <w:r w:rsidRPr="00E610C4">
        <w:rPr>
          <w:rFonts w:ascii="宋体" w:hAnsi="宋体" w:hint="eastAsia"/>
          <w:sz w:val="28"/>
          <w:szCs w:val="28"/>
        </w:rPr>
        <w:t xml:space="preserve">    </w:t>
      </w:r>
      <w:r w:rsidRPr="00E610C4">
        <w:rPr>
          <w:rFonts w:ascii="宋体" w:hAnsi="宋体" w:hint="eastAsia"/>
          <w:sz w:val="28"/>
          <w:szCs w:val="28"/>
        </w:rPr>
        <w:t>级</w:t>
      </w:r>
      <w:r w:rsidRPr="00E610C4">
        <w:rPr>
          <w:rFonts w:ascii="宋体" w:hAnsi="宋体" w:hint="eastAsia"/>
          <w:sz w:val="28"/>
          <w:szCs w:val="28"/>
          <w:u w:val="single"/>
        </w:rPr>
        <w:t>：</w:t>
      </w:r>
      <w:r w:rsidRPr="00E610C4">
        <w:rPr>
          <w:rFonts w:ascii="宋体" w:hAnsi="宋体" w:hint="eastAsia"/>
          <w:sz w:val="28"/>
          <w:szCs w:val="28"/>
          <w:u w:val="single"/>
        </w:rPr>
        <w:t xml:space="preserve"> </w:t>
      </w:r>
      <w:r w:rsidRPr="00E610C4">
        <w:rPr>
          <w:rFonts w:ascii="宋体" w:hAnsi="宋体"/>
          <w:sz w:val="28"/>
          <w:szCs w:val="28"/>
          <w:u w:val="single"/>
        </w:rPr>
        <w:t xml:space="preserve"> </w:t>
      </w:r>
      <w:r w:rsidRPr="00E610C4">
        <w:rPr>
          <w:rFonts w:ascii="宋体" w:hAnsi="宋体" w:hint="eastAsia"/>
          <w:sz w:val="28"/>
          <w:szCs w:val="28"/>
          <w:u w:val="single"/>
        </w:rPr>
        <w:t xml:space="preserve">  </w:t>
      </w:r>
      <w:r w:rsidR="00EE36E7">
        <w:rPr>
          <w:rFonts w:ascii="宋体" w:hAnsi="宋体"/>
          <w:sz w:val="28"/>
          <w:szCs w:val="28"/>
          <w:u w:val="single"/>
        </w:rPr>
        <w:t>20</w:t>
      </w:r>
      <w:r w:rsidRPr="00E610C4">
        <w:rPr>
          <w:rFonts w:ascii="宋体" w:hAnsi="宋体" w:hint="eastAsia"/>
          <w:sz w:val="28"/>
          <w:szCs w:val="28"/>
          <w:u w:val="single"/>
        </w:rPr>
        <w:t>1</w:t>
      </w:r>
      <w:r w:rsidRPr="00E610C4">
        <w:rPr>
          <w:rFonts w:ascii="宋体" w:hAnsi="宋体"/>
          <w:sz w:val="28"/>
          <w:szCs w:val="28"/>
          <w:u w:val="single"/>
        </w:rPr>
        <w:t>4</w:t>
      </w:r>
      <w:r w:rsidR="00D325B3">
        <w:rPr>
          <w:rFonts w:ascii="宋体" w:hAnsi="宋体" w:hint="eastAsia"/>
          <w:sz w:val="28"/>
          <w:szCs w:val="28"/>
          <w:u w:val="single"/>
        </w:rPr>
        <w:t>级</w:t>
      </w:r>
      <w:r w:rsidRPr="00E610C4">
        <w:rPr>
          <w:rFonts w:ascii="宋体" w:hAnsi="宋体" w:hint="eastAsia"/>
          <w:sz w:val="28"/>
          <w:szCs w:val="28"/>
          <w:u w:val="single"/>
        </w:rPr>
        <w:t>软件开发三班</w:t>
      </w:r>
      <w:r w:rsidR="00E610C4">
        <w:rPr>
          <w:rFonts w:ascii="宋体" w:hAnsi="宋体" w:hint="eastAsia"/>
          <w:sz w:val="28"/>
          <w:szCs w:val="28"/>
          <w:u w:val="single"/>
        </w:rPr>
        <w:t xml:space="preserve"> </w:t>
      </w:r>
      <w:r w:rsidR="00E610C4">
        <w:rPr>
          <w:rFonts w:ascii="宋体" w:hAnsi="宋体"/>
          <w:sz w:val="28"/>
          <w:szCs w:val="28"/>
          <w:u w:val="single"/>
        </w:rPr>
        <w:t xml:space="preserve">  </w:t>
      </w:r>
      <w:r w:rsidR="00EF0B1C">
        <w:rPr>
          <w:rFonts w:ascii="宋体" w:hAnsi="宋体"/>
          <w:sz w:val="28"/>
          <w:szCs w:val="28"/>
          <w:u w:val="single"/>
        </w:rPr>
        <w:t xml:space="preserve"> </w:t>
      </w:r>
    </w:p>
    <w:p w14:paraId="64FCA9B0" w14:textId="5ED5975F" w:rsidR="006D79C7" w:rsidRPr="00E610C4" w:rsidRDefault="006D79C7" w:rsidP="00E610C4">
      <w:pPr>
        <w:spacing w:line="480" w:lineRule="auto"/>
        <w:ind w:leftChars="200" w:left="420" w:firstLineChars="600" w:firstLine="1680"/>
        <w:rPr>
          <w:rFonts w:ascii="宋体" w:hAnsi="宋体"/>
          <w:sz w:val="28"/>
          <w:szCs w:val="28"/>
        </w:rPr>
      </w:pPr>
      <w:r w:rsidRPr="00E610C4">
        <w:rPr>
          <w:rFonts w:ascii="宋体" w:hAnsi="宋体" w:hint="eastAsia"/>
          <w:sz w:val="28"/>
          <w:szCs w:val="28"/>
        </w:rPr>
        <w:t>姓　　名</w:t>
      </w:r>
      <w:r w:rsidRPr="00E610C4">
        <w:rPr>
          <w:rFonts w:ascii="宋体" w:hAnsi="宋体" w:hint="eastAsia"/>
          <w:sz w:val="28"/>
          <w:szCs w:val="28"/>
          <w:u w:val="single"/>
        </w:rPr>
        <w:t>：</w:t>
      </w:r>
      <w:r w:rsidRPr="00E610C4">
        <w:rPr>
          <w:rFonts w:ascii="宋体" w:hAnsi="宋体" w:hint="eastAsia"/>
          <w:sz w:val="28"/>
          <w:szCs w:val="28"/>
          <w:u w:val="single"/>
        </w:rPr>
        <w:t xml:space="preserve">          </w:t>
      </w:r>
      <w:r w:rsidRPr="00E610C4">
        <w:rPr>
          <w:rFonts w:ascii="宋体" w:hAnsi="宋体" w:hint="eastAsia"/>
          <w:sz w:val="28"/>
          <w:szCs w:val="28"/>
          <w:u w:val="single"/>
        </w:rPr>
        <w:t>黄光亮</w:t>
      </w:r>
      <w:r w:rsidR="00E610C4">
        <w:rPr>
          <w:rFonts w:ascii="宋体" w:hAnsi="宋体" w:hint="eastAsia"/>
          <w:sz w:val="28"/>
          <w:szCs w:val="28"/>
          <w:u w:val="single"/>
        </w:rPr>
        <w:t xml:space="preserve"> </w:t>
      </w:r>
      <w:r w:rsidR="00E610C4">
        <w:rPr>
          <w:rFonts w:ascii="宋体" w:hAnsi="宋体"/>
          <w:sz w:val="28"/>
          <w:szCs w:val="28"/>
          <w:u w:val="single"/>
        </w:rPr>
        <w:t xml:space="preserve">         </w:t>
      </w:r>
    </w:p>
    <w:p w14:paraId="4C06BC26" w14:textId="4CD90806" w:rsidR="006D79C7" w:rsidRPr="00E610C4" w:rsidRDefault="006D79C7" w:rsidP="00E610C4">
      <w:pPr>
        <w:spacing w:line="480" w:lineRule="auto"/>
        <w:ind w:leftChars="200" w:left="420" w:firstLineChars="600" w:firstLine="1680"/>
        <w:rPr>
          <w:rFonts w:ascii="宋体" w:hAnsi="宋体"/>
          <w:sz w:val="28"/>
          <w:szCs w:val="28"/>
        </w:rPr>
      </w:pPr>
      <w:r w:rsidRPr="00E610C4">
        <w:rPr>
          <w:rFonts w:ascii="宋体" w:hAnsi="宋体" w:hint="eastAsia"/>
          <w:sz w:val="28"/>
          <w:szCs w:val="28"/>
        </w:rPr>
        <w:t>学　　院</w:t>
      </w:r>
      <w:r w:rsidRPr="00E610C4">
        <w:rPr>
          <w:rFonts w:ascii="宋体" w:hAnsi="宋体" w:hint="eastAsia"/>
          <w:sz w:val="28"/>
          <w:szCs w:val="28"/>
          <w:u w:val="single"/>
        </w:rPr>
        <w:t>：</w:t>
      </w:r>
      <w:r w:rsidRPr="00E610C4">
        <w:rPr>
          <w:rFonts w:ascii="宋体" w:hAnsi="宋体" w:hint="eastAsia"/>
          <w:sz w:val="28"/>
          <w:szCs w:val="28"/>
          <w:u w:val="single"/>
        </w:rPr>
        <w:t xml:space="preserve">    </w:t>
      </w:r>
      <w:r w:rsidRPr="00E610C4">
        <w:rPr>
          <w:rFonts w:ascii="宋体" w:hAnsi="宋体" w:hint="eastAsia"/>
          <w:sz w:val="28"/>
          <w:szCs w:val="28"/>
          <w:u w:val="single"/>
        </w:rPr>
        <w:t>广州大学华软软件学院</w:t>
      </w:r>
      <w:r w:rsidR="00E610C4">
        <w:rPr>
          <w:rFonts w:ascii="宋体" w:hAnsi="宋体" w:hint="eastAsia"/>
          <w:sz w:val="28"/>
          <w:szCs w:val="28"/>
          <w:u w:val="single"/>
        </w:rPr>
        <w:t xml:space="preserve"> </w:t>
      </w:r>
      <w:r w:rsidR="00E610C4">
        <w:rPr>
          <w:rFonts w:ascii="宋体" w:hAnsi="宋体"/>
          <w:sz w:val="28"/>
          <w:szCs w:val="28"/>
          <w:u w:val="single"/>
        </w:rPr>
        <w:t xml:space="preserve"> </w:t>
      </w:r>
    </w:p>
    <w:p w14:paraId="0A9A5B8D" w14:textId="6C273F2E" w:rsidR="006D79C7" w:rsidRPr="00E610C4" w:rsidRDefault="006D79C7" w:rsidP="00E610C4">
      <w:pPr>
        <w:spacing w:line="480" w:lineRule="auto"/>
        <w:ind w:leftChars="200" w:left="420" w:firstLineChars="600" w:firstLine="1680"/>
        <w:rPr>
          <w:rFonts w:ascii="宋体" w:hAnsi="宋体"/>
          <w:sz w:val="28"/>
          <w:szCs w:val="28"/>
          <w:u w:val="single"/>
        </w:rPr>
      </w:pPr>
      <w:r w:rsidRPr="00E610C4">
        <w:rPr>
          <w:rFonts w:ascii="宋体" w:hAnsi="宋体" w:hint="eastAsia"/>
          <w:sz w:val="28"/>
          <w:szCs w:val="28"/>
        </w:rPr>
        <w:t>专　　业</w:t>
      </w:r>
      <w:r w:rsidRPr="00E610C4">
        <w:rPr>
          <w:rFonts w:ascii="宋体" w:hAnsi="宋体" w:hint="eastAsia"/>
          <w:sz w:val="28"/>
          <w:szCs w:val="28"/>
          <w:u w:val="single"/>
        </w:rPr>
        <w:t>：</w:t>
      </w:r>
      <w:r w:rsidRPr="00E610C4">
        <w:rPr>
          <w:rFonts w:ascii="宋体" w:hAnsi="宋体" w:hint="eastAsia"/>
          <w:sz w:val="28"/>
          <w:szCs w:val="28"/>
          <w:u w:val="single"/>
        </w:rPr>
        <w:t xml:space="preserve">    </w:t>
      </w:r>
      <w:r w:rsidRPr="00E610C4">
        <w:rPr>
          <w:rFonts w:ascii="宋体" w:hAnsi="宋体" w:hint="eastAsia"/>
          <w:sz w:val="28"/>
          <w:szCs w:val="28"/>
          <w:u w:val="single"/>
        </w:rPr>
        <w:t>软件工程</w:t>
      </w:r>
      <w:r w:rsidRPr="00E610C4">
        <w:rPr>
          <w:rFonts w:ascii="宋体" w:hAnsi="宋体" w:hint="eastAsia"/>
          <w:sz w:val="28"/>
          <w:szCs w:val="28"/>
          <w:u w:val="single"/>
        </w:rPr>
        <w:t>(</w:t>
      </w:r>
      <w:r w:rsidRPr="00E610C4">
        <w:rPr>
          <w:rFonts w:ascii="宋体" w:hAnsi="宋体" w:hint="eastAsia"/>
          <w:sz w:val="28"/>
          <w:szCs w:val="28"/>
          <w:u w:val="single"/>
        </w:rPr>
        <w:t>软件开发</w:t>
      </w:r>
      <w:r w:rsidRPr="00E610C4">
        <w:rPr>
          <w:rFonts w:ascii="宋体" w:hAnsi="宋体" w:hint="eastAsia"/>
          <w:sz w:val="28"/>
          <w:szCs w:val="28"/>
          <w:u w:val="single"/>
        </w:rPr>
        <w:t>)</w:t>
      </w:r>
      <w:r w:rsidR="00E610C4">
        <w:rPr>
          <w:rFonts w:ascii="宋体" w:hAnsi="宋体"/>
          <w:sz w:val="28"/>
          <w:szCs w:val="28"/>
          <w:u w:val="single"/>
        </w:rPr>
        <w:t xml:space="preserve">    </w:t>
      </w:r>
    </w:p>
    <w:p w14:paraId="39B041BA" w14:textId="172E2877" w:rsidR="006D79C7" w:rsidRPr="00E610C4" w:rsidRDefault="006D79C7" w:rsidP="00E610C4">
      <w:pPr>
        <w:spacing w:line="480" w:lineRule="auto"/>
        <w:ind w:leftChars="200" w:left="420" w:firstLineChars="600" w:firstLine="1680"/>
        <w:rPr>
          <w:rFonts w:ascii="宋体" w:hAnsi="宋体"/>
          <w:b/>
          <w:bCs/>
          <w:sz w:val="28"/>
          <w:szCs w:val="28"/>
          <w:u w:val="single"/>
        </w:rPr>
      </w:pPr>
      <w:r w:rsidRPr="00E610C4">
        <w:rPr>
          <w:rFonts w:ascii="宋体" w:hAnsi="宋体" w:hint="eastAsia"/>
          <w:bCs/>
          <w:sz w:val="28"/>
          <w:szCs w:val="28"/>
        </w:rPr>
        <w:t>指导老师</w:t>
      </w:r>
      <w:r w:rsidRPr="00E610C4">
        <w:rPr>
          <w:rFonts w:ascii="宋体" w:hAnsi="宋体" w:hint="eastAsia"/>
          <w:bCs/>
          <w:sz w:val="28"/>
          <w:szCs w:val="28"/>
          <w:u w:val="single"/>
        </w:rPr>
        <w:t>：</w:t>
      </w:r>
      <w:r w:rsidRPr="00E610C4">
        <w:rPr>
          <w:rFonts w:ascii="宋体" w:hAnsi="宋体" w:hint="eastAsia"/>
          <w:bCs/>
          <w:sz w:val="28"/>
          <w:szCs w:val="28"/>
          <w:u w:val="single"/>
        </w:rPr>
        <w:t xml:space="preserve">          </w:t>
      </w:r>
      <w:r w:rsidRPr="00E610C4">
        <w:rPr>
          <w:rFonts w:ascii="宋体" w:hAnsi="宋体" w:hint="eastAsia"/>
          <w:bCs/>
          <w:sz w:val="28"/>
          <w:szCs w:val="28"/>
          <w:u w:val="single"/>
        </w:rPr>
        <w:t>陈蓉西</w:t>
      </w:r>
      <w:r w:rsidR="00E610C4">
        <w:rPr>
          <w:rFonts w:ascii="宋体" w:hAnsi="宋体" w:hint="eastAsia"/>
          <w:bCs/>
          <w:sz w:val="28"/>
          <w:szCs w:val="28"/>
          <w:u w:val="single"/>
        </w:rPr>
        <w:t xml:space="preserve"> </w:t>
      </w:r>
      <w:r w:rsidR="00E610C4">
        <w:rPr>
          <w:rFonts w:ascii="宋体" w:hAnsi="宋体"/>
          <w:bCs/>
          <w:sz w:val="28"/>
          <w:szCs w:val="28"/>
          <w:u w:val="single"/>
        </w:rPr>
        <w:t xml:space="preserve">         </w:t>
      </w:r>
    </w:p>
    <w:p w14:paraId="41DB3B55" w14:textId="127FFF81" w:rsidR="00773B46" w:rsidRDefault="00773B46" w:rsidP="00773B46">
      <w:pPr>
        <w:spacing w:line="480" w:lineRule="auto"/>
        <w:ind w:leftChars="200" w:left="420" w:firstLineChars="600" w:firstLine="1260"/>
        <w:rPr>
          <w:rFonts w:ascii="宋体" w:hAnsi="宋体"/>
          <w:szCs w:val="28"/>
        </w:rPr>
      </w:pPr>
    </w:p>
    <w:p w14:paraId="23FF8F10" w14:textId="715F42D8" w:rsidR="00773B46" w:rsidRDefault="00773B46" w:rsidP="00773B46">
      <w:pPr>
        <w:spacing w:line="480" w:lineRule="auto"/>
        <w:ind w:leftChars="200" w:left="420" w:firstLineChars="600" w:firstLine="1260"/>
        <w:rPr>
          <w:rFonts w:ascii="宋体" w:hAnsi="宋体"/>
          <w:szCs w:val="28"/>
        </w:rPr>
      </w:pPr>
    </w:p>
    <w:p w14:paraId="6E943B26" w14:textId="47AE032F" w:rsidR="00AA0C95" w:rsidRDefault="00AA0C95" w:rsidP="00773B46">
      <w:pPr>
        <w:spacing w:line="480" w:lineRule="auto"/>
        <w:ind w:leftChars="200" w:left="420" w:firstLineChars="600" w:firstLine="1260"/>
        <w:rPr>
          <w:rFonts w:ascii="宋体" w:hAnsi="宋体"/>
          <w:szCs w:val="28"/>
        </w:rPr>
      </w:pPr>
    </w:p>
    <w:p w14:paraId="79BD0EF1" w14:textId="77777777" w:rsidR="00AA0C95" w:rsidRDefault="00AA0C95" w:rsidP="00773B46">
      <w:pPr>
        <w:spacing w:line="480" w:lineRule="auto"/>
        <w:ind w:leftChars="200" w:left="420" w:firstLineChars="600" w:firstLine="1260"/>
        <w:rPr>
          <w:rFonts w:ascii="宋体" w:hAnsi="宋体"/>
          <w:szCs w:val="28"/>
        </w:rPr>
      </w:pPr>
    </w:p>
    <w:p w14:paraId="4FB216FA" w14:textId="77777777" w:rsidR="00773B46" w:rsidRPr="00773B46" w:rsidRDefault="00773B46" w:rsidP="00773B46">
      <w:pPr>
        <w:spacing w:line="480" w:lineRule="auto"/>
        <w:ind w:leftChars="200" w:left="420" w:firstLineChars="600" w:firstLine="1260"/>
        <w:rPr>
          <w:rFonts w:ascii="宋体" w:hAnsi="宋体"/>
          <w:szCs w:val="28"/>
        </w:rPr>
      </w:pPr>
    </w:p>
    <w:p w14:paraId="79D6E538" w14:textId="16E4DB22" w:rsidR="00301F6D" w:rsidRPr="00301F6D" w:rsidRDefault="00EF4873" w:rsidP="00265394">
      <w:pPr>
        <w:spacing w:line="460" w:lineRule="exact"/>
        <w:rPr>
          <w:rFonts w:ascii="宋体" w:eastAsia="宋体" w:hAnsi="宋体"/>
          <w:sz w:val="24"/>
          <w:szCs w:val="24"/>
        </w:rPr>
      </w:pPr>
      <w:r w:rsidRPr="00B8287E">
        <w:rPr>
          <w:rFonts w:ascii="黑体" w:eastAsia="黑体" w:hAnsi="黑体" w:hint="eastAsia"/>
          <w:sz w:val="28"/>
          <w:szCs w:val="28"/>
        </w:rPr>
        <w:lastRenderedPageBreak/>
        <w:t>摘要</w:t>
      </w:r>
      <w:r>
        <w:rPr>
          <w:rFonts w:ascii="宋体" w:eastAsia="宋体" w:hAnsi="宋体"/>
          <w:sz w:val="24"/>
          <w:szCs w:val="24"/>
        </w:rPr>
        <w:tab/>
      </w:r>
      <w:r w:rsidR="00256894">
        <w:rPr>
          <w:rFonts w:ascii="宋体" w:eastAsia="宋体" w:hAnsi="宋体" w:hint="eastAsia"/>
          <w:sz w:val="24"/>
          <w:szCs w:val="24"/>
        </w:rPr>
        <w:t>如今科学技术</w:t>
      </w:r>
      <w:r w:rsidR="00AA7068">
        <w:rPr>
          <w:rFonts w:ascii="宋体" w:eastAsia="宋体" w:hAnsi="宋体" w:hint="eastAsia"/>
          <w:sz w:val="24"/>
          <w:szCs w:val="24"/>
        </w:rPr>
        <w:t>信息时代及</w:t>
      </w:r>
      <w:r w:rsidR="00256894">
        <w:rPr>
          <w:rFonts w:ascii="宋体" w:eastAsia="宋体" w:hAnsi="宋体" w:hint="eastAsia"/>
          <w:sz w:val="24"/>
          <w:szCs w:val="24"/>
        </w:rPr>
        <w:t>大数据时代</w:t>
      </w:r>
      <w:r w:rsidR="00AA7068">
        <w:rPr>
          <w:rFonts w:ascii="宋体" w:eastAsia="宋体" w:hAnsi="宋体" w:hint="eastAsia"/>
          <w:sz w:val="24"/>
          <w:szCs w:val="24"/>
        </w:rPr>
        <w:t>快速发展</w:t>
      </w:r>
      <w:r w:rsidR="00FD7ACC" w:rsidRPr="00DF6110">
        <w:rPr>
          <w:rFonts w:ascii="宋体" w:eastAsia="宋体" w:hAnsi="宋体" w:hint="eastAsia"/>
          <w:sz w:val="24"/>
          <w:szCs w:val="24"/>
        </w:rPr>
        <w:t>，</w:t>
      </w:r>
      <w:r w:rsidR="00FD7092">
        <w:rPr>
          <w:rFonts w:ascii="宋体" w:eastAsia="宋体" w:hAnsi="宋体" w:hint="eastAsia"/>
          <w:sz w:val="24"/>
          <w:szCs w:val="24"/>
        </w:rPr>
        <w:t>崭新的科学技术</w:t>
      </w:r>
      <w:r w:rsidR="00FD7ACC" w:rsidRPr="00DF6110">
        <w:rPr>
          <w:rFonts w:ascii="宋体" w:eastAsia="宋体" w:hAnsi="宋体" w:hint="eastAsia"/>
          <w:sz w:val="24"/>
          <w:szCs w:val="24"/>
        </w:rPr>
        <w:t>在</w:t>
      </w:r>
      <w:r w:rsidR="00167418">
        <w:rPr>
          <w:rFonts w:ascii="宋体" w:eastAsia="宋体" w:hAnsi="宋体" w:hint="eastAsia"/>
          <w:sz w:val="24"/>
          <w:szCs w:val="24"/>
        </w:rPr>
        <w:t>各</w:t>
      </w:r>
      <w:r w:rsidR="00FD7092">
        <w:rPr>
          <w:rFonts w:ascii="宋体" w:eastAsia="宋体" w:hAnsi="宋体" w:hint="eastAsia"/>
          <w:sz w:val="24"/>
          <w:szCs w:val="24"/>
        </w:rPr>
        <w:t>行业领域</w:t>
      </w:r>
      <w:r w:rsidR="00FD7ACC" w:rsidRPr="00DF6110">
        <w:rPr>
          <w:rFonts w:ascii="宋体" w:eastAsia="宋体" w:hAnsi="宋体" w:hint="eastAsia"/>
          <w:sz w:val="24"/>
          <w:szCs w:val="24"/>
        </w:rPr>
        <w:t>的应用</w:t>
      </w:r>
      <w:r w:rsidR="00044C9B">
        <w:rPr>
          <w:rFonts w:ascii="宋体" w:eastAsia="宋体" w:hAnsi="宋体" w:hint="eastAsia"/>
          <w:sz w:val="24"/>
          <w:szCs w:val="24"/>
        </w:rPr>
        <w:t>日渐</w:t>
      </w:r>
      <w:r w:rsidR="006A5260">
        <w:rPr>
          <w:rFonts w:ascii="宋体" w:eastAsia="宋体" w:hAnsi="宋体" w:hint="eastAsia"/>
          <w:sz w:val="24"/>
          <w:szCs w:val="24"/>
        </w:rPr>
        <w:t>广泛</w:t>
      </w:r>
      <w:r w:rsidR="00FD7ACC" w:rsidRPr="00DF6110">
        <w:rPr>
          <w:rFonts w:ascii="宋体" w:eastAsia="宋体" w:hAnsi="宋体" w:hint="eastAsia"/>
          <w:sz w:val="24"/>
          <w:szCs w:val="24"/>
        </w:rPr>
        <w:t>，</w:t>
      </w:r>
      <w:r w:rsidR="00B30EF8">
        <w:rPr>
          <w:rFonts w:ascii="宋体" w:eastAsia="宋体" w:hAnsi="宋体" w:hint="eastAsia"/>
          <w:sz w:val="24"/>
          <w:szCs w:val="24"/>
        </w:rPr>
        <w:t>先进的技术</w:t>
      </w:r>
      <w:r w:rsidR="00FD7ACC" w:rsidRPr="00DF6110">
        <w:rPr>
          <w:rFonts w:ascii="宋体" w:eastAsia="宋体" w:hAnsi="宋体" w:hint="eastAsia"/>
          <w:sz w:val="24"/>
          <w:szCs w:val="24"/>
        </w:rPr>
        <w:t>在</w:t>
      </w:r>
      <w:r w:rsidR="00B30EF8">
        <w:rPr>
          <w:rFonts w:ascii="宋体" w:eastAsia="宋体" w:hAnsi="宋体" w:hint="eastAsia"/>
          <w:sz w:val="24"/>
          <w:szCs w:val="24"/>
        </w:rPr>
        <w:t>管理</w:t>
      </w:r>
      <w:r w:rsidR="00941534">
        <w:rPr>
          <w:rFonts w:ascii="宋体" w:eastAsia="宋体" w:hAnsi="宋体" w:hint="eastAsia"/>
          <w:sz w:val="24"/>
          <w:szCs w:val="24"/>
        </w:rPr>
        <w:t>应用范畴</w:t>
      </w:r>
      <w:r w:rsidR="00106F0C">
        <w:rPr>
          <w:rFonts w:ascii="宋体" w:eastAsia="宋体" w:hAnsi="宋体" w:hint="eastAsia"/>
          <w:sz w:val="24"/>
          <w:szCs w:val="24"/>
        </w:rPr>
        <w:t>也展露</w:t>
      </w:r>
      <w:r w:rsidR="00FD7ACC" w:rsidRPr="00DF6110">
        <w:rPr>
          <w:rFonts w:ascii="宋体" w:eastAsia="宋体" w:hAnsi="宋体" w:hint="eastAsia"/>
          <w:sz w:val="24"/>
          <w:szCs w:val="24"/>
        </w:rPr>
        <w:t>出来，</w:t>
      </w:r>
      <w:r w:rsidR="00AD6706">
        <w:rPr>
          <w:rFonts w:ascii="宋体" w:eastAsia="宋体" w:hAnsi="宋体" w:hint="eastAsia"/>
          <w:sz w:val="24"/>
          <w:szCs w:val="24"/>
        </w:rPr>
        <w:t>许多公司及大型企业</w:t>
      </w:r>
      <w:r w:rsidR="00FD7ACC" w:rsidRPr="00DF6110">
        <w:rPr>
          <w:rFonts w:ascii="宋体" w:eastAsia="宋体" w:hAnsi="宋体" w:hint="eastAsia"/>
          <w:sz w:val="24"/>
          <w:szCs w:val="24"/>
        </w:rPr>
        <w:t>的</w:t>
      </w:r>
      <w:r w:rsidR="00AD6706">
        <w:rPr>
          <w:rFonts w:ascii="宋体" w:eastAsia="宋体" w:hAnsi="宋体" w:hint="eastAsia"/>
          <w:sz w:val="24"/>
          <w:szCs w:val="24"/>
        </w:rPr>
        <w:t>管理领域</w:t>
      </w:r>
      <w:r w:rsidR="00C4105F">
        <w:rPr>
          <w:rFonts w:ascii="宋体" w:eastAsia="宋体" w:hAnsi="宋体" w:hint="eastAsia"/>
          <w:sz w:val="24"/>
          <w:szCs w:val="24"/>
        </w:rPr>
        <w:t>开始慢慢落实</w:t>
      </w:r>
      <w:r w:rsidR="00FD7ACC" w:rsidRPr="00DF6110">
        <w:rPr>
          <w:rFonts w:ascii="宋体" w:eastAsia="宋体" w:hAnsi="宋体" w:hint="eastAsia"/>
          <w:sz w:val="24"/>
          <w:szCs w:val="24"/>
        </w:rPr>
        <w:t>信息化</w:t>
      </w:r>
      <w:r w:rsidR="00C4105F">
        <w:rPr>
          <w:rFonts w:ascii="宋体" w:eastAsia="宋体" w:hAnsi="宋体" w:hint="eastAsia"/>
          <w:sz w:val="24"/>
          <w:szCs w:val="24"/>
        </w:rPr>
        <w:t>时代的</w:t>
      </w:r>
      <w:r w:rsidR="00FD7ACC" w:rsidRPr="00DF6110">
        <w:rPr>
          <w:rFonts w:ascii="宋体" w:eastAsia="宋体" w:hAnsi="宋体" w:hint="eastAsia"/>
          <w:sz w:val="24"/>
          <w:szCs w:val="24"/>
        </w:rPr>
        <w:t>建设，</w:t>
      </w:r>
      <w:r w:rsidR="0007161D">
        <w:rPr>
          <w:rFonts w:ascii="宋体" w:eastAsia="宋体" w:hAnsi="宋体" w:hint="eastAsia"/>
          <w:sz w:val="24"/>
          <w:szCs w:val="24"/>
        </w:rPr>
        <w:t>企图通过</w:t>
      </w:r>
      <w:r w:rsidR="00FD7ACC" w:rsidRPr="00DF6110">
        <w:rPr>
          <w:rFonts w:ascii="宋体" w:eastAsia="宋体" w:hAnsi="宋体" w:hint="eastAsia"/>
          <w:sz w:val="24"/>
          <w:szCs w:val="24"/>
        </w:rPr>
        <w:t>高</w:t>
      </w:r>
      <w:r w:rsidR="0007161D">
        <w:rPr>
          <w:rFonts w:ascii="宋体" w:eastAsia="宋体" w:hAnsi="宋体" w:hint="eastAsia"/>
          <w:sz w:val="24"/>
          <w:szCs w:val="24"/>
        </w:rPr>
        <w:t>新技术</w:t>
      </w:r>
      <w:r w:rsidR="00FD7ACC" w:rsidRPr="00DF6110">
        <w:rPr>
          <w:rFonts w:ascii="宋体" w:eastAsia="宋体" w:hAnsi="宋体" w:hint="eastAsia"/>
          <w:sz w:val="24"/>
          <w:szCs w:val="24"/>
        </w:rPr>
        <w:t>的</w:t>
      </w:r>
      <w:r w:rsidR="0007161D">
        <w:rPr>
          <w:rFonts w:ascii="宋体" w:eastAsia="宋体" w:hAnsi="宋体" w:hint="eastAsia"/>
          <w:sz w:val="24"/>
          <w:szCs w:val="24"/>
        </w:rPr>
        <w:t>方法</w:t>
      </w:r>
      <w:r w:rsidR="00FD7ACC" w:rsidRPr="00DF6110">
        <w:rPr>
          <w:rFonts w:ascii="宋体" w:eastAsia="宋体" w:hAnsi="宋体" w:hint="eastAsia"/>
          <w:sz w:val="24"/>
          <w:szCs w:val="24"/>
        </w:rPr>
        <w:t>来</w:t>
      </w:r>
      <w:r w:rsidR="0007161D">
        <w:rPr>
          <w:rFonts w:ascii="宋体" w:eastAsia="宋体" w:hAnsi="宋体" w:hint="eastAsia"/>
          <w:sz w:val="24"/>
          <w:szCs w:val="24"/>
        </w:rPr>
        <w:t>减少不必要的人力、物力、财力等</w:t>
      </w:r>
      <w:r w:rsidR="00DF1F10">
        <w:rPr>
          <w:rFonts w:ascii="宋体" w:eastAsia="宋体" w:hAnsi="宋体" w:hint="eastAsia"/>
          <w:sz w:val="24"/>
          <w:szCs w:val="24"/>
        </w:rPr>
        <w:t>的</w:t>
      </w:r>
      <w:r w:rsidR="00E572A6">
        <w:rPr>
          <w:rFonts w:ascii="宋体" w:eastAsia="宋体" w:hAnsi="宋体" w:hint="eastAsia"/>
          <w:sz w:val="24"/>
          <w:szCs w:val="24"/>
        </w:rPr>
        <w:t>损失</w:t>
      </w:r>
      <w:r w:rsidR="00FD7ACC" w:rsidRPr="00DF6110">
        <w:rPr>
          <w:rFonts w:ascii="宋体" w:eastAsia="宋体" w:hAnsi="宋体" w:hint="eastAsia"/>
          <w:sz w:val="24"/>
          <w:szCs w:val="24"/>
        </w:rPr>
        <w:t>。</w:t>
      </w:r>
      <w:r w:rsidR="007D6863">
        <w:rPr>
          <w:rFonts w:ascii="宋体" w:eastAsia="宋体" w:hAnsi="宋体" w:hint="eastAsia"/>
          <w:sz w:val="24"/>
          <w:szCs w:val="24"/>
        </w:rPr>
        <w:t>为提高工作效率</w:t>
      </w:r>
      <w:r w:rsidR="004E76E9" w:rsidRPr="00DF6110">
        <w:rPr>
          <w:rFonts w:ascii="宋体" w:eastAsia="宋体" w:hAnsi="宋体" w:hint="eastAsia"/>
          <w:sz w:val="24"/>
          <w:szCs w:val="24"/>
        </w:rPr>
        <w:t>，</w:t>
      </w:r>
      <w:r w:rsidR="007D6863">
        <w:rPr>
          <w:rFonts w:ascii="宋体" w:eastAsia="宋体" w:hAnsi="宋体" w:hint="eastAsia"/>
          <w:sz w:val="24"/>
          <w:szCs w:val="24"/>
        </w:rPr>
        <w:t>我院需引入</w:t>
      </w:r>
      <w:r w:rsidR="004E76E9" w:rsidRPr="00DF6110">
        <w:rPr>
          <w:rFonts w:ascii="宋体" w:eastAsia="宋体" w:hAnsi="宋体" w:hint="eastAsia"/>
          <w:sz w:val="24"/>
          <w:szCs w:val="24"/>
        </w:rPr>
        <w:t>这一</w:t>
      </w:r>
      <w:r w:rsidR="007D6863">
        <w:rPr>
          <w:rFonts w:ascii="宋体" w:eastAsia="宋体" w:hAnsi="宋体" w:hint="eastAsia"/>
          <w:sz w:val="24"/>
          <w:szCs w:val="24"/>
        </w:rPr>
        <w:t>信息化技术</w:t>
      </w:r>
      <w:r w:rsidR="004E76E9" w:rsidRPr="00DF6110">
        <w:rPr>
          <w:rFonts w:ascii="宋体" w:eastAsia="宋体" w:hAnsi="宋体" w:hint="eastAsia"/>
          <w:sz w:val="24"/>
          <w:szCs w:val="24"/>
        </w:rPr>
        <w:t>，在</w:t>
      </w:r>
      <w:r w:rsidR="007D6863">
        <w:rPr>
          <w:rFonts w:ascii="宋体" w:eastAsia="宋体" w:hAnsi="宋体" w:hint="eastAsia"/>
          <w:sz w:val="24"/>
          <w:szCs w:val="24"/>
        </w:rPr>
        <w:t>高</w:t>
      </w:r>
      <w:r w:rsidR="004E76E9" w:rsidRPr="00DF6110">
        <w:rPr>
          <w:rFonts w:ascii="宋体" w:eastAsia="宋体" w:hAnsi="宋体" w:hint="eastAsia"/>
          <w:sz w:val="24"/>
          <w:szCs w:val="24"/>
        </w:rPr>
        <w:t>新</w:t>
      </w:r>
      <w:r w:rsidR="007D6863">
        <w:rPr>
          <w:rFonts w:ascii="宋体" w:eastAsia="宋体" w:hAnsi="宋体" w:hint="eastAsia"/>
          <w:sz w:val="24"/>
          <w:szCs w:val="24"/>
        </w:rPr>
        <w:t>信息</w:t>
      </w:r>
      <w:r w:rsidR="004E76E9" w:rsidRPr="00DF6110">
        <w:rPr>
          <w:rFonts w:ascii="宋体" w:eastAsia="宋体" w:hAnsi="宋体" w:hint="eastAsia"/>
          <w:sz w:val="24"/>
          <w:szCs w:val="24"/>
        </w:rPr>
        <w:t>技术中</w:t>
      </w:r>
      <w:r w:rsidR="007D6863">
        <w:rPr>
          <w:rFonts w:ascii="宋体" w:eastAsia="宋体" w:hAnsi="宋体" w:hint="eastAsia"/>
          <w:sz w:val="24"/>
          <w:szCs w:val="24"/>
        </w:rPr>
        <w:t>逐步实现</w:t>
      </w:r>
      <w:r w:rsidR="004E76E9" w:rsidRPr="00DF6110">
        <w:rPr>
          <w:rFonts w:ascii="宋体" w:eastAsia="宋体" w:hAnsi="宋体" w:hint="eastAsia"/>
          <w:sz w:val="24"/>
          <w:szCs w:val="24"/>
        </w:rPr>
        <w:t>信息化建设</w:t>
      </w:r>
      <w:r w:rsidR="001F689C">
        <w:rPr>
          <w:rFonts w:ascii="宋体" w:eastAsia="宋体" w:hAnsi="宋体" w:hint="eastAsia"/>
          <w:sz w:val="24"/>
          <w:szCs w:val="24"/>
        </w:rPr>
        <w:t>。</w:t>
      </w:r>
      <w:r w:rsidR="003E50A5">
        <w:rPr>
          <w:rFonts w:ascii="宋体" w:eastAsia="宋体" w:hAnsi="宋体" w:hint="eastAsia"/>
          <w:sz w:val="24"/>
          <w:szCs w:val="24"/>
        </w:rPr>
        <w:t>它的成功实施</w:t>
      </w:r>
      <w:r w:rsidR="004E76E9" w:rsidRPr="00DF6110">
        <w:rPr>
          <w:rFonts w:ascii="宋体" w:eastAsia="宋体" w:hAnsi="宋体" w:hint="eastAsia"/>
          <w:sz w:val="24"/>
          <w:szCs w:val="24"/>
        </w:rPr>
        <w:t>关系</w:t>
      </w:r>
      <w:r w:rsidR="003327A1">
        <w:rPr>
          <w:rFonts w:ascii="宋体" w:eastAsia="宋体" w:hAnsi="宋体" w:hint="eastAsia"/>
          <w:sz w:val="24"/>
          <w:szCs w:val="24"/>
        </w:rPr>
        <w:t>到</w:t>
      </w:r>
      <w:r w:rsidR="007D6863">
        <w:rPr>
          <w:rFonts w:ascii="宋体" w:eastAsia="宋体" w:hAnsi="宋体" w:hint="eastAsia"/>
          <w:sz w:val="24"/>
          <w:szCs w:val="24"/>
        </w:rPr>
        <w:t>学院</w:t>
      </w:r>
      <w:r w:rsidR="00B94667">
        <w:rPr>
          <w:rFonts w:ascii="宋体" w:eastAsia="宋体" w:hAnsi="宋体" w:hint="eastAsia"/>
          <w:sz w:val="24"/>
          <w:szCs w:val="24"/>
        </w:rPr>
        <w:t>招生</w:t>
      </w:r>
      <w:r w:rsidR="003327A1">
        <w:rPr>
          <w:rFonts w:ascii="宋体" w:eastAsia="宋体" w:hAnsi="宋体" w:hint="eastAsia"/>
          <w:sz w:val="24"/>
          <w:szCs w:val="24"/>
        </w:rPr>
        <w:t>管理模式</w:t>
      </w:r>
      <w:r w:rsidR="00B94667">
        <w:rPr>
          <w:rFonts w:ascii="宋体" w:eastAsia="宋体" w:hAnsi="宋体" w:hint="eastAsia"/>
          <w:sz w:val="24"/>
          <w:szCs w:val="24"/>
        </w:rPr>
        <w:t>的高效率转变</w:t>
      </w:r>
      <w:r w:rsidR="004E76E9" w:rsidRPr="00DF6110">
        <w:rPr>
          <w:rFonts w:ascii="宋体" w:eastAsia="宋体" w:hAnsi="宋体" w:hint="eastAsia"/>
          <w:sz w:val="24"/>
          <w:szCs w:val="24"/>
        </w:rPr>
        <w:t>、</w:t>
      </w:r>
      <w:r w:rsidR="00B94667">
        <w:rPr>
          <w:rFonts w:ascii="宋体" w:eastAsia="宋体" w:hAnsi="宋体" w:hint="eastAsia"/>
          <w:sz w:val="24"/>
          <w:szCs w:val="24"/>
        </w:rPr>
        <w:t>招生办工作效率的提高。归咎于</w:t>
      </w:r>
      <w:r w:rsidR="00004D55">
        <w:rPr>
          <w:rFonts w:ascii="宋体" w:eastAsia="宋体" w:hAnsi="宋体" w:hint="eastAsia"/>
          <w:sz w:val="24"/>
          <w:szCs w:val="24"/>
        </w:rPr>
        <w:t>传统</w:t>
      </w:r>
      <w:r w:rsidR="007D6863">
        <w:rPr>
          <w:rFonts w:ascii="宋体" w:eastAsia="宋体" w:hAnsi="宋体" w:hint="eastAsia"/>
          <w:sz w:val="24"/>
          <w:szCs w:val="24"/>
        </w:rPr>
        <w:t>学院</w:t>
      </w:r>
      <w:r w:rsidR="00B94667">
        <w:rPr>
          <w:rFonts w:ascii="宋体" w:eastAsia="宋体" w:hAnsi="宋体" w:hint="eastAsia"/>
          <w:sz w:val="24"/>
          <w:szCs w:val="24"/>
        </w:rPr>
        <w:t>招生</w:t>
      </w:r>
      <w:r w:rsidR="00004D55">
        <w:rPr>
          <w:rFonts w:ascii="宋体" w:eastAsia="宋体" w:hAnsi="宋体" w:hint="eastAsia"/>
          <w:sz w:val="24"/>
          <w:szCs w:val="24"/>
        </w:rPr>
        <w:t>人工</w:t>
      </w:r>
      <w:r w:rsidR="004E76E9" w:rsidRPr="00DF6110">
        <w:rPr>
          <w:rFonts w:ascii="宋体" w:eastAsia="宋体" w:hAnsi="宋体" w:hint="eastAsia"/>
          <w:sz w:val="24"/>
          <w:szCs w:val="24"/>
        </w:rPr>
        <w:t>管理模式</w:t>
      </w:r>
      <w:r w:rsidR="00004D55">
        <w:rPr>
          <w:rFonts w:ascii="宋体" w:eastAsia="宋体" w:hAnsi="宋体" w:hint="eastAsia"/>
          <w:sz w:val="24"/>
          <w:szCs w:val="24"/>
        </w:rPr>
        <w:t>存在</w:t>
      </w:r>
      <w:r w:rsidR="00004D55" w:rsidRPr="00DF6110">
        <w:rPr>
          <w:rFonts w:ascii="宋体" w:eastAsia="宋体" w:hAnsi="宋体" w:hint="eastAsia"/>
          <w:sz w:val="24"/>
          <w:szCs w:val="24"/>
        </w:rPr>
        <w:t>成本高额</w:t>
      </w:r>
      <w:r w:rsidR="00004D55">
        <w:rPr>
          <w:rFonts w:ascii="宋体" w:eastAsia="宋体" w:hAnsi="宋体" w:hint="eastAsia"/>
          <w:sz w:val="24"/>
          <w:szCs w:val="24"/>
        </w:rPr>
        <w:t>，工作效率低下</w:t>
      </w:r>
      <w:r w:rsidR="004E76E9" w:rsidRPr="00DF6110">
        <w:rPr>
          <w:rFonts w:ascii="宋体" w:eastAsia="宋体" w:hAnsi="宋体" w:hint="eastAsia"/>
          <w:sz w:val="24"/>
          <w:szCs w:val="24"/>
        </w:rPr>
        <w:t>，</w:t>
      </w:r>
      <w:r w:rsidR="00004D55">
        <w:rPr>
          <w:rFonts w:ascii="宋体" w:eastAsia="宋体" w:hAnsi="宋体" w:hint="eastAsia"/>
          <w:sz w:val="24"/>
          <w:szCs w:val="24"/>
        </w:rPr>
        <w:t>容易出现人为操作错误</w:t>
      </w:r>
      <w:r w:rsidR="004E76E9" w:rsidRPr="00DF6110">
        <w:rPr>
          <w:rFonts w:ascii="宋体" w:eastAsia="宋体" w:hAnsi="宋体" w:hint="eastAsia"/>
          <w:sz w:val="24"/>
          <w:szCs w:val="24"/>
        </w:rPr>
        <w:t>等</w:t>
      </w:r>
      <w:r w:rsidR="00004D55">
        <w:rPr>
          <w:rFonts w:ascii="宋体" w:eastAsia="宋体" w:hAnsi="宋体" w:hint="eastAsia"/>
          <w:sz w:val="24"/>
          <w:szCs w:val="24"/>
        </w:rPr>
        <w:t>确定</w:t>
      </w:r>
      <w:r w:rsidR="004E76E9" w:rsidRPr="00DF6110">
        <w:rPr>
          <w:rFonts w:ascii="宋体" w:eastAsia="宋体" w:hAnsi="宋体" w:hint="eastAsia"/>
          <w:sz w:val="24"/>
          <w:szCs w:val="24"/>
        </w:rPr>
        <w:t>，</w:t>
      </w:r>
      <w:r w:rsidR="00FF0F81">
        <w:rPr>
          <w:rFonts w:ascii="宋体" w:eastAsia="宋体" w:hAnsi="宋体" w:hint="eastAsia"/>
          <w:sz w:val="24"/>
          <w:szCs w:val="24"/>
        </w:rPr>
        <w:t>所以</w:t>
      </w:r>
      <w:r w:rsidR="00147E8A">
        <w:rPr>
          <w:rFonts w:ascii="宋体" w:eastAsia="宋体" w:hAnsi="宋体" w:hint="eastAsia"/>
          <w:sz w:val="24"/>
          <w:szCs w:val="24"/>
        </w:rPr>
        <w:t>落实</w:t>
      </w:r>
      <w:r w:rsidR="007D6863">
        <w:rPr>
          <w:rFonts w:ascii="宋体" w:eastAsia="宋体" w:hAnsi="宋体" w:hint="eastAsia"/>
          <w:sz w:val="24"/>
          <w:szCs w:val="24"/>
        </w:rPr>
        <w:t>学院</w:t>
      </w:r>
      <w:r w:rsidR="00147E8A">
        <w:rPr>
          <w:rFonts w:ascii="宋体" w:eastAsia="宋体" w:hAnsi="宋体" w:hint="eastAsia"/>
          <w:sz w:val="24"/>
          <w:szCs w:val="24"/>
        </w:rPr>
        <w:t>招生管理模式</w:t>
      </w:r>
      <w:r w:rsidR="004E76E9" w:rsidRPr="00DF6110">
        <w:rPr>
          <w:rFonts w:ascii="宋体" w:eastAsia="宋体" w:hAnsi="宋体" w:hint="eastAsia"/>
          <w:sz w:val="24"/>
          <w:szCs w:val="24"/>
        </w:rPr>
        <w:t>信息化建设，</w:t>
      </w:r>
      <w:r w:rsidR="00147E8A">
        <w:rPr>
          <w:rFonts w:ascii="宋体" w:eastAsia="宋体" w:hAnsi="宋体" w:hint="eastAsia"/>
          <w:sz w:val="24"/>
          <w:szCs w:val="24"/>
        </w:rPr>
        <w:t>设计</w:t>
      </w:r>
      <w:r w:rsidR="004E76E9" w:rsidRPr="00DF6110">
        <w:rPr>
          <w:rFonts w:ascii="宋体" w:eastAsia="宋体" w:hAnsi="宋体" w:hint="eastAsia"/>
          <w:sz w:val="24"/>
          <w:szCs w:val="24"/>
        </w:rPr>
        <w:t>和</w:t>
      </w:r>
      <w:r w:rsidR="00147E8A">
        <w:rPr>
          <w:rFonts w:ascii="宋体" w:eastAsia="宋体" w:hAnsi="宋体" w:hint="eastAsia"/>
          <w:sz w:val="24"/>
          <w:szCs w:val="24"/>
        </w:rPr>
        <w:t>实现</w:t>
      </w:r>
      <w:r w:rsidR="003B41A8">
        <w:rPr>
          <w:rFonts w:ascii="宋体" w:eastAsia="宋体" w:hAnsi="宋体" w:hint="eastAsia"/>
          <w:sz w:val="24"/>
          <w:szCs w:val="24"/>
        </w:rPr>
        <w:t>学院招生管理系统</w:t>
      </w:r>
      <w:r w:rsidR="004E76E9" w:rsidRPr="00DF6110">
        <w:rPr>
          <w:rFonts w:ascii="宋体" w:eastAsia="宋体" w:hAnsi="宋体" w:hint="eastAsia"/>
          <w:sz w:val="24"/>
          <w:szCs w:val="24"/>
        </w:rPr>
        <w:t>具有重要战略意义。</w:t>
      </w:r>
    </w:p>
    <w:p w14:paraId="6E2E82C8" w14:textId="782125BB" w:rsidR="00ED652A" w:rsidRDefault="004E76E9" w:rsidP="00ED652A">
      <w:pPr>
        <w:spacing w:line="460" w:lineRule="exact"/>
        <w:rPr>
          <w:rFonts w:ascii="宋体" w:eastAsia="宋体" w:hAnsi="宋体"/>
          <w:sz w:val="24"/>
          <w:szCs w:val="24"/>
        </w:rPr>
      </w:pPr>
      <w:r w:rsidRPr="00DF6110">
        <w:rPr>
          <w:rFonts w:ascii="宋体" w:eastAsia="宋体" w:hAnsi="宋体"/>
          <w:sz w:val="24"/>
          <w:szCs w:val="24"/>
        </w:rPr>
        <w:tab/>
      </w:r>
      <w:r w:rsidRPr="00DF6110">
        <w:rPr>
          <w:rFonts w:ascii="宋体" w:eastAsia="宋体" w:hAnsi="宋体" w:hint="eastAsia"/>
          <w:sz w:val="24"/>
          <w:szCs w:val="24"/>
        </w:rPr>
        <w:t>本文设计的</w:t>
      </w:r>
      <w:r w:rsidR="003B41A8">
        <w:rPr>
          <w:rFonts w:ascii="宋体" w:eastAsia="宋体" w:hAnsi="宋体" w:hint="eastAsia"/>
          <w:sz w:val="24"/>
          <w:szCs w:val="24"/>
        </w:rPr>
        <w:t>学院招生管理系统</w:t>
      </w:r>
      <w:r w:rsidRPr="00DF6110">
        <w:rPr>
          <w:rFonts w:ascii="宋体" w:eastAsia="宋体" w:hAnsi="宋体" w:hint="eastAsia"/>
          <w:sz w:val="24"/>
          <w:szCs w:val="24"/>
        </w:rPr>
        <w:t>是</w:t>
      </w:r>
      <w:r w:rsidR="003B41A8">
        <w:rPr>
          <w:rFonts w:ascii="宋体" w:eastAsia="宋体" w:hAnsi="宋体" w:hint="eastAsia"/>
          <w:sz w:val="24"/>
          <w:szCs w:val="24"/>
        </w:rPr>
        <w:t>基于</w:t>
      </w:r>
      <w:r w:rsidRPr="00DF6110">
        <w:rPr>
          <w:rFonts w:ascii="宋体" w:eastAsia="宋体" w:hAnsi="宋体" w:hint="eastAsia"/>
          <w:sz w:val="24"/>
          <w:szCs w:val="24"/>
        </w:rPr>
        <w:t>J2EE，系统</w:t>
      </w:r>
      <w:r w:rsidR="00DA53AD">
        <w:rPr>
          <w:rFonts w:ascii="宋体" w:eastAsia="宋体" w:hAnsi="宋体" w:hint="eastAsia"/>
          <w:sz w:val="24"/>
          <w:szCs w:val="24"/>
        </w:rPr>
        <w:t>数据</w:t>
      </w:r>
      <w:r w:rsidRPr="00DF6110">
        <w:rPr>
          <w:rFonts w:ascii="宋体" w:eastAsia="宋体" w:hAnsi="宋体" w:hint="eastAsia"/>
          <w:sz w:val="24"/>
          <w:szCs w:val="24"/>
        </w:rPr>
        <w:t>存储</w:t>
      </w:r>
      <w:r w:rsidR="00943CC5">
        <w:rPr>
          <w:rFonts w:ascii="宋体" w:eastAsia="宋体" w:hAnsi="宋体" w:hint="eastAsia"/>
          <w:sz w:val="24"/>
          <w:szCs w:val="24"/>
        </w:rPr>
        <w:t>于</w:t>
      </w:r>
      <w:r w:rsidR="003532F1">
        <w:rPr>
          <w:rFonts w:ascii="宋体" w:eastAsia="宋体" w:hAnsi="宋体" w:hint="eastAsia"/>
          <w:sz w:val="24"/>
          <w:szCs w:val="24"/>
        </w:rPr>
        <w:t>MySQL</w:t>
      </w:r>
      <w:r w:rsidRPr="00DF6110">
        <w:rPr>
          <w:rFonts w:ascii="宋体" w:eastAsia="宋体" w:hAnsi="宋体" w:hint="eastAsia"/>
          <w:sz w:val="24"/>
          <w:szCs w:val="24"/>
        </w:rPr>
        <w:t>数据库</w:t>
      </w:r>
      <w:r w:rsidR="00943CC5">
        <w:rPr>
          <w:rFonts w:ascii="宋体" w:eastAsia="宋体" w:hAnsi="宋体" w:hint="eastAsia"/>
          <w:sz w:val="24"/>
          <w:szCs w:val="24"/>
        </w:rPr>
        <w:t>，通过My</w:t>
      </w:r>
      <w:r w:rsidR="00943CC5">
        <w:rPr>
          <w:rFonts w:ascii="宋体" w:eastAsia="宋体" w:hAnsi="宋体"/>
          <w:sz w:val="24"/>
          <w:szCs w:val="24"/>
        </w:rPr>
        <w:t>SQL</w:t>
      </w:r>
      <w:r w:rsidR="00943CC5">
        <w:rPr>
          <w:rFonts w:ascii="宋体" w:eastAsia="宋体" w:hAnsi="宋体" w:hint="eastAsia"/>
          <w:sz w:val="24"/>
          <w:szCs w:val="24"/>
        </w:rPr>
        <w:t>设计与开发系统存储结构</w:t>
      </w:r>
      <w:r w:rsidR="00630188">
        <w:rPr>
          <w:rFonts w:ascii="宋体" w:eastAsia="宋体" w:hAnsi="宋体" w:hint="eastAsia"/>
          <w:sz w:val="24"/>
          <w:szCs w:val="24"/>
        </w:rPr>
        <w:t>的管理平台</w:t>
      </w:r>
      <w:r w:rsidRPr="00DF6110">
        <w:rPr>
          <w:rFonts w:ascii="宋体" w:eastAsia="宋体" w:hAnsi="宋体" w:hint="eastAsia"/>
          <w:sz w:val="24"/>
          <w:szCs w:val="24"/>
        </w:rPr>
        <w:t>。</w:t>
      </w:r>
      <w:r w:rsidR="00E60DC8">
        <w:rPr>
          <w:rFonts w:ascii="宋体" w:eastAsia="宋体" w:hAnsi="宋体" w:hint="eastAsia"/>
          <w:sz w:val="24"/>
          <w:szCs w:val="24"/>
        </w:rPr>
        <w:t>在设计与实现的过程当中</w:t>
      </w:r>
      <w:r w:rsidR="000839FB">
        <w:rPr>
          <w:rFonts w:ascii="宋体" w:eastAsia="宋体" w:hAnsi="宋体" w:hint="eastAsia"/>
          <w:sz w:val="24"/>
          <w:szCs w:val="24"/>
        </w:rPr>
        <w:t>，</w:t>
      </w:r>
      <w:r w:rsidR="00CE2791">
        <w:rPr>
          <w:rFonts w:ascii="宋体" w:eastAsia="宋体" w:hAnsi="宋体" w:hint="eastAsia"/>
          <w:sz w:val="24"/>
          <w:szCs w:val="24"/>
        </w:rPr>
        <w:t>后端使用</w:t>
      </w:r>
      <w:r w:rsidR="00CE2791" w:rsidRPr="00CE2791">
        <w:rPr>
          <w:rFonts w:ascii="宋体" w:eastAsia="宋体" w:hAnsi="宋体"/>
          <w:sz w:val="24"/>
          <w:szCs w:val="24"/>
        </w:rPr>
        <w:t>Spring+SpringMVC+MyBatis</w:t>
      </w:r>
      <w:r w:rsidR="00F05546">
        <w:rPr>
          <w:rFonts w:ascii="宋体" w:eastAsia="宋体" w:hAnsi="宋体" w:hint="eastAsia"/>
          <w:sz w:val="24"/>
          <w:szCs w:val="24"/>
        </w:rPr>
        <w:t>的框架模式进行开发</w:t>
      </w:r>
      <w:r w:rsidR="0063697D">
        <w:rPr>
          <w:rFonts w:ascii="宋体" w:eastAsia="宋体" w:hAnsi="宋体" w:hint="eastAsia"/>
          <w:sz w:val="24"/>
          <w:szCs w:val="24"/>
        </w:rPr>
        <w:t>。</w:t>
      </w:r>
      <w:r w:rsidR="00BD541F">
        <w:rPr>
          <w:rFonts w:ascii="宋体" w:eastAsia="宋体" w:hAnsi="宋体" w:hint="eastAsia"/>
          <w:sz w:val="24"/>
          <w:szCs w:val="24"/>
        </w:rPr>
        <w:t>使用普遍流行的高新技术框架完成系统开发的基础准备。</w:t>
      </w:r>
      <w:r w:rsidR="00E57609">
        <w:rPr>
          <w:rFonts w:ascii="宋体" w:eastAsia="宋体" w:hAnsi="宋体" w:hint="eastAsia"/>
          <w:sz w:val="24"/>
          <w:szCs w:val="24"/>
        </w:rPr>
        <w:t>使用严格的测试准则，对系统正常运行提出更高的要求，保证系统再使用过程中按照最初的设计思想执行，从而完成本次研究目标。</w:t>
      </w:r>
    </w:p>
    <w:p w14:paraId="3533EB46" w14:textId="77777777" w:rsidR="00E57609" w:rsidRPr="00E57609" w:rsidRDefault="00E57609" w:rsidP="00ED652A">
      <w:pPr>
        <w:spacing w:line="460" w:lineRule="exact"/>
        <w:rPr>
          <w:rFonts w:ascii="宋体" w:eastAsia="宋体" w:hAnsi="宋体"/>
          <w:sz w:val="24"/>
          <w:szCs w:val="24"/>
        </w:rPr>
      </w:pPr>
    </w:p>
    <w:p w14:paraId="0896FFD5" w14:textId="3C9404E1" w:rsidR="002C7485" w:rsidRDefault="004E4205" w:rsidP="00ED652A">
      <w:pPr>
        <w:jc w:val="both"/>
        <w:rPr>
          <w:rFonts w:ascii="宋体" w:eastAsia="宋体" w:hAnsi="宋体"/>
          <w:sz w:val="24"/>
          <w:szCs w:val="24"/>
        </w:rPr>
      </w:pPr>
      <w:r w:rsidRPr="00DF6110">
        <w:rPr>
          <w:rFonts w:ascii="黑体" w:eastAsia="黑体" w:hAnsi="黑体" w:hint="eastAsia"/>
          <w:b/>
          <w:sz w:val="28"/>
          <w:szCs w:val="28"/>
        </w:rPr>
        <w:t>关键字：</w:t>
      </w:r>
      <w:r w:rsidR="00ED652A">
        <w:rPr>
          <w:rFonts w:ascii="黑体" w:eastAsia="黑体" w:hAnsi="黑体"/>
          <w:b/>
          <w:sz w:val="28"/>
          <w:szCs w:val="28"/>
        </w:rPr>
        <w:tab/>
      </w:r>
      <w:r w:rsidR="00E57609">
        <w:rPr>
          <w:rFonts w:ascii="宋体" w:eastAsia="宋体" w:hAnsi="宋体" w:hint="eastAsia"/>
          <w:sz w:val="24"/>
          <w:szCs w:val="24"/>
        </w:rPr>
        <w:t>学院</w:t>
      </w:r>
      <w:r w:rsidRPr="00DF6110">
        <w:rPr>
          <w:rFonts w:ascii="宋体" w:eastAsia="宋体" w:hAnsi="宋体" w:hint="eastAsia"/>
          <w:sz w:val="24"/>
          <w:szCs w:val="24"/>
        </w:rPr>
        <w:t>招生管理</w:t>
      </w:r>
      <w:r w:rsidR="002A3AE8">
        <w:rPr>
          <w:rFonts w:ascii="宋体" w:eastAsia="宋体" w:hAnsi="宋体" w:hint="eastAsia"/>
          <w:sz w:val="24"/>
          <w:szCs w:val="24"/>
        </w:rPr>
        <w:t>系统</w:t>
      </w:r>
      <w:r w:rsidRPr="00DF6110">
        <w:rPr>
          <w:rFonts w:ascii="宋体" w:eastAsia="宋体" w:hAnsi="宋体" w:hint="eastAsia"/>
          <w:sz w:val="24"/>
          <w:szCs w:val="24"/>
        </w:rPr>
        <w:t>，SSM</w:t>
      </w:r>
      <w:r w:rsidR="00406B9B">
        <w:rPr>
          <w:rFonts w:ascii="宋体" w:eastAsia="宋体" w:hAnsi="宋体" w:hint="eastAsia"/>
          <w:sz w:val="24"/>
          <w:szCs w:val="24"/>
        </w:rPr>
        <w:t>，招生计划，MySQL</w:t>
      </w:r>
    </w:p>
    <w:p w14:paraId="158BF878" w14:textId="35C7C712" w:rsidR="0073477D" w:rsidRDefault="0073477D" w:rsidP="00ED652A">
      <w:pPr>
        <w:jc w:val="both"/>
        <w:rPr>
          <w:rFonts w:ascii="宋体" w:eastAsia="宋体" w:hAnsi="宋体"/>
          <w:sz w:val="24"/>
          <w:szCs w:val="24"/>
        </w:rPr>
      </w:pPr>
    </w:p>
    <w:p w14:paraId="4C2CCF36" w14:textId="6E162401" w:rsidR="0073477D" w:rsidRDefault="0073477D" w:rsidP="00ED652A">
      <w:pPr>
        <w:jc w:val="both"/>
        <w:rPr>
          <w:rFonts w:ascii="宋体" w:eastAsia="宋体" w:hAnsi="宋体"/>
          <w:sz w:val="24"/>
          <w:szCs w:val="24"/>
        </w:rPr>
      </w:pPr>
    </w:p>
    <w:p w14:paraId="62702EF3" w14:textId="04C61266" w:rsidR="0073477D" w:rsidRDefault="0073477D" w:rsidP="00ED652A">
      <w:pPr>
        <w:jc w:val="both"/>
        <w:rPr>
          <w:rFonts w:ascii="宋体" w:eastAsia="宋体" w:hAnsi="宋体"/>
          <w:sz w:val="24"/>
          <w:szCs w:val="24"/>
        </w:rPr>
      </w:pPr>
    </w:p>
    <w:p w14:paraId="3DBC78AB" w14:textId="026E1902" w:rsidR="0073477D" w:rsidRDefault="0073477D" w:rsidP="00ED652A">
      <w:pPr>
        <w:jc w:val="both"/>
        <w:rPr>
          <w:rFonts w:ascii="宋体" w:eastAsia="宋体" w:hAnsi="宋体"/>
          <w:sz w:val="24"/>
          <w:szCs w:val="24"/>
        </w:rPr>
      </w:pPr>
    </w:p>
    <w:p w14:paraId="54C20FE2" w14:textId="33E826BF" w:rsidR="0073477D" w:rsidRDefault="0073477D" w:rsidP="00ED652A">
      <w:pPr>
        <w:jc w:val="both"/>
        <w:rPr>
          <w:rFonts w:ascii="宋体" w:eastAsia="宋体" w:hAnsi="宋体"/>
          <w:sz w:val="24"/>
          <w:szCs w:val="24"/>
        </w:rPr>
      </w:pPr>
    </w:p>
    <w:p w14:paraId="6C234F77" w14:textId="21AC7F85" w:rsidR="0073477D" w:rsidRDefault="0073477D" w:rsidP="00ED652A">
      <w:pPr>
        <w:jc w:val="both"/>
        <w:rPr>
          <w:rFonts w:ascii="宋体" w:eastAsia="宋体" w:hAnsi="宋体"/>
          <w:sz w:val="24"/>
          <w:szCs w:val="24"/>
        </w:rPr>
      </w:pPr>
    </w:p>
    <w:p w14:paraId="71A4CB62" w14:textId="5A1B6609" w:rsidR="0073477D" w:rsidRDefault="0073477D" w:rsidP="00ED652A">
      <w:pPr>
        <w:jc w:val="both"/>
        <w:rPr>
          <w:rFonts w:ascii="宋体" w:eastAsia="宋体" w:hAnsi="宋体"/>
          <w:sz w:val="24"/>
          <w:szCs w:val="24"/>
        </w:rPr>
      </w:pPr>
    </w:p>
    <w:p w14:paraId="682655C9" w14:textId="21B5FD27" w:rsidR="0073477D" w:rsidRDefault="0073477D" w:rsidP="00ED652A">
      <w:pPr>
        <w:jc w:val="both"/>
        <w:rPr>
          <w:rFonts w:ascii="宋体" w:eastAsia="宋体" w:hAnsi="宋体"/>
          <w:sz w:val="24"/>
          <w:szCs w:val="24"/>
        </w:rPr>
      </w:pPr>
    </w:p>
    <w:p w14:paraId="5DBD81AE" w14:textId="4A24D91C" w:rsidR="0073477D" w:rsidRDefault="0073477D" w:rsidP="00ED652A">
      <w:pPr>
        <w:jc w:val="both"/>
        <w:rPr>
          <w:rFonts w:ascii="宋体" w:eastAsia="宋体" w:hAnsi="宋体"/>
          <w:sz w:val="24"/>
          <w:szCs w:val="24"/>
        </w:rPr>
      </w:pPr>
    </w:p>
    <w:p w14:paraId="02A9EC67" w14:textId="4BDEEE1B" w:rsidR="0073477D" w:rsidRDefault="0073477D" w:rsidP="00ED652A">
      <w:pPr>
        <w:jc w:val="both"/>
        <w:rPr>
          <w:rFonts w:ascii="宋体" w:eastAsia="宋体" w:hAnsi="宋体"/>
          <w:sz w:val="24"/>
          <w:szCs w:val="24"/>
        </w:rPr>
      </w:pPr>
    </w:p>
    <w:p w14:paraId="42614E9D" w14:textId="2A11AE7C" w:rsidR="0073477D" w:rsidRDefault="0073477D" w:rsidP="00ED652A">
      <w:pPr>
        <w:jc w:val="both"/>
        <w:rPr>
          <w:rFonts w:ascii="宋体" w:eastAsia="宋体" w:hAnsi="宋体"/>
          <w:sz w:val="24"/>
          <w:szCs w:val="24"/>
        </w:rPr>
      </w:pPr>
    </w:p>
    <w:p w14:paraId="035F8F89" w14:textId="04122F00" w:rsidR="0073477D" w:rsidRDefault="0073477D" w:rsidP="00ED652A">
      <w:pPr>
        <w:jc w:val="both"/>
        <w:rPr>
          <w:rFonts w:ascii="宋体" w:eastAsia="宋体" w:hAnsi="宋体"/>
          <w:sz w:val="24"/>
          <w:szCs w:val="24"/>
        </w:rPr>
      </w:pPr>
    </w:p>
    <w:p w14:paraId="48A1B744" w14:textId="7F00823E" w:rsidR="0073477D" w:rsidRDefault="0073477D" w:rsidP="00ED652A">
      <w:pPr>
        <w:jc w:val="both"/>
        <w:rPr>
          <w:rFonts w:ascii="宋体" w:eastAsia="宋体" w:hAnsi="宋体"/>
          <w:sz w:val="24"/>
          <w:szCs w:val="24"/>
        </w:rPr>
      </w:pPr>
    </w:p>
    <w:p w14:paraId="51917CDC" w14:textId="556FD2F8" w:rsidR="0073477D" w:rsidRDefault="0073477D" w:rsidP="00ED652A">
      <w:pPr>
        <w:jc w:val="both"/>
        <w:rPr>
          <w:rFonts w:ascii="宋体" w:eastAsia="宋体" w:hAnsi="宋体"/>
          <w:sz w:val="24"/>
          <w:szCs w:val="24"/>
        </w:rPr>
      </w:pPr>
    </w:p>
    <w:p w14:paraId="3DFD6623" w14:textId="3D4411B9" w:rsidR="0073477D" w:rsidRDefault="0073477D" w:rsidP="00ED652A">
      <w:pPr>
        <w:jc w:val="both"/>
        <w:rPr>
          <w:rFonts w:ascii="宋体" w:eastAsia="宋体" w:hAnsi="宋体"/>
          <w:sz w:val="24"/>
          <w:szCs w:val="24"/>
        </w:rPr>
      </w:pPr>
    </w:p>
    <w:p w14:paraId="7768CB35" w14:textId="0A48AAC4" w:rsidR="0073477D" w:rsidRDefault="0073477D" w:rsidP="00ED652A">
      <w:pPr>
        <w:jc w:val="both"/>
        <w:rPr>
          <w:rFonts w:ascii="宋体" w:eastAsia="宋体" w:hAnsi="宋体"/>
          <w:sz w:val="24"/>
          <w:szCs w:val="24"/>
        </w:rPr>
      </w:pPr>
    </w:p>
    <w:p w14:paraId="20CBD415" w14:textId="4693E9EB" w:rsidR="0073477D" w:rsidRDefault="0073477D" w:rsidP="00ED652A">
      <w:pPr>
        <w:jc w:val="both"/>
        <w:rPr>
          <w:rFonts w:ascii="宋体" w:eastAsia="宋体" w:hAnsi="宋体"/>
          <w:sz w:val="24"/>
          <w:szCs w:val="24"/>
        </w:rPr>
      </w:pPr>
    </w:p>
    <w:p w14:paraId="3381B05E" w14:textId="1157D161" w:rsidR="0073477D" w:rsidRDefault="0073477D" w:rsidP="00ED652A">
      <w:pPr>
        <w:jc w:val="both"/>
        <w:rPr>
          <w:rFonts w:ascii="宋体" w:eastAsia="宋体" w:hAnsi="宋体"/>
          <w:sz w:val="24"/>
          <w:szCs w:val="24"/>
        </w:rPr>
      </w:pPr>
    </w:p>
    <w:p w14:paraId="710837CC" w14:textId="63518AD6" w:rsidR="0073477D" w:rsidRDefault="0073477D" w:rsidP="00ED652A">
      <w:pPr>
        <w:jc w:val="both"/>
        <w:rPr>
          <w:rFonts w:ascii="宋体" w:eastAsia="宋体" w:hAnsi="宋体"/>
          <w:sz w:val="24"/>
          <w:szCs w:val="24"/>
        </w:rPr>
      </w:pPr>
    </w:p>
    <w:p w14:paraId="4A482C27" w14:textId="4DD2AA09" w:rsidR="0073477D" w:rsidRDefault="0073477D" w:rsidP="00ED652A">
      <w:pPr>
        <w:jc w:val="both"/>
        <w:rPr>
          <w:rFonts w:ascii="宋体" w:eastAsia="宋体" w:hAnsi="宋体"/>
          <w:sz w:val="24"/>
          <w:szCs w:val="24"/>
        </w:rPr>
      </w:pPr>
    </w:p>
    <w:p w14:paraId="08AF2498" w14:textId="77777777" w:rsidR="0073477D" w:rsidRPr="00E57609" w:rsidRDefault="0073477D" w:rsidP="00ED652A">
      <w:pPr>
        <w:jc w:val="both"/>
        <w:rPr>
          <w:rFonts w:ascii="宋体" w:eastAsia="宋体" w:hAnsi="宋体"/>
          <w:sz w:val="24"/>
          <w:szCs w:val="24"/>
        </w:rPr>
      </w:pPr>
    </w:p>
    <w:p w14:paraId="408BCA49" w14:textId="70DC2C67" w:rsidR="002C7485" w:rsidRDefault="002C7485" w:rsidP="002C7485">
      <w:pPr>
        <w:spacing w:line="460" w:lineRule="exact"/>
        <w:ind w:left="472"/>
        <w:rPr>
          <w:rFonts w:ascii="宋体" w:hAnsi="宋体"/>
        </w:rPr>
      </w:pPr>
      <w:r>
        <w:rPr>
          <w:rFonts w:ascii="Times New Roman" w:hAnsi="Times New Roman"/>
          <w:b/>
          <w:sz w:val="28"/>
          <w:szCs w:val="28"/>
        </w:rPr>
        <w:lastRenderedPageBreak/>
        <w:t>ABSTRACT</w:t>
      </w:r>
      <w:r w:rsidR="000B6E8E">
        <w:rPr>
          <w:rFonts w:ascii="宋体" w:hAnsi="宋体"/>
        </w:rPr>
        <w:t xml:space="preserve">  </w:t>
      </w:r>
      <w:r w:rsidR="007B1734" w:rsidRPr="007B1734">
        <w:rPr>
          <w:rFonts w:ascii="Times New Roman" w:hAnsi="Times New Roman" w:cs="Times New Roman"/>
          <w:sz w:val="24"/>
          <w:szCs w:val="24"/>
        </w:rPr>
        <w:t>Now the era of science and technology in the information era and the rapid development of large data, application of new technology in various fields have been widely used in the management of advanced technology, applications emerge, management in the field of many companies and large enterprises began to implement the construction of the information age, in an attempt to reduce unnecessary manpower and material resources, through the method of high tech financial losses. In order to improve work efficiency, if our hospital needs to introduce this information technology, we will gradually realize information construction in high and new information technology. The enrollment management system of information college is the first step to implement the informatization construction in our college. Its successful implementation is related to the efficient transformation of the college admissions management model and the improvement of the efficiency of the Enrollment Office. The traditional college admissions manual management mode is characterized by high cost, low work efficiency and prone to human errors. Therefore, it is of great strategic significance to implement the enrollment management mode of information construction and design and implement the enrollment management system</w:t>
      </w:r>
      <w:r w:rsidR="00BF1578">
        <w:rPr>
          <w:rFonts w:ascii="Times New Roman" w:hAnsi="Times New Roman" w:cs="Times New Roman" w:hint="eastAsia"/>
          <w:sz w:val="24"/>
          <w:szCs w:val="24"/>
        </w:rPr>
        <w:t>.</w:t>
      </w:r>
      <w:r w:rsidR="00BF1578" w:rsidRPr="00BF1578">
        <w:t xml:space="preserve"> </w:t>
      </w:r>
      <w:r w:rsidR="00BF1578" w:rsidRPr="00BF1578">
        <w:rPr>
          <w:rFonts w:ascii="Times New Roman" w:hAnsi="Times New Roman" w:cs="Times New Roman"/>
          <w:sz w:val="24"/>
          <w:szCs w:val="24"/>
        </w:rPr>
        <w:t>The college enrollment management system designed in this paper is based on the J2EE platform. The system data is stored in the MySQL database, and the storage structure of the system is designed and developed through MySQL. In the process of design and implementation, the back end is developed using the framework pattern of Spring+SpringMVC+MyBatis. The basic preparation of the system development is completed using the popular high and new technology framework. With strict test criteria, higher requirements for the normal operation of the system are put forward, ensuring that the system is executed according to the original design idea in the process of re-use, so as to complete the research goal.</w:t>
      </w:r>
    </w:p>
    <w:p w14:paraId="4DDC2624" w14:textId="77777777" w:rsidR="002C7485" w:rsidRDefault="002C7485" w:rsidP="002C7485">
      <w:pPr>
        <w:spacing w:line="460" w:lineRule="exact"/>
        <w:ind w:left="472"/>
        <w:rPr>
          <w:rFonts w:ascii="宋体" w:hAnsi="宋体"/>
        </w:rPr>
      </w:pPr>
    </w:p>
    <w:p w14:paraId="11B001D5" w14:textId="5D1E664D" w:rsidR="002C7485" w:rsidRPr="00D472D1" w:rsidRDefault="002C7485" w:rsidP="002C7485">
      <w:pPr>
        <w:spacing w:line="460" w:lineRule="exact"/>
        <w:ind w:left="472"/>
        <w:rPr>
          <w:rFonts w:ascii="Times New Roman" w:hAnsi="Times New Roman" w:cs="Times New Roman"/>
          <w:b/>
          <w:sz w:val="24"/>
          <w:szCs w:val="24"/>
        </w:rPr>
      </w:pPr>
      <w:r>
        <w:rPr>
          <w:rFonts w:ascii="Times New Roman" w:hAnsi="Times New Roman"/>
          <w:b/>
          <w:sz w:val="28"/>
          <w:szCs w:val="28"/>
        </w:rPr>
        <w:t xml:space="preserve">KEYWORDS  </w:t>
      </w:r>
      <w:r w:rsidR="00F352DA" w:rsidRPr="00F352DA">
        <w:rPr>
          <w:rFonts w:ascii="Times New Roman" w:hAnsi="Times New Roman" w:cs="Times New Roman"/>
          <w:sz w:val="24"/>
          <w:szCs w:val="24"/>
        </w:rPr>
        <w:t>College admissions management system</w:t>
      </w:r>
      <w:r w:rsidR="009535F1">
        <w:rPr>
          <w:rFonts w:ascii="Times New Roman" w:hAnsi="Times New Roman" w:cs="Times New Roman"/>
          <w:sz w:val="24"/>
          <w:szCs w:val="24"/>
        </w:rPr>
        <w:t xml:space="preserve">, </w:t>
      </w:r>
      <w:r w:rsidR="002D38D0" w:rsidRPr="00DF6110">
        <w:rPr>
          <w:rFonts w:ascii="宋体" w:eastAsia="宋体" w:hAnsi="宋体" w:hint="eastAsia"/>
          <w:sz w:val="24"/>
          <w:szCs w:val="24"/>
        </w:rPr>
        <w:t>SSM</w:t>
      </w:r>
      <w:r w:rsidR="009535F1">
        <w:rPr>
          <w:rFonts w:ascii="Times New Roman" w:hAnsi="Times New Roman" w:cs="Times New Roman" w:hint="eastAsia"/>
          <w:sz w:val="24"/>
          <w:szCs w:val="24"/>
        </w:rPr>
        <w:t>,</w:t>
      </w:r>
      <w:r w:rsidR="009535F1">
        <w:rPr>
          <w:rFonts w:ascii="Times New Roman" w:hAnsi="Times New Roman" w:cs="Times New Roman"/>
          <w:sz w:val="24"/>
          <w:szCs w:val="24"/>
        </w:rPr>
        <w:t xml:space="preserve"> </w:t>
      </w:r>
      <w:r w:rsidRPr="00D472D1">
        <w:rPr>
          <w:rFonts w:ascii="Times New Roman" w:hAnsi="Times New Roman" w:cs="Times New Roman"/>
          <w:sz w:val="24"/>
          <w:szCs w:val="24"/>
        </w:rPr>
        <w:t>website platform</w:t>
      </w:r>
      <w:r w:rsidR="009535F1">
        <w:rPr>
          <w:rFonts w:ascii="Times New Roman" w:hAnsi="Times New Roman" w:cs="Times New Roman" w:hint="eastAsia"/>
          <w:sz w:val="24"/>
          <w:szCs w:val="24"/>
        </w:rPr>
        <w:t>,</w:t>
      </w:r>
      <w:r w:rsidR="009535F1">
        <w:rPr>
          <w:rFonts w:ascii="Times New Roman" w:hAnsi="Times New Roman" w:cs="Times New Roman"/>
          <w:sz w:val="24"/>
          <w:szCs w:val="24"/>
        </w:rPr>
        <w:t xml:space="preserve"> </w:t>
      </w:r>
      <w:r w:rsidR="002D38D0" w:rsidRPr="002D38D0">
        <w:rPr>
          <w:rFonts w:ascii="Times New Roman" w:hAnsi="Times New Roman" w:cs="Times New Roman"/>
          <w:sz w:val="24"/>
          <w:szCs w:val="24"/>
        </w:rPr>
        <w:t>Enrolment plan</w:t>
      </w:r>
    </w:p>
    <w:p w14:paraId="304BD438" w14:textId="77777777" w:rsidR="005F6D17" w:rsidRDefault="005F6D17" w:rsidP="00ED652A">
      <w:pPr>
        <w:jc w:val="both"/>
      </w:pPr>
    </w:p>
    <w:p w14:paraId="7C1F5055" w14:textId="77777777" w:rsidR="00813AB2" w:rsidRDefault="00813AB2" w:rsidP="00ED652A">
      <w:pPr>
        <w:jc w:val="both"/>
      </w:pPr>
    </w:p>
    <w:sdt>
      <w:sdtPr>
        <w:rPr>
          <w:rFonts w:asciiTheme="minorHAnsi" w:eastAsiaTheme="minorEastAsia" w:hAnsiTheme="minorHAnsi" w:cstheme="minorBidi"/>
          <w:b/>
          <w:color w:val="auto"/>
          <w:kern w:val="2"/>
          <w:sz w:val="36"/>
          <w:szCs w:val="22"/>
          <w:lang w:val="zh-CN"/>
        </w:rPr>
        <w:id w:val="-1645814893"/>
        <w:docPartObj>
          <w:docPartGallery w:val="Table of Contents"/>
          <w:docPartUnique/>
        </w:docPartObj>
      </w:sdtPr>
      <w:sdtEndPr>
        <w:rPr>
          <w:bCs/>
          <w:sz w:val="22"/>
        </w:rPr>
      </w:sdtEndPr>
      <w:sdtContent>
        <w:p w14:paraId="1DA2F516" w14:textId="62D63671" w:rsidR="0022111D" w:rsidRPr="00DD486E" w:rsidRDefault="0022111D" w:rsidP="0022111D">
          <w:pPr>
            <w:pStyle w:val="TOC"/>
            <w:jc w:val="center"/>
            <w:rPr>
              <w:rFonts w:ascii="黑体" w:eastAsia="黑体" w:hAnsi="黑体"/>
              <w:b/>
              <w:sz w:val="36"/>
              <w:szCs w:val="36"/>
            </w:rPr>
          </w:pPr>
          <w:r w:rsidRPr="00DD486E">
            <w:rPr>
              <w:rFonts w:ascii="黑体" w:eastAsia="黑体" w:hAnsi="黑体"/>
              <w:b/>
              <w:sz w:val="36"/>
              <w:szCs w:val="36"/>
              <w:lang w:val="zh-CN"/>
            </w:rPr>
            <w:t>目录</w:t>
          </w:r>
        </w:p>
        <w:p w14:paraId="3F4F5E34" w14:textId="07FB7133" w:rsidR="00781CF3" w:rsidRDefault="0022111D">
          <w:pPr>
            <w:pStyle w:val="11"/>
            <w:tabs>
              <w:tab w:val="right" w:leader="dot" w:pos="8721"/>
            </w:tabs>
            <w:rPr>
              <w:noProof/>
            </w:rPr>
          </w:pPr>
          <w:r w:rsidRPr="00DA0C70">
            <w:rPr>
              <w:b/>
              <w:sz w:val="22"/>
            </w:rPr>
            <w:fldChar w:fldCharType="begin"/>
          </w:r>
          <w:r w:rsidRPr="00DA0C70">
            <w:rPr>
              <w:b/>
              <w:sz w:val="22"/>
            </w:rPr>
            <w:instrText xml:space="preserve"> TOC \o "1-3" \h \z \u </w:instrText>
          </w:r>
          <w:r w:rsidRPr="00DA0C70">
            <w:rPr>
              <w:b/>
              <w:sz w:val="22"/>
            </w:rPr>
            <w:fldChar w:fldCharType="separate"/>
          </w:r>
          <w:hyperlink w:anchor="_Toc510169339" w:history="1">
            <w:r w:rsidR="00781CF3" w:rsidRPr="00CB1FFF">
              <w:rPr>
                <w:rStyle w:val="a8"/>
                <w:noProof/>
              </w:rPr>
              <w:t>第一章 绪论</w:t>
            </w:r>
            <w:r w:rsidR="00781CF3">
              <w:rPr>
                <w:noProof/>
                <w:webHidden/>
              </w:rPr>
              <w:tab/>
            </w:r>
            <w:r w:rsidR="00781CF3">
              <w:rPr>
                <w:noProof/>
                <w:webHidden/>
              </w:rPr>
              <w:fldChar w:fldCharType="begin"/>
            </w:r>
            <w:r w:rsidR="00781CF3">
              <w:rPr>
                <w:noProof/>
                <w:webHidden/>
              </w:rPr>
              <w:instrText xml:space="preserve"> PAGEREF _Toc510169339 \h </w:instrText>
            </w:r>
            <w:r w:rsidR="00781CF3">
              <w:rPr>
                <w:noProof/>
                <w:webHidden/>
              </w:rPr>
            </w:r>
            <w:r w:rsidR="00781CF3">
              <w:rPr>
                <w:noProof/>
                <w:webHidden/>
              </w:rPr>
              <w:fldChar w:fldCharType="separate"/>
            </w:r>
            <w:r w:rsidR="00781CF3">
              <w:rPr>
                <w:noProof/>
                <w:webHidden/>
              </w:rPr>
              <w:t>6</w:t>
            </w:r>
            <w:r w:rsidR="00781CF3">
              <w:rPr>
                <w:noProof/>
                <w:webHidden/>
              </w:rPr>
              <w:fldChar w:fldCharType="end"/>
            </w:r>
          </w:hyperlink>
        </w:p>
        <w:p w14:paraId="62DDB66C" w14:textId="2476FF8A" w:rsidR="00781CF3" w:rsidRDefault="00DF2EC5">
          <w:pPr>
            <w:pStyle w:val="21"/>
            <w:tabs>
              <w:tab w:val="left" w:pos="1050"/>
              <w:tab w:val="right" w:leader="dot" w:pos="8721"/>
            </w:tabs>
            <w:rPr>
              <w:noProof/>
            </w:rPr>
          </w:pPr>
          <w:hyperlink w:anchor="_Toc510169340" w:history="1">
            <w:r w:rsidR="00781CF3" w:rsidRPr="00CB1FFF">
              <w:rPr>
                <w:rStyle w:val="a8"/>
                <w:noProof/>
              </w:rPr>
              <w:t>1.1</w:t>
            </w:r>
            <w:r w:rsidR="00781CF3">
              <w:rPr>
                <w:noProof/>
              </w:rPr>
              <w:tab/>
            </w:r>
            <w:r w:rsidR="00781CF3" w:rsidRPr="00CB1FFF">
              <w:rPr>
                <w:rStyle w:val="a8"/>
                <w:noProof/>
              </w:rPr>
              <w:t>研究背景</w:t>
            </w:r>
            <w:r w:rsidR="00781CF3">
              <w:rPr>
                <w:noProof/>
                <w:webHidden/>
              </w:rPr>
              <w:tab/>
            </w:r>
            <w:r w:rsidR="00781CF3">
              <w:rPr>
                <w:noProof/>
                <w:webHidden/>
              </w:rPr>
              <w:fldChar w:fldCharType="begin"/>
            </w:r>
            <w:r w:rsidR="00781CF3">
              <w:rPr>
                <w:noProof/>
                <w:webHidden/>
              </w:rPr>
              <w:instrText xml:space="preserve"> PAGEREF _Toc510169340 \h </w:instrText>
            </w:r>
            <w:r w:rsidR="00781CF3">
              <w:rPr>
                <w:noProof/>
                <w:webHidden/>
              </w:rPr>
            </w:r>
            <w:r w:rsidR="00781CF3">
              <w:rPr>
                <w:noProof/>
                <w:webHidden/>
              </w:rPr>
              <w:fldChar w:fldCharType="separate"/>
            </w:r>
            <w:r w:rsidR="00781CF3">
              <w:rPr>
                <w:noProof/>
                <w:webHidden/>
              </w:rPr>
              <w:t>6</w:t>
            </w:r>
            <w:r w:rsidR="00781CF3">
              <w:rPr>
                <w:noProof/>
                <w:webHidden/>
              </w:rPr>
              <w:fldChar w:fldCharType="end"/>
            </w:r>
          </w:hyperlink>
        </w:p>
        <w:p w14:paraId="6EAC3CA6" w14:textId="0BA46164" w:rsidR="00781CF3" w:rsidRDefault="00DF2EC5">
          <w:pPr>
            <w:pStyle w:val="21"/>
            <w:tabs>
              <w:tab w:val="left" w:pos="1050"/>
              <w:tab w:val="right" w:leader="dot" w:pos="8721"/>
            </w:tabs>
            <w:rPr>
              <w:noProof/>
            </w:rPr>
          </w:pPr>
          <w:hyperlink w:anchor="_Toc510169341" w:history="1">
            <w:r w:rsidR="00781CF3" w:rsidRPr="00CB1FFF">
              <w:rPr>
                <w:rStyle w:val="a8"/>
                <w:noProof/>
              </w:rPr>
              <w:t>1.2</w:t>
            </w:r>
            <w:r w:rsidR="00781CF3">
              <w:rPr>
                <w:noProof/>
              </w:rPr>
              <w:tab/>
            </w:r>
            <w:r w:rsidR="00781CF3" w:rsidRPr="00CB1FFF">
              <w:rPr>
                <w:rStyle w:val="a8"/>
                <w:noProof/>
              </w:rPr>
              <w:t>研究目的意义</w:t>
            </w:r>
            <w:r w:rsidR="00781CF3">
              <w:rPr>
                <w:noProof/>
                <w:webHidden/>
              </w:rPr>
              <w:tab/>
            </w:r>
            <w:r w:rsidR="00781CF3">
              <w:rPr>
                <w:noProof/>
                <w:webHidden/>
              </w:rPr>
              <w:fldChar w:fldCharType="begin"/>
            </w:r>
            <w:r w:rsidR="00781CF3">
              <w:rPr>
                <w:noProof/>
                <w:webHidden/>
              </w:rPr>
              <w:instrText xml:space="preserve"> PAGEREF _Toc510169341 \h </w:instrText>
            </w:r>
            <w:r w:rsidR="00781CF3">
              <w:rPr>
                <w:noProof/>
                <w:webHidden/>
              </w:rPr>
            </w:r>
            <w:r w:rsidR="00781CF3">
              <w:rPr>
                <w:noProof/>
                <w:webHidden/>
              </w:rPr>
              <w:fldChar w:fldCharType="separate"/>
            </w:r>
            <w:r w:rsidR="00781CF3">
              <w:rPr>
                <w:noProof/>
                <w:webHidden/>
              </w:rPr>
              <w:t>7</w:t>
            </w:r>
            <w:r w:rsidR="00781CF3">
              <w:rPr>
                <w:noProof/>
                <w:webHidden/>
              </w:rPr>
              <w:fldChar w:fldCharType="end"/>
            </w:r>
          </w:hyperlink>
        </w:p>
        <w:p w14:paraId="609FB054" w14:textId="14A9E6DE" w:rsidR="00781CF3" w:rsidRDefault="00DF2EC5">
          <w:pPr>
            <w:pStyle w:val="21"/>
            <w:tabs>
              <w:tab w:val="left" w:pos="1050"/>
              <w:tab w:val="right" w:leader="dot" w:pos="8721"/>
            </w:tabs>
            <w:rPr>
              <w:noProof/>
            </w:rPr>
          </w:pPr>
          <w:hyperlink w:anchor="_Toc510169342" w:history="1">
            <w:r w:rsidR="00781CF3" w:rsidRPr="00CB1FFF">
              <w:rPr>
                <w:rStyle w:val="a8"/>
                <w:noProof/>
              </w:rPr>
              <w:t>1.3</w:t>
            </w:r>
            <w:r w:rsidR="00781CF3">
              <w:rPr>
                <w:noProof/>
              </w:rPr>
              <w:tab/>
            </w:r>
            <w:r w:rsidR="00781CF3" w:rsidRPr="00CB1FFF">
              <w:rPr>
                <w:rStyle w:val="a8"/>
                <w:noProof/>
              </w:rPr>
              <w:t>国外研究现状</w:t>
            </w:r>
            <w:r w:rsidR="00781CF3">
              <w:rPr>
                <w:noProof/>
                <w:webHidden/>
              </w:rPr>
              <w:tab/>
            </w:r>
            <w:r w:rsidR="00781CF3">
              <w:rPr>
                <w:noProof/>
                <w:webHidden/>
              </w:rPr>
              <w:fldChar w:fldCharType="begin"/>
            </w:r>
            <w:r w:rsidR="00781CF3">
              <w:rPr>
                <w:noProof/>
                <w:webHidden/>
              </w:rPr>
              <w:instrText xml:space="preserve"> PAGEREF _Toc510169342 \h </w:instrText>
            </w:r>
            <w:r w:rsidR="00781CF3">
              <w:rPr>
                <w:noProof/>
                <w:webHidden/>
              </w:rPr>
            </w:r>
            <w:r w:rsidR="00781CF3">
              <w:rPr>
                <w:noProof/>
                <w:webHidden/>
              </w:rPr>
              <w:fldChar w:fldCharType="separate"/>
            </w:r>
            <w:r w:rsidR="00781CF3">
              <w:rPr>
                <w:noProof/>
                <w:webHidden/>
              </w:rPr>
              <w:t>7</w:t>
            </w:r>
            <w:r w:rsidR="00781CF3">
              <w:rPr>
                <w:noProof/>
                <w:webHidden/>
              </w:rPr>
              <w:fldChar w:fldCharType="end"/>
            </w:r>
          </w:hyperlink>
        </w:p>
        <w:p w14:paraId="693C6273" w14:textId="17D697E1" w:rsidR="00781CF3" w:rsidRDefault="00DF2EC5">
          <w:pPr>
            <w:pStyle w:val="21"/>
            <w:tabs>
              <w:tab w:val="left" w:pos="1050"/>
              <w:tab w:val="right" w:leader="dot" w:pos="8721"/>
            </w:tabs>
            <w:rPr>
              <w:noProof/>
            </w:rPr>
          </w:pPr>
          <w:hyperlink w:anchor="_Toc510169343" w:history="1">
            <w:r w:rsidR="00781CF3" w:rsidRPr="00CB1FFF">
              <w:rPr>
                <w:rStyle w:val="a8"/>
                <w:noProof/>
              </w:rPr>
              <w:t>1.4</w:t>
            </w:r>
            <w:r w:rsidR="00781CF3">
              <w:rPr>
                <w:noProof/>
              </w:rPr>
              <w:tab/>
            </w:r>
            <w:r w:rsidR="00781CF3" w:rsidRPr="00CB1FFF">
              <w:rPr>
                <w:rStyle w:val="a8"/>
                <w:noProof/>
              </w:rPr>
              <w:t>国内研究现状</w:t>
            </w:r>
            <w:r w:rsidR="00781CF3">
              <w:rPr>
                <w:noProof/>
                <w:webHidden/>
              </w:rPr>
              <w:tab/>
            </w:r>
            <w:r w:rsidR="00781CF3">
              <w:rPr>
                <w:noProof/>
                <w:webHidden/>
              </w:rPr>
              <w:fldChar w:fldCharType="begin"/>
            </w:r>
            <w:r w:rsidR="00781CF3">
              <w:rPr>
                <w:noProof/>
                <w:webHidden/>
              </w:rPr>
              <w:instrText xml:space="preserve"> PAGEREF _Toc510169343 \h </w:instrText>
            </w:r>
            <w:r w:rsidR="00781CF3">
              <w:rPr>
                <w:noProof/>
                <w:webHidden/>
              </w:rPr>
            </w:r>
            <w:r w:rsidR="00781CF3">
              <w:rPr>
                <w:noProof/>
                <w:webHidden/>
              </w:rPr>
              <w:fldChar w:fldCharType="separate"/>
            </w:r>
            <w:r w:rsidR="00781CF3">
              <w:rPr>
                <w:noProof/>
                <w:webHidden/>
              </w:rPr>
              <w:t>8</w:t>
            </w:r>
            <w:r w:rsidR="00781CF3">
              <w:rPr>
                <w:noProof/>
                <w:webHidden/>
              </w:rPr>
              <w:fldChar w:fldCharType="end"/>
            </w:r>
          </w:hyperlink>
        </w:p>
        <w:p w14:paraId="4C99D11C" w14:textId="3A23FFAC" w:rsidR="00781CF3" w:rsidRDefault="00DF2EC5">
          <w:pPr>
            <w:pStyle w:val="21"/>
            <w:tabs>
              <w:tab w:val="left" w:pos="1050"/>
              <w:tab w:val="right" w:leader="dot" w:pos="8721"/>
            </w:tabs>
            <w:rPr>
              <w:noProof/>
            </w:rPr>
          </w:pPr>
          <w:hyperlink w:anchor="_Toc510169344" w:history="1">
            <w:r w:rsidR="00781CF3" w:rsidRPr="00CB1FFF">
              <w:rPr>
                <w:rStyle w:val="a8"/>
                <w:noProof/>
              </w:rPr>
              <w:t>1.5</w:t>
            </w:r>
            <w:r w:rsidR="00781CF3">
              <w:rPr>
                <w:noProof/>
              </w:rPr>
              <w:tab/>
            </w:r>
            <w:r w:rsidR="00781CF3" w:rsidRPr="00CB1FFF">
              <w:rPr>
                <w:rStyle w:val="a8"/>
                <w:noProof/>
              </w:rPr>
              <w:t>论文研究内容</w:t>
            </w:r>
            <w:r w:rsidR="00781CF3">
              <w:rPr>
                <w:noProof/>
                <w:webHidden/>
              </w:rPr>
              <w:tab/>
            </w:r>
            <w:r w:rsidR="00781CF3">
              <w:rPr>
                <w:noProof/>
                <w:webHidden/>
              </w:rPr>
              <w:fldChar w:fldCharType="begin"/>
            </w:r>
            <w:r w:rsidR="00781CF3">
              <w:rPr>
                <w:noProof/>
                <w:webHidden/>
              </w:rPr>
              <w:instrText xml:space="preserve"> PAGEREF _Toc510169344 \h </w:instrText>
            </w:r>
            <w:r w:rsidR="00781CF3">
              <w:rPr>
                <w:noProof/>
                <w:webHidden/>
              </w:rPr>
            </w:r>
            <w:r w:rsidR="00781CF3">
              <w:rPr>
                <w:noProof/>
                <w:webHidden/>
              </w:rPr>
              <w:fldChar w:fldCharType="separate"/>
            </w:r>
            <w:r w:rsidR="00781CF3">
              <w:rPr>
                <w:noProof/>
                <w:webHidden/>
              </w:rPr>
              <w:t>9</w:t>
            </w:r>
            <w:r w:rsidR="00781CF3">
              <w:rPr>
                <w:noProof/>
                <w:webHidden/>
              </w:rPr>
              <w:fldChar w:fldCharType="end"/>
            </w:r>
          </w:hyperlink>
        </w:p>
        <w:p w14:paraId="43F7F843" w14:textId="0E0B8214" w:rsidR="00781CF3" w:rsidRDefault="00DF2EC5">
          <w:pPr>
            <w:pStyle w:val="21"/>
            <w:tabs>
              <w:tab w:val="left" w:pos="1050"/>
              <w:tab w:val="right" w:leader="dot" w:pos="8721"/>
            </w:tabs>
            <w:rPr>
              <w:noProof/>
            </w:rPr>
          </w:pPr>
          <w:hyperlink w:anchor="_Toc510169345" w:history="1">
            <w:r w:rsidR="00781CF3" w:rsidRPr="00CB1FFF">
              <w:rPr>
                <w:rStyle w:val="a8"/>
                <w:noProof/>
              </w:rPr>
              <w:t>1.6</w:t>
            </w:r>
            <w:r w:rsidR="00781CF3">
              <w:rPr>
                <w:noProof/>
              </w:rPr>
              <w:tab/>
            </w:r>
            <w:r w:rsidR="00781CF3" w:rsidRPr="00CB1FFF">
              <w:rPr>
                <w:rStyle w:val="a8"/>
                <w:noProof/>
              </w:rPr>
              <w:t>论文组织结构</w:t>
            </w:r>
            <w:r w:rsidR="00781CF3">
              <w:rPr>
                <w:noProof/>
                <w:webHidden/>
              </w:rPr>
              <w:tab/>
            </w:r>
            <w:r w:rsidR="00781CF3">
              <w:rPr>
                <w:noProof/>
                <w:webHidden/>
              </w:rPr>
              <w:fldChar w:fldCharType="begin"/>
            </w:r>
            <w:r w:rsidR="00781CF3">
              <w:rPr>
                <w:noProof/>
                <w:webHidden/>
              </w:rPr>
              <w:instrText xml:space="preserve"> PAGEREF _Toc510169345 \h </w:instrText>
            </w:r>
            <w:r w:rsidR="00781CF3">
              <w:rPr>
                <w:noProof/>
                <w:webHidden/>
              </w:rPr>
            </w:r>
            <w:r w:rsidR="00781CF3">
              <w:rPr>
                <w:noProof/>
                <w:webHidden/>
              </w:rPr>
              <w:fldChar w:fldCharType="separate"/>
            </w:r>
            <w:r w:rsidR="00781CF3">
              <w:rPr>
                <w:noProof/>
                <w:webHidden/>
              </w:rPr>
              <w:t>9</w:t>
            </w:r>
            <w:r w:rsidR="00781CF3">
              <w:rPr>
                <w:noProof/>
                <w:webHidden/>
              </w:rPr>
              <w:fldChar w:fldCharType="end"/>
            </w:r>
          </w:hyperlink>
        </w:p>
        <w:p w14:paraId="1AFBFB0F" w14:textId="5EC09AA1" w:rsidR="00781CF3" w:rsidRDefault="00DF2EC5">
          <w:pPr>
            <w:pStyle w:val="21"/>
            <w:tabs>
              <w:tab w:val="left" w:pos="1050"/>
              <w:tab w:val="right" w:leader="dot" w:pos="8721"/>
            </w:tabs>
            <w:rPr>
              <w:noProof/>
            </w:rPr>
          </w:pPr>
          <w:hyperlink w:anchor="_Toc510169346" w:history="1">
            <w:r w:rsidR="00781CF3" w:rsidRPr="00CB1FFF">
              <w:rPr>
                <w:rStyle w:val="a8"/>
                <w:noProof/>
              </w:rPr>
              <w:t>1.7</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_Toc510169346 \h </w:instrText>
            </w:r>
            <w:r w:rsidR="00781CF3">
              <w:rPr>
                <w:noProof/>
                <w:webHidden/>
              </w:rPr>
            </w:r>
            <w:r w:rsidR="00781CF3">
              <w:rPr>
                <w:noProof/>
                <w:webHidden/>
              </w:rPr>
              <w:fldChar w:fldCharType="separate"/>
            </w:r>
            <w:r w:rsidR="00781CF3">
              <w:rPr>
                <w:noProof/>
                <w:webHidden/>
              </w:rPr>
              <w:t>10</w:t>
            </w:r>
            <w:r w:rsidR="00781CF3">
              <w:rPr>
                <w:noProof/>
                <w:webHidden/>
              </w:rPr>
              <w:fldChar w:fldCharType="end"/>
            </w:r>
          </w:hyperlink>
        </w:p>
        <w:p w14:paraId="4FDB2452" w14:textId="16DF203E" w:rsidR="00781CF3" w:rsidRDefault="00DF2EC5">
          <w:pPr>
            <w:pStyle w:val="11"/>
            <w:tabs>
              <w:tab w:val="right" w:leader="dot" w:pos="8721"/>
            </w:tabs>
            <w:rPr>
              <w:noProof/>
            </w:rPr>
          </w:pPr>
          <w:hyperlink w:anchor="_Toc510169353" w:history="1">
            <w:r w:rsidR="00781CF3" w:rsidRPr="00CB1FFF">
              <w:rPr>
                <w:rStyle w:val="a8"/>
                <w:noProof/>
              </w:rPr>
              <w:t>第二章 基本概念及相关技术介绍</w:t>
            </w:r>
            <w:r w:rsidR="00781CF3">
              <w:rPr>
                <w:noProof/>
                <w:webHidden/>
              </w:rPr>
              <w:tab/>
            </w:r>
            <w:r w:rsidR="00781CF3">
              <w:rPr>
                <w:noProof/>
                <w:webHidden/>
              </w:rPr>
              <w:fldChar w:fldCharType="begin"/>
            </w:r>
            <w:r w:rsidR="00781CF3">
              <w:rPr>
                <w:noProof/>
                <w:webHidden/>
              </w:rPr>
              <w:instrText xml:space="preserve"> PAGEREF _Toc510169353 \h </w:instrText>
            </w:r>
            <w:r w:rsidR="00781CF3">
              <w:rPr>
                <w:noProof/>
                <w:webHidden/>
              </w:rPr>
            </w:r>
            <w:r w:rsidR="00781CF3">
              <w:rPr>
                <w:noProof/>
                <w:webHidden/>
              </w:rPr>
              <w:fldChar w:fldCharType="separate"/>
            </w:r>
            <w:r w:rsidR="00781CF3">
              <w:rPr>
                <w:noProof/>
                <w:webHidden/>
              </w:rPr>
              <w:t>11</w:t>
            </w:r>
            <w:r w:rsidR="00781CF3">
              <w:rPr>
                <w:noProof/>
                <w:webHidden/>
              </w:rPr>
              <w:fldChar w:fldCharType="end"/>
            </w:r>
          </w:hyperlink>
        </w:p>
        <w:p w14:paraId="250D4EA2" w14:textId="390EAA2D" w:rsidR="00781CF3" w:rsidRDefault="00DF2EC5">
          <w:pPr>
            <w:pStyle w:val="21"/>
            <w:tabs>
              <w:tab w:val="left" w:pos="1050"/>
              <w:tab w:val="right" w:leader="dot" w:pos="8721"/>
            </w:tabs>
            <w:rPr>
              <w:noProof/>
            </w:rPr>
          </w:pPr>
          <w:hyperlink w:anchor="_Toc510169355" w:history="1">
            <w:r w:rsidR="00781CF3" w:rsidRPr="00CB1FFF">
              <w:rPr>
                <w:rStyle w:val="a8"/>
                <w:noProof/>
              </w:rPr>
              <w:t>2.1</w:t>
            </w:r>
            <w:r w:rsidR="00781CF3">
              <w:rPr>
                <w:noProof/>
              </w:rPr>
              <w:tab/>
            </w:r>
            <w:r w:rsidR="00781CF3" w:rsidRPr="00CB1FFF">
              <w:rPr>
                <w:rStyle w:val="a8"/>
                <w:noProof/>
              </w:rPr>
              <w:t>J2EE 框架简介</w:t>
            </w:r>
            <w:r w:rsidR="00781CF3">
              <w:rPr>
                <w:noProof/>
                <w:webHidden/>
              </w:rPr>
              <w:tab/>
            </w:r>
            <w:r w:rsidR="00781CF3">
              <w:rPr>
                <w:noProof/>
                <w:webHidden/>
              </w:rPr>
              <w:fldChar w:fldCharType="begin"/>
            </w:r>
            <w:r w:rsidR="00781CF3">
              <w:rPr>
                <w:noProof/>
                <w:webHidden/>
              </w:rPr>
              <w:instrText xml:space="preserve"> PAGEREF _Toc510169355 \h </w:instrText>
            </w:r>
            <w:r w:rsidR="00781CF3">
              <w:rPr>
                <w:noProof/>
                <w:webHidden/>
              </w:rPr>
            </w:r>
            <w:r w:rsidR="00781CF3">
              <w:rPr>
                <w:noProof/>
                <w:webHidden/>
              </w:rPr>
              <w:fldChar w:fldCharType="separate"/>
            </w:r>
            <w:r w:rsidR="00781CF3">
              <w:rPr>
                <w:noProof/>
                <w:webHidden/>
              </w:rPr>
              <w:t>11</w:t>
            </w:r>
            <w:r w:rsidR="00781CF3">
              <w:rPr>
                <w:noProof/>
                <w:webHidden/>
              </w:rPr>
              <w:fldChar w:fldCharType="end"/>
            </w:r>
          </w:hyperlink>
        </w:p>
        <w:p w14:paraId="0A8E6576" w14:textId="207124E0" w:rsidR="00781CF3" w:rsidRDefault="00DF2EC5">
          <w:pPr>
            <w:pStyle w:val="21"/>
            <w:tabs>
              <w:tab w:val="left" w:pos="1050"/>
              <w:tab w:val="right" w:leader="dot" w:pos="8721"/>
            </w:tabs>
            <w:rPr>
              <w:noProof/>
            </w:rPr>
          </w:pPr>
          <w:hyperlink w:anchor="_Toc510169356" w:history="1">
            <w:r w:rsidR="00781CF3" w:rsidRPr="00CB1FFF">
              <w:rPr>
                <w:rStyle w:val="a8"/>
                <w:noProof/>
              </w:rPr>
              <w:t>2.2</w:t>
            </w:r>
            <w:r w:rsidR="00781CF3">
              <w:rPr>
                <w:noProof/>
              </w:rPr>
              <w:tab/>
            </w:r>
            <w:r w:rsidR="00781CF3" w:rsidRPr="00CB1FFF">
              <w:rPr>
                <w:rStyle w:val="a8"/>
                <w:noProof/>
              </w:rPr>
              <w:t>Postman 工具简介</w:t>
            </w:r>
            <w:r w:rsidR="00781CF3">
              <w:rPr>
                <w:noProof/>
                <w:webHidden/>
              </w:rPr>
              <w:tab/>
            </w:r>
            <w:r w:rsidR="00781CF3">
              <w:rPr>
                <w:noProof/>
                <w:webHidden/>
              </w:rPr>
              <w:fldChar w:fldCharType="begin"/>
            </w:r>
            <w:r w:rsidR="00781CF3">
              <w:rPr>
                <w:noProof/>
                <w:webHidden/>
              </w:rPr>
              <w:instrText xml:space="preserve"> PAGEREF _Toc510169356 \h </w:instrText>
            </w:r>
            <w:r w:rsidR="00781CF3">
              <w:rPr>
                <w:noProof/>
                <w:webHidden/>
              </w:rPr>
            </w:r>
            <w:r w:rsidR="00781CF3">
              <w:rPr>
                <w:noProof/>
                <w:webHidden/>
              </w:rPr>
              <w:fldChar w:fldCharType="separate"/>
            </w:r>
            <w:r w:rsidR="00781CF3">
              <w:rPr>
                <w:noProof/>
                <w:webHidden/>
              </w:rPr>
              <w:t>11</w:t>
            </w:r>
            <w:r w:rsidR="00781CF3">
              <w:rPr>
                <w:noProof/>
                <w:webHidden/>
              </w:rPr>
              <w:fldChar w:fldCharType="end"/>
            </w:r>
          </w:hyperlink>
        </w:p>
        <w:p w14:paraId="13D713B8" w14:textId="3448D573" w:rsidR="00781CF3" w:rsidRDefault="00DF2EC5">
          <w:pPr>
            <w:pStyle w:val="21"/>
            <w:tabs>
              <w:tab w:val="left" w:pos="1050"/>
              <w:tab w:val="right" w:leader="dot" w:pos="8721"/>
            </w:tabs>
            <w:rPr>
              <w:noProof/>
            </w:rPr>
          </w:pPr>
          <w:hyperlink w:anchor="_Toc510169358" w:history="1">
            <w:r w:rsidR="00781CF3" w:rsidRPr="00CB1FFF">
              <w:rPr>
                <w:rStyle w:val="a8"/>
                <w:noProof/>
              </w:rPr>
              <w:t>2.3</w:t>
            </w:r>
            <w:r w:rsidR="00781CF3">
              <w:rPr>
                <w:noProof/>
              </w:rPr>
              <w:tab/>
            </w:r>
            <w:r w:rsidR="00781CF3" w:rsidRPr="00CB1FFF">
              <w:rPr>
                <w:rStyle w:val="a8"/>
                <w:noProof/>
              </w:rPr>
              <w:t>SSM框架的优势</w:t>
            </w:r>
            <w:r w:rsidR="00781CF3">
              <w:rPr>
                <w:noProof/>
                <w:webHidden/>
              </w:rPr>
              <w:tab/>
            </w:r>
            <w:r w:rsidR="00781CF3">
              <w:rPr>
                <w:noProof/>
                <w:webHidden/>
              </w:rPr>
              <w:fldChar w:fldCharType="begin"/>
            </w:r>
            <w:r w:rsidR="00781CF3">
              <w:rPr>
                <w:noProof/>
                <w:webHidden/>
              </w:rPr>
              <w:instrText xml:space="preserve"> PAGEREF _Toc510169358 \h </w:instrText>
            </w:r>
            <w:r w:rsidR="00781CF3">
              <w:rPr>
                <w:noProof/>
                <w:webHidden/>
              </w:rPr>
            </w:r>
            <w:r w:rsidR="00781CF3">
              <w:rPr>
                <w:noProof/>
                <w:webHidden/>
              </w:rPr>
              <w:fldChar w:fldCharType="separate"/>
            </w:r>
            <w:r w:rsidR="00781CF3">
              <w:rPr>
                <w:noProof/>
                <w:webHidden/>
              </w:rPr>
              <w:t>12</w:t>
            </w:r>
            <w:r w:rsidR="00781CF3">
              <w:rPr>
                <w:noProof/>
                <w:webHidden/>
              </w:rPr>
              <w:fldChar w:fldCharType="end"/>
            </w:r>
          </w:hyperlink>
        </w:p>
        <w:p w14:paraId="3D1C47FF" w14:textId="49CE00F9" w:rsidR="00781CF3" w:rsidRDefault="00DF2EC5">
          <w:pPr>
            <w:pStyle w:val="21"/>
            <w:tabs>
              <w:tab w:val="left" w:pos="1050"/>
              <w:tab w:val="right" w:leader="dot" w:pos="8721"/>
            </w:tabs>
            <w:rPr>
              <w:noProof/>
            </w:rPr>
          </w:pPr>
          <w:hyperlink w:anchor="_Toc510169359" w:history="1">
            <w:r w:rsidR="00781CF3" w:rsidRPr="00CB1FFF">
              <w:rPr>
                <w:rStyle w:val="a8"/>
                <w:noProof/>
              </w:rPr>
              <w:t>2.4</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_Toc510169359 \h </w:instrText>
            </w:r>
            <w:r w:rsidR="00781CF3">
              <w:rPr>
                <w:noProof/>
                <w:webHidden/>
              </w:rPr>
            </w:r>
            <w:r w:rsidR="00781CF3">
              <w:rPr>
                <w:noProof/>
                <w:webHidden/>
              </w:rPr>
              <w:fldChar w:fldCharType="separate"/>
            </w:r>
            <w:r w:rsidR="00781CF3">
              <w:rPr>
                <w:noProof/>
                <w:webHidden/>
              </w:rPr>
              <w:t>14</w:t>
            </w:r>
            <w:r w:rsidR="00781CF3">
              <w:rPr>
                <w:noProof/>
                <w:webHidden/>
              </w:rPr>
              <w:fldChar w:fldCharType="end"/>
            </w:r>
          </w:hyperlink>
        </w:p>
        <w:p w14:paraId="0102C66D" w14:textId="202F1AB4" w:rsidR="00781CF3" w:rsidRDefault="00DF2EC5">
          <w:pPr>
            <w:pStyle w:val="11"/>
            <w:tabs>
              <w:tab w:val="right" w:leader="dot" w:pos="8721"/>
            </w:tabs>
            <w:rPr>
              <w:noProof/>
            </w:rPr>
          </w:pPr>
          <w:hyperlink w:anchor="_Toc510169360" w:history="1">
            <w:r w:rsidR="00781CF3" w:rsidRPr="00CB1FFF">
              <w:rPr>
                <w:rStyle w:val="a8"/>
                <w:noProof/>
              </w:rPr>
              <w:t>第三章 系统需求分析</w:t>
            </w:r>
            <w:r w:rsidR="00781CF3">
              <w:rPr>
                <w:noProof/>
                <w:webHidden/>
              </w:rPr>
              <w:tab/>
            </w:r>
            <w:r w:rsidR="00781CF3">
              <w:rPr>
                <w:noProof/>
                <w:webHidden/>
              </w:rPr>
              <w:fldChar w:fldCharType="begin"/>
            </w:r>
            <w:r w:rsidR="00781CF3">
              <w:rPr>
                <w:noProof/>
                <w:webHidden/>
              </w:rPr>
              <w:instrText xml:space="preserve"> PAGEREF _Toc510169360 \h </w:instrText>
            </w:r>
            <w:r w:rsidR="00781CF3">
              <w:rPr>
                <w:noProof/>
                <w:webHidden/>
              </w:rPr>
            </w:r>
            <w:r w:rsidR="00781CF3">
              <w:rPr>
                <w:noProof/>
                <w:webHidden/>
              </w:rPr>
              <w:fldChar w:fldCharType="separate"/>
            </w:r>
            <w:r w:rsidR="00781CF3">
              <w:rPr>
                <w:noProof/>
                <w:webHidden/>
              </w:rPr>
              <w:t>15</w:t>
            </w:r>
            <w:r w:rsidR="00781CF3">
              <w:rPr>
                <w:noProof/>
                <w:webHidden/>
              </w:rPr>
              <w:fldChar w:fldCharType="end"/>
            </w:r>
          </w:hyperlink>
        </w:p>
        <w:p w14:paraId="6282ED55" w14:textId="00B5568E" w:rsidR="00781CF3" w:rsidRDefault="00DF2EC5">
          <w:pPr>
            <w:pStyle w:val="21"/>
            <w:tabs>
              <w:tab w:val="left" w:pos="1050"/>
              <w:tab w:val="right" w:leader="dot" w:pos="8721"/>
            </w:tabs>
            <w:rPr>
              <w:noProof/>
            </w:rPr>
          </w:pPr>
          <w:hyperlink w:anchor="_Toc510169362" w:history="1">
            <w:r w:rsidR="00781CF3" w:rsidRPr="00CB1FFF">
              <w:rPr>
                <w:rStyle w:val="a8"/>
                <w:noProof/>
              </w:rPr>
              <w:t>3.1</w:t>
            </w:r>
            <w:r w:rsidR="00781CF3">
              <w:rPr>
                <w:noProof/>
              </w:rPr>
              <w:tab/>
            </w:r>
            <w:r w:rsidR="00781CF3" w:rsidRPr="00CB1FFF">
              <w:rPr>
                <w:rStyle w:val="a8"/>
                <w:noProof/>
              </w:rPr>
              <w:t>可行性分析</w:t>
            </w:r>
            <w:r w:rsidR="00781CF3">
              <w:rPr>
                <w:noProof/>
                <w:webHidden/>
              </w:rPr>
              <w:tab/>
            </w:r>
            <w:r w:rsidR="00781CF3">
              <w:rPr>
                <w:noProof/>
                <w:webHidden/>
              </w:rPr>
              <w:fldChar w:fldCharType="begin"/>
            </w:r>
            <w:r w:rsidR="00781CF3">
              <w:rPr>
                <w:noProof/>
                <w:webHidden/>
              </w:rPr>
              <w:instrText xml:space="preserve"> PAGEREF _Toc510169362 \h </w:instrText>
            </w:r>
            <w:r w:rsidR="00781CF3">
              <w:rPr>
                <w:noProof/>
                <w:webHidden/>
              </w:rPr>
            </w:r>
            <w:r w:rsidR="00781CF3">
              <w:rPr>
                <w:noProof/>
                <w:webHidden/>
              </w:rPr>
              <w:fldChar w:fldCharType="separate"/>
            </w:r>
            <w:r w:rsidR="00781CF3">
              <w:rPr>
                <w:noProof/>
                <w:webHidden/>
              </w:rPr>
              <w:t>15</w:t>
            </w:r>
            <w:r w:rsidR="00781CF3">
              <w:rPr>
                <w:noProof/>
                <w:webHidden/>
              </w:rPr>
              <w:fldChar w:fldCharType="end"/>
            </w:r>
          </w:hyperlink>
        </w:p>
        <w:p w14:paraId="53D7B663" w14:textId="7D52B6B4" w:rsidR="00781CF3" w:rsidRDefault="00DF2EC5">
          <w:pPr>
            <w:pStyle w:val="31"/>
            <w:tabs>
              <w:tab w:val="left" w:pos="1680"/>
              <w:tab w:val="right" w:leader="dot" w:pos="8721"/>
            </w:tabs>
            <w:rPr>
              <w:noProof/>
            </w:rPr>
          </w:pPr>
          <w:hyperlink w:anchor="_Toc510169367" w:history="1">
            <w:r w:rsidR="00781CF3" w:rsidRPr="00CB1FFF">
              <w:rPr>
                <w:rStyle w:val="a8"/>
                <w:noProof/>
              </w:rPr>
              <w:t>3.1.1</w:t>
            </w:r>
            <w:r w:rsidR="00781CF3">
              <w:rPr>
                <w:noProof/>
              </w:rPr>
              <w:tab/>
            </w:r>
            <w:r w:rsidR="00781CF3" w:rsidRPr="00CB1FFF">
              <w:rPr>
                <w:rStyle w:val="a8"/>
                <w:noProof/>
              </w:rPr>
              <w:t>技术可行性</w:t>
            </w:r>
            <w:r w:rsidR="00781CF3">
              <w:rPr>
                <w:noProof/>
                <w:webHidden/>
              </w:rPr>
              <w:tab/>
            </w:r>
            <w:r w:rsidR="00781CF3">
              <w:rPr>
                <w:noProof/>
                <w:webHidden/>
              </w:rPr>
              <w:fldChar w:fldCharType="begin"/>
            </w:r>
            <w:r w:rsidR="00781CF3">
              <w:rPr>
                <w:noProof/>
                <w:webHidden/>
              </w:rPr>
              <w:instrText xml:space="preserve"> PAGEREF _Toc510169367 \h </w:instrText>
            </w:r>
            <w:r w:rsidR="00781CF3">
              <w:rPr>
                <w:noProof/>
                <w:webHidden/>
              </w:rPr>
            </w:r>
            <w:r w:rsidR="00781CF3">
              <w:rPr>
                <w:noProof/>
                <w:webHidden/>
              </w:rPr>
              <w:fldChar w:fldCharType="separate"/>
            </w:r>
            <w:r w:rsidR="00781CF3">
              <w:rPr>
                <w:noProof/>
                <w:webHidden/>
              </w:rPr>
              <w:t>15</w:t>
            </w:r>
            <w:r w:rsidR="00781CF3">
              <w:rPr>
                <w:noProof/>
                <w:webHidden/>
              </w:rPr>
              <w:fldChar w:fldCharType="end"/>
            </w:r>
          </w:hyperlink>
        </w:p>
        <w:p w14:paraId="157CD779" w14:textId="1FD592C9" w:rsidR="00781CF3" w:rsidRDefault="00DF2EC5">
          <w:pPr>
            <w:pStyle w:val="31"/>
            <w:tabs>
              <w:tab w:val="left" w:pos="1680"/>
              <w:tab w:val="right" w:leader="dot" w:pos="8721"/>
            </w:tabs>
            <w:rPr>
              <w:noProof/>
            </w:rPr>
          </w:pPr>
          <w:hyperlink w:anchor="_Toc510169368" w:history="1">
            <w:r w:rsidR="00781CF3" w:rsidRPr="00CB1FFF">
              <w:rPr>
                <w:rStyle w:val="a8"/>
                <w:noProof/>
              </w:rPr>
              <w:t>3.1.2</w:t>
            </w:r>
            <w:r w:rsidR="00781CF3">
              <w:rPr>
                <w:noProof/>
              </w:rPr>
              <w:tab/>
            </w:r>
            <w:r w:rsidR="00781CF3" w:rsidRPr="00CB1FFF">
              <w:rPr>
                <w:rStyle w:val="a8"/>
                <w:noProof/>
              </w:rPr>
              <w:t>经济可行性</w:t>
            </w:r>
            <w:r w:rsidR="00781CF3">
              <w:rPr>
                <w:noProof/>
                <w:webHidden/>
              </w:rPr>
              <w:tab/>
            </w:r>
            <w:r w:rsidR="00781CF3">
              <w:rPr>
                <w:noProof/>
                <w:webHidden/>
              </w:rPr>
              <w:fldChar w:fldCharType="begin"/>
            </w:r>
            <w:r w:rsidR="00781CF3">
              <w:rPr>
                <w:noProof/>
                <w:webHidden/>
              </w:rPr>
              <w:instrText xml:space="preserve"> PAGEREF _Toc510169368 \h </w:instrText>
            </w:r>
            <w:r w:rsidR="00781CF3">
              <w:rPr>
                <w:noProof/>
                <w:webHidden/>
              </w:rPr>
            </w:r>
            <w:r w:rsidR="00781CF3">
              <w:rPr>
                <w:noProof/>
                <w:webHidden/>
              </w:rPr>
              <w:fldChar w:fldCharType="separate"/>
            </w:r>
            <w:r w:rsidR="00781CF3">
              <w:rPr>
                <w:noProof/>
                <w:webHidden/>
              </w:rPr>
              <w:t>15</w:t>
            </w:r>
            <w:r w:rsidR="00781CF3">
              <w:rPr>
                <w:noProof/>
                <w:webHidden/>
              </w:rPr>
              <w:fldChar w:fldCharType="end"/>
            </w:r>
          </w:hyperlink>
        </w:p>
        <w:p w14:paraId="7162F8D2" w14:textId="51AC44C1" w:rsidR="00781CF3" w:rsidRDefault="00DF2EC5">
          <w:pPr>
            <w:pStyle w:val="31"/>
            <w:tabs>
              <w:tab w:val="left" w:pos="1680"/>
              <w:tab w:val="right" w:leader="dot" w:pos="8721"/>
            </w:tabs>
            <w:rPr>
              <w:noProof/>
            </w:rPr>
          </w:pPr>
          <w:hyperlink w:anchor="_Toc510169369" w:history="1">
            <w:r w:rsidR="00781CF3" w:rsidRPr="00CB1FFF">
              <w:rPr>
                <w:rStyle w:val="a8"/>
                <w:noProof/>
              </w:rPr>
              <w:t>3.1.3</w:t>
            </w:r>
            <w:r w:rsidR="00781CF3">
              <w:rPr>
                <w:noProof/>
              </w:rPr>
              <w:tab/>
            </w:r>
            <w:r w:rsidR="00781CF3" w:rsidRPr="00CB1FFF">
              <w:rPr>
                <w:rStyle w:val="a8"/>
                <w:noProof/>
              </w:rPr>
              <w:t>运营可行性</w:t>
            </w:r>
            <w:r w:rsidR="00781CF3">
              <w:rPr>
                <w:noProof/>
                <w:webHidden/>
              </w:rPr>
              <w:tab/>
            </w:r>
            <w:r w:rsidR="00781CF3">
              <w:rPr>
                <w:noProof/>
                <w:webHidden/>
              </w:rPr>
              <w:fldChar w:fldCharType="begin"/>
            </w:r>
            <w:r w:rsidR="00781CF3">
              <w:rPr>
                <w:noProof/>
                <w:webHidden/>
              </w:rPr>
              <w:instrText xml:space="preserve"> PAGEREF _Toc510169369 \h </w:instrText>
            </w:r>
            <w:r w:rsidR="00781CF3">
              <w:rPr>
                <w:noProof/>
                <w:webHidden/>
              </w:rPr>
            </w:r>
            <w:r w:rsidR="00781CF3">
              <w:rPr>
                <w:noProof/>
                <w:webHidden/>
              </w:rPr>
              <w:fldChar w:fldCharType="separate"/>
            </w:r>
            <w:r w:rsidR="00781CF3">
              <w:rPr>
                <w:noProof/>
                <w:webHidden/>
              </w:rPr>
              <w:t>16</w:t>
            </w:r>
            <w:r w:rsidR="00781CF3">
              <w:rPr>
                <w:noProof/>
                <w:webHidden/>
              </w:rPr>
              <w:fldChar w:fldCharType="end"/>
            </w:r>
          </w:hyperlink>
        </w:p>
        <w:p w14:paraId="7CF09582" w14:textId="49276C9D" w:rsidR="00781CF3" w:rsidRDefault="00DF2EC5">
          <w:pPr>
            <w:pStyle w:val="21"/>
            <w:tabs>
              <w:tab w:val="left" w:pos="1050"/>
              <w:tab w:val="right" w:leader="dot" w:pos="8721"/>
            </w:tabs>
            <w:rPr>
              <w:noProof/>
            </w:rPr>
          </w:pPr>
          <w:hyperlink w:anchor="_Toc510169370" w:history="1">
            <w:r w:rsidR="00781CF3" w:rsidRPr="00CB1FFF">
              <w:rPr>
                <w:rStyle w:val="a8"/>
                <w:noProof/>
              </w:rPr>
              <w:t>3.2</w:t>
            </w:r>
            <w:r w:rsidR="00781CF3">
              <w:rPr>
                <w:noProof/>
              </w:rPr>
              <w:tab/>
            </w:r>
            <w:r w:rsidR="00781CF3" w:rsidRPr="00CB1FFF">
              <w:rPr>
                <w:rStyle w:val="a8"/>
                <w:noProof/>
              </w:rPr>
              <w:t>业务流程分析</w:t>
            </w:r>
            <w:r w:rsidR="00781CF3">
              <w:rPr>
                <w:noProof/>
                <w:webHidden/>
              </w:rPr>
              <w:tab/>
            </w:r>
            <w:r w:rsidR="00781CF3">
              <w:rPr>
                <w:noProof/>
                <w:webHidden/>
              </w:rPr>
              <w:fldChar w:fldCharType="begin"/>
            </w:r>
            <w:r w:rsidR="00781CF3">
              <w:rPr>
                <w:noProof/>
                <w:webHidden/>
              </w:rPr>
              <w:instrText xml:space="preserve"> PAGEREF _Toc510169370 \h </w:instrText>
            </w:r>
            <w:r w:rsidR="00781CF3">
              <w:rPr>
                <w:noProof/>
                <w:webHidden/>
              </w:rPr>
            </w:r>
            <w:r w:rsidR="00781CF3">
              <w:rPr>
                <w:noProof/>
                <w:webHidden/>
              </w:rPr>
              <w:fldChar w:fldCharType="separate"/>
            </w:r>
            <w:r w:rsidR="00781CF3">
              <w:rPr>
                <w:noProof/>
                <w:webHidden/>
              </w:rPr>
              <w:t>16</w:t>
            </w:r>
            <w:r w:rsidR="00781CF3">
              <w:rPr>
                <w:noProof/>
                <w:webHidden/>
              </w:rPr>
              <w:fldChar w:fldCharType="end"/>
            </w:r>
          </w:hyperlink>
        </w:p>
        <w:p w14:paraId="34A49AEE" w14:textId="28F317B6" w:rsidR="00781CF3" w:rsidRDefault="00DF2EC5">
          <w:pPr>
            <w:pStyle w:val="21"/>
            <w:tabs>
              <w:tab w:val="left" w:pos="1050"/>
              <w:tab w:val="right" w:leader="dot" w:pos="8721"/>
            </w:tabs>
            <w:rPr>
              <w:noProof/>
            </w:rPr>
          </w:pPr>
          <w:hyperlink w:anchor="_Toc510169371" w:history="1">
            <w:r w:rsidR="00781CF3" w:rsidRPr="00CB1FFF">
              <w:rPr>
                <w:rStyle w:val="a8"/>
                <w:noProof/>
              </w:rPr>
              <w:t>3.3</w:t>
            </w:r>
            <w:r w:rsidR="00781CF3">
              <w:rPr>
                <w:noProof/>
              </w:rPr>
              <w:tab/>
            </w:r>
            <w:r w:rsidR="00781CF3" w:rsidRPr="00CB1FFF">
              <w:rPr>
                <w:rStyle w:val="a8"/>
                <w:noProof/>
              </w:rPr>
              <w:t>用户角色分析</w:t>
            </w:r>
            <w:r w:rsidR="00781CF3">
              <w:rPr>
                <w:noProof/>
                <w:webHidden/>
              </w:rPr>
              <w:tab/>
            </w:r>
            <w:r w:rsidR="00781CF3">
              <w:rPr>
                <w:noProof/>
                <w:webHidden/>
              </w:rPr>
              <w:fldChar w:fldCharType="begin"/>
            </w:r>
            <w:r w:rsidR="00781CF3">
              <w:rPr>
                <w:noProof/>
                <w:webHidden/>
              </w:rPr>
              <w:instrText xml:space="preserve"> PAGEREF _Toc510169371 \h </w:instrText>
            </w:r>
            <w:r w:rsidR="00781CF3">
              <w:rPr>
                <w:noProof/>
                <w:webHidden/>
              </w:rPr>
            </w:r>
            <w:r w:rsidR="00781CF3">
              <w:rPr>
                <w:noProof/>
                <w:webHidden/>
              </w:rPr>
              <w:fldChar w:fldCharType="separate"/>
            </w:r>
            <w:r w:rsidR="00781CF3">
              <w:rPr>
                <w:noProof/>
                <w:webHidden/>
              </w:rPr>
              <w:t>17</w:t>
            </w:r>
            <w:r w:rsidR="00781CF3">
              <w:rPr>
                <w:noProof/>
                <w:webHidden/>
              </w:rPr>
              <w:fldChar w:fldCharType="end"/>
            </w:r>
          </w:hyperlink>
        </w:p>
        <w:p w14:paraId="29D87C4C" w14:textId="556EE240" w:rsidR="00781CF3" w:rsidRDefault="00DF2EC5">
          <w:pPr>
            <w:pStyle w:val="21"/>
            <w:tabs>
              <w:tab w:val="left" w:pos="1050"/>
              <w:tab w:val="right" w:leader="dot" w:pos="8721"/>
            </w:tabs>
            <w:rPr>
              <w:noProof/>
            </w:rPr>
          </w:pPr>
          <w:hyperlink w:anchor="_Toc510169372" w:history="1">
            <w:r w:rsidR="00781CF3" w:rsidRPr="00CB1FFF">
              <w:rPr>
                <w:rStyle w:val="a8"/>
                <w:noProof/>
              </w:rPr>
              <w:t>3.4</w:t>
            </w:r>
            <w:r w:rsidR="00781CF3">
              <w:rPr>
                <w:noProof/>
              </w:rPr>
              <w:tab/>
            </w:r>
            <w:r w:rsidR="00781CF3" w:rsidRPr="00CB1FFF">
              <w:rPr>
                <w:rStyle w:val="a8"/>
                <w:noProof/>
              </w:rPr>
              <w:t>功能需求分析</w:t>
            </w:r>
            <w:r w:rsidR="00781CF3">
              <w:rPr>
                <w:noProof/>
                <w:webHidden/>
              </w:rPr>
              <w:tab/>
            </w:r>
            <w:r w:rsidR="00781CF3">
              <w:rPr>
                <w:noProof/>
                <w:webHidden/>
              </w:rPr>
              <w:fldChar w:fldCharType="begin"/>
            </w:r>
            <w:r w:rsidR="00781CF3">
              <w:rPr>
                <w:noProof/>
                <w:webHidden/>
              </w:rPr>
              <w:instrText xml:space="preserve"> PAGEREF _Toc510169372 \h </w:instrText>
            </w:r>
            <w:r w:rsidR="00781CF3">
              <w:rPr>
                <w:noProof/>
                <w:webHidden/>
              </w:rPr>
            </w:r>
            <w:r w:rsidR="00781CF3">
              <w:rPr>
                <w:noProof/>
                <w:webHidden/>
              </w:rPr>
              <w:fldChar w:fldCharType="separate"/>
            </w:r>
            <w:r w:rsidR="00781CF3">
              <w:rPr>
                <w:noProof/>
                <w:webHidden/>
              </w:rPr>
              <w:t>18</w:t>
            </w:r>
            <w:r w:rsidR="00781CF3">
              <w:rPr>
                <w:noProof/>
                <w:webHidden/>
              </w:rPr>
              <w:fldChar w:fldCharType="end"/>
            </w:r>
          </w:hyperlink>
        </w:p>
        <w:p w14:paraId="71252F4C" w14:textId="7460D195" w:rsidR="00781CF3" w:rsidRDefault="00DF2EC5">
          <w:pPr>
            <w:pStyle w:val="31"/>
            <w:tabs>
              <w:tab w:val="left" w:pos="1680"/>
              <w:tab w:val="right" w:leader="dot" w:pos="8721"/>
            </w:tabs>
            <w:rPr>
              <w:noProof/>
            </w:rPr>
          </w:pPr>
          <w:hyperlink w:anchor="_Toc510169384" w:history="1">
            <w:r w:rsidR="00781CF3" w:rsidRPr="00CB1FFF">
              <w:rPr>
                <w:rStyle w:val="a8"/>
                <w:noProof/>
              </w:rPr>
              <w:t>3.4.1</w:t>
            </w:r>
            <w:r w:rsidR="00781CF3">
              <w:rPr>
                <w:noProof/>
              </w:rPr>
              <w:tab/>
            </w:r>
            <w:r w:rsidR="00781CF3" w:rsidRPr="00CB1FFF">
              <w:rPr>
                <w:rStyle w:val="a8"/>
                <w:noProof/>
              </w:rPr>
              <w:t>学院宣传模块</w:t>
            </w:r>
            <w:r w:rsidR="00781CF3">
              <w:rPr>
                <w:noProof/>
                <w:webHidden/>
              </w:rPr>
              <w:tab/>
            </w:r>
            <w:r w:rsidR="00781CF3">
              <w:rPr>
                <w:noProof/>
                <w:webHidden/>
              </w:rPr>
              <w:fldChar w:fldCharType="begin"/>
            </w:r>
            <w:r w:rsidR="00781CF3">
              <w:rPr>
                <w:noProof/>
                <w:webHidden/>
              </w:rPr>
              <w:instrText xml:space="preserve"> PAGEREF _Toc510169384 \h </w:instrText>
            </w:r>
            <w:r w:rsidR="00781CF3">
              <w:rPr>
                <w:noProof/>
                <w:webHidden/>
              </w:rPr>
            </w:r>
            <w:r w:rsidR="00781CF3">
              <w:rPr>
                <w:noProof/>
                <w:webHidden/>
              </w:rPr>
              <w:fldChar w:fldCharType="separate"/>
            </w:r>
            <w:r w:rsidR="00781CF3">
              <w:rPr>
                <w:noProof/>
                <w:webHidden/>
              </w:rPr>
              <w:t>18</w:t>
            </w:r>
            <w:r w:rsidR="00781CF3">
              <w:rPr>
                <w:noProof/>
                <w:webHidden/>
              </w:rPr>
              <w:fldChar w:fldCharType="end"/>
            </w:r>
          </w:hyperlink>
        </w:p>
        <w:p w14:paraId="3A945F96" w14:textId="57BDD29D" w:rsidR="00781CF3" w:rsidRDefault="00DF2EC5">
          <w:pPr>
            <w:pStyle w:val="31"/>
            <w:tabs>
              <w:tab w:val="left" w:pos="1680"/>
              <w:tab w:val="right" w:leader="dot" w:pos="8721"/>
            </w:tabs>
            <w:rPr>
              <w:noProof/>
            </w:rPr>
          </w:pPr>
          <w:hyperlink w:anchor="_Toc510169385" w:history="1">
            <w:r w:rsidR="00781CF3" w:rsidRPr="00CB1FFF">
              <w:rPr>
                <w:rStyle w:val="a8"/>
                <w:noProof/>
              </w:rPr>
              <w:t>3.4.2</w:t>
            </w:r>
            <w:r w:rsidR="00781CF3">
              <w:rPr>
                <w:noProof/>
              </w:rPr>
              <w:tab/>
            </w:r>
            <w:r w:rsidR="00781CF3" w:rsidRPr="00CB1FFF">
              <w:rPr>
                <w:rStyle w:val="a8"/>
                <w:noProof/>
              </w:rPr>
              <w:t>新生基本信息模块</w:t>
            </w:r>
            <w:r w:rsidR="00781CF3">
              <w:rPr>
                <w:noProof/>
                <w:webHidden/>
              </w:rPr>
              <w:tab/>
            </w:r>
            <w:r w:rsidR="00781CF3">
              <w:rPr>
                <w:noProof/>
                <w:webHidden/>
              </w:rPr>
              <w:fldChar w:fldCharType="begin"/>
            </w:r>
            <w:r w:rsidR="00781CF3">
              <w:rPr>
                <w:noProof/>
                <w:webHidden/>
              </w:rPr>
              <w:instrText xml:space="preserve"> PAGEREF _Toc510169385 \h </w:instrText>
            </w:r>
            <w:r w:rsidR="00781CF3">
              <w:rPr>
                <w:noProof/>
                <w:webHidden/>
              </w:rPr>
            </w:r>
            <w:r w:rsidR="00781CF3">
              <w:rPr>
                <w:noProof/>
                <w:webHidden/>
              </w:rPr>
              <w:fldChar w:fldCharType="separate"/>
            </w:r>
            <w:r w:rsidR="00781CF3">
              <w:rPr>
                <w:noProof/>
                <w:webHidden/>
              </w:rPr>
              <w:t>20</w:t>
            </w:r>
            <w:r w:rsidR="00781CF3">
              <w:rPr>
                <w:noProof/>
                <w:webHidden/>
              </w:rPr>
              <w:fldChar w:fldCharType="end"/>
            </w:r>
          </w:hyperlink>
        </w:p>
        <w:p w14:paraId="6923C366" w14:textId="4E541834" w:rsidR="00781CF3" w:rsidRDefault="00DF2EC5">
          <w:pPr>
            <w:pStyle w:val="31"/>
            <w:tabs>
              <w:tab w:val="left" w:pos="1680"/>
              <w:tab w:val="right" w:leader="dot" w:pos="8721"/>
            </w:tabs>
            <w:rPr>
              <w:noProof/>
            </w:rPr>
          </w:pPr>
          <w:hyperlink w:anchor="_Toc510169386" w:history="1">
            <w:r w:rsidR="00781CF3" w:rsidRPr="00CB1FFF">
              <w:rPr>
                <w:rStyle w:val="a8"/>
                <w:noProof/>
              </w:rPr>
              <w:t>3.4.3</w:t>
            </w:r>
            <w:r w:rsidR="00781CF3">
              <w:rPr>
                <w:noProof/>
              </w:rPr>
              <w:tab/>
            </w:r>
            <w:r w:rsidR="00781CF3" w:rsidRPr="00CB1FFF">
              <w:rPr>
                <w:rStyle w:val="a8"/>
                <w:noProof/>
              </w:rPr>
              <w:t>考生数据提取模块</w:t>
            </w:r>
            <w:r w:rsidR="00781CF3">
              <w:rPr>
                <w:noProof/>
                <w:webHidden/>
              </w:rPr>
              <w:tab/>
            </w:r>
            <w:r w:rsidR="00781CF3">
              <w:rPr>
                <w:noProof/>
                <w:webHidden/>
              </w:rPr>
              <w:fldChar w:fldCharType="begin"/>
            </w:r>
            <w:r w:rsidR="00781CF3">
              <w:rPr>
                <w:noProof/>
                <w:webHidden/>
              </w:rPr>
              <w:instrText xml:space="preserve"> PAGEREF _Toc510169386 \h </w:instrText>
            </w:r>
            <w:r w:rsidR="00781CF3">
              <w:rPr>
                <w:noProof/>
                <w:webHidden/>
              </w:rPr>
            </w:r>
            <w:r w:rsidR="00781CF3">
              <w:rPr>
                <w:noProof/>
                <w:webHidden/>
              </w:rPr>
              <w:fldChar w:fldCharType="separate"/>
            </w:r>
            <w:r w:rsidR="00781CF3">
              <w:rPr>
                <w:noProof/>
                <w:webHidden/>
              </w:rPr>
              <w:t>21</w:t>
            </w:r>
            <w:r w:rsidR="00781CF3">
              <w:rPr>
                <w:noProof/>
                <w:webHidden/>
              </w:rPr>
              <w:fldChar w:fldCharType="end"/>
            </w:r>
          </w:hyperlink>
        </w:p>
        <w:p w14:paraId="1C0C0BF4" w14:textId="715C0313" w:rsidR="00781CF3" w:rsidRDefault="00DF2EC5">
          <w:pPr>
            <w:pStyle w:val="31"/>
            <w:tabs>
              <w:tab w:val="left" w:pos="1680"/>
              <w:tab w:val="right" w:leader="dot" w:pos="8721"/>
            </w:tabs>
            <w:rPr>
              <w:noProof/>
            </w:rPr>
          </w:pPr>
          <w:hyperlink w:anchor="_Toc510169387" w:history="1">
            <w:r w:rsidR="00781CF3" w:rsidRPr="00CB1FFF">
              <w:rPr>
                <w:rStyle w:val="a8"/>
                <w:noProof/>
              </w:rPr>
              <w:t>3.4.4</w:t>
            </w:r>
            <w:r w:rsidR="00781CF3">
              <w:rPr>
                <w:noProof/>
              </w:rPr>
              <w:tab/>
            </w:r>
            <w:r w:rsidR="00781CF3" w:rsidRPr="00CB1FFF">
              <w:rPr>
                <w:rStyle w:val="a8"/>
                <w:noProof/>
              </w:rPr>
              <w:t>招生计划管理模块</w:t>
            </w:r>
            <w:r w:rsidR="00781CF3">
              <w:rPr>
                <w:noProof/>
                <w:webHidden/>
              </w:rPr>
              <w:tab/>
            </w:r>
            <w:r w:rsidR="00781CF3">
              <w:rPr>
                <w:noProof/>
                <w:webHidden/>
              </w:rPr>
              <w:fldChar w:fldCharType="begin"/>
            </w:r>
            <w:r w:rsidR="00781CF3">
              <w:rPr>
                <w:noProof/>
                <w:webHidden/>
              </w:rPr>
              <w:instrText xml:space="preserve"> PAGEREF _Toc510169387 \h </w:instrText>
            </w:r>
            <w:r w:rsidR="00781CF3">
              <w:rPr>
                <w:noProof/>
                <w:webHidden/>
              </w:rPr>
            </w:r>
            <w:r w:rsidR="00781CF3">
              <w:rPr>
                <w:noProof/>
                <w:webHidden/>
              </w:rPr>
              <w:fldChar w:fldCharType="separate"/>
            </w:r>
            <w:r w:rsidR="00781CF3">
              <w:rPr>
                <w:noProof/>
                <w:webHidden/>
              </w:rPr>
              <w:t>22</w:t>
            </w:r>
            <w:r w:rsidR="00781CF3">
              <w:rPr>
                <w:noProof/>
                <w:webHidden/>
              </w:rPr>
              <w:fldChar w:fldCharType="end"/>
            </w:r>
          </w:hyperlink>
        </w:p>
        <w:p w14:paraId="153358B3" w14:textId="1FAE81EE" w:rsidR="00781CF3" w:rsidRDefault="00DF2EC5">
          <w:pPr>
            <w:pStyle w:val="31"/>
            <w:tabs>
              <w:tab w:val="left" w:pos="1680"/>
              <w:tab w:val="right" w:leader="dot" w:pos="8721"/>
            </w:tabs>
            <w:rPr>
              <w:noProof/>
            </w:rPr>
          </w:pPr>
          <w:hyperlink w:anchor="_Toc510169388" w:history="1">
            <w:r w:rsidR="00781CF3" w:rsidRPr="00CB1FFF">
              <w:rPr>
                <w:rStyle w:val="a8"/>
                <w:noProof/>
              </w:rPr>
              <w:t>3.4.5</w:t>
            </w:r>
            <w:r w:rsidR="00781CF3">
              <w:rPr>
                <w:noProof/>
              </w:rPr>
              <w:tab/>
            </w:r>
            <w:r w:rsidR="00781CF3" w:rsidRPr="00CB1FFF">
              <w:rPr>
                <w:rStyle w:val="a8"/>
                <w:noProof/>
              </w:rPr>
              <w:t>招生宣传管理模块</w:t>
            </w:r>
            <w:r w:rsidR="00781CF3">
              <w:rPr>
                <w:noProof/>
                <w:webHidden/>
              </w:rPr>
              <w:tab/>
            </w:r>
            <w:r w:rsidR="00781CF3">
              <w:rPr>
                <w:noProof/>
                <w:webHidden/>
              </w:rPr>
              <w:fldChar w:fldCharType="begin"/>
            </w:r>
            <w:r w:rsidR="00781CF3">
              <w:rPr>
                <w:noProof/>
                <w:webHidden/>
              </w:rPr>
              <w:instrText xml:space="preserve"> PAGEREF _Toc510169388 \h </w:instrText>
            </w:r>
            <w:r w:rsidR="00781CF3">
              <w:rPr>
                <w:noProof/>
                <w:webHidden/>
              </w:rPr>
            </w:r>
            <w:r w:rsidR="00781CF3">
              <w:rPr>
                <w:noProof/>
                <w:webHidden/>
              </w:rPr>
              <w:fldChar w:fldCharType="separate"/>
            </w:r>
            <w:r w:rsidR="00781CF3">
              <w:rPr>
                <w:noProof/>
                <w:webHidden/>
              </w:rPr>
              <w:t>23</w:t>
            </w:r>
            <w:r w:rsidR="00781CF3">
              <w:rPr>
                <w:noProof/>
                <w:webHidden/>
              </w:rPr>
              <w:fldChar w:fldCharType="end"/>
            </w:r>
          </w:hyperlink>
        </w:p>
        <w:p w14:paraId="6DDE8252" w14:textId="442C87B8" w:rsidR="00781CF3" w:rsidRDefault="00DF2EC5">
          <w:pPr>
            <w:pStyle w:val="31"/>
            <w:tabs>
              <w:tab w:val="left" w:pos="1680"/>
              <w:tab w:val="right" w:leader="dot" w:pos="8721"/>
            </w:tabs>
            <w:rPr>
              <w:noProof/>
            </w:rPr>
          </w:pPr>
          <w:hyperlink w:anchor="_Toc510169389" w:history="1">
            <w:r w:rsidR="00781CF3" w:rsidRPr="00CB1FFF">
              <w:rPr>
                <w:rStyle w:val="a8"/>
                <w:noProof/>
              </w:rPr>
              <w:t>3.4.6</w:t>
            </w:r>
            <w:r w:rsidR="00781CF3">
              <w:rPr>
                <w:noProof/>
              </w:rPr>
              <w:tab/>
            </w:r>
            <w:r w:rsidR="00781CF3" w:rsidRPr="00CB1FFF">
              <w:rPr>
                <w:rStyle w:val="a8"/>
                <w:noProof/>
              </w:rPr>
              <w:t>录取管理模块</w:t>
            </w:r>
            <w:r w:rsidR="00781CF3">
              <w:rPr>
                <w:noProof/>
                <w:webHidden/>
              </w:rPr>
              <w:tab/>
            </w:r>
            <w:r w:rsidR="00781CF3">
              <w:rPr>
                <w:noProof/>
                <w:webHidden/>
              </w:rPr>
              <w:fldChar w:fldCharType="begin"/>
            </w:r>
            <w:r w:rsidR="00781CF3">
              <w:rPr>
                <w:noProof/>
                <w:webHidden/>
              </w:rPr>
              <w:instrText xml:space="preserve"> PAGEREF _Toc510169389 \h </w:instrText>
            </w:r>
            <w:r w:rsidR="00781CF3">
              <w:rPr>
                <w:noProof/>
                <w:webHidden/>
              </w:rPr>
            </w:r>
            <w:r w:rsidR="00781CF3">
              <w:rPr>
                <w:noProof/>
                <w:webHidden/>
              </w:rPr>
              <w:fldChar w:fldCharType="separate"/>
            </w:r>
            <w:r w:rsidR="00781CF3">
              <w:rPr>
                <w:noProof/>
                <w:webHidden/>
              </w:rPr>
              <w:t>24</w:t>
            </w:r>
            <w:r w:rsidR="00781CF3">
              <w:rPr>
                <w:noProof/>
                <w:webHidden/>
              </w:rPr>
              <w:fldChar w:fldCharType="end"/>
            </w:r>
          </w:hyperlink>
        </w:p>
        <w:p w14:paraId="0C3A85F1" w14:textId="51BF85F3" w:rsidR="00781CF3" w:rsidRDefault="00DF2EC5">
          <w:pPr>
            <w:pStyle w:val="31"/>
            <w:tabs>
              <w:tab w:val="left" w:pos="1680"/>
              <w:tab w:val="right" w:leader="dot" w:pos="8721"/>
            </w:tabs>
            <w:rPr>
              <w:noProof/>
            </w:rPr>
          </w:pPr>
          <w:hyperlink w:anchor="_Toc510169390" w:history="1">
            <w:r w:rsidR="00781CF3" w:rsidRPr="00CB1FFF">
              <w:rPr>
                <w:rStyle w:val="a8"/>
                <w:noProof/>
              </w:rPr>
              <w:t>3.4.7</w:t>
            </w:r>
            <w:r w:rsidR="00781CF3">
              <w:rPr>
                <w:noProof/>
              </w:rPr>
              <w:tab/>
            </w:r>
            <w:r w:rsidR="00781CF3" w:rsidRPr="00CB1FFF">
              <w:rPr>
                <w:rStyle w:val="a8"/>
                <w:noProof/>
              </w:rPr>
              <w:t>综合查询功能模块</w:t>
            </w:r>
            <w:r w:rsidR="00781CF3">
              <w:rPr>
                <w:noProof/>
                <w:webHidden/>
              </w:rPr>
              <w:tab/>
            </w:r>
            <w:r w:rsidR="00781CF3">
              <w:rPr>
                <w:noProof/>
                <w:webHidden/>
              </w:rPr>
              <w:fldChar w:fldCharType="begin"/>
            </w:r>
            <w:r w:rsidR="00781CF3">
              <w:rPr>
                <w:noProof/>
                <w:webHidden/>
              </w:rPr>
              <w:instrText xml:space="preserve"> PAGEREF _Toc510169390 \h </w:instrText>
            </w:r>
            <w:r w:rsidR="00781CF3">
              <w:rPr>
                <w:noProof/>
                <w:webHidden/>
              </w:rPr>
            </w:r>
            <w:r w:rsidR="00781CF3">
              <w:rPr>
                <w:noProof/>
                <w:webHidden/>
              </w:rPr>
              <w:fldChar w:fldCharType="separate"/>
            </w:r>
            <w:r w:rsidR="00781CF3">
              <w:rPr>
                <w:noProof/>
                <w:webHidden/>
              </w:rPr>
              <w:t>25</w:t>
            </w:r>
            <w:r w:rsidR="00781CF3">
              <w:rPr>
                <w:noProof/>
                <w:webHidden/>
              </w:rPr>
              <w:fldChar w:fldCharType="end"/>
            </w:r>
          </w:hyperlink>
        </w:p>
        <w:p w14:paraId="3C3135A9" w14:textId="3940A10C" w:rsidR="00781CF3" w:rsidRDefault="00DF2EC5">
          <w:pPr>
            <w:pStyle w:val="31"/>
            <w:tabs>
              <w:tab w:val="left" w:pos="1680"/>
              <w:tab w:val="right" w:leader="dot" w:pos="8721"/>
            </w:tabs>
            <w:rPr>
              <w:noProof/>
            </w:rPr>
          </w:pPr>
          <w:hyperlink w:anchor="_Toc510169391" w:history="1">
            <w:r w:rsidR="00781CF3" w:rsidRPr="00CB1FFF">
              <w:rPr>
                <w:rStyle w:val="a8"/>
                <w:noProof/>
              </w:rPr>
              <w:t>3.4.8</w:t>
            </w:r>
            <w:r w:rsidR="00781CF3">
              <w:rPr>
                <w:noProof/>
              </w:rPr>
              <w:tab/>
            </w:r>
            <w:r w:rsidR="00781CF3" w:rsidRPr="00CB1FFF">
              <w:rPr>
                <w:rStyle w:val="a8"/>
                <w:noProof/>
              </w:rPr>
              <w:t>系统管理模块</w:t>
            </w:r>
            <w:r w:rsidR="00781CF3">
              <w:rPr>
                <w:noProof/>
                <w:webHidden/>
              </w:rPr>
              <w:tab/>
            </w:r>
            <w:r w:rsidR="00781CF3">
              <w:rPr>
                <w:noProof/>
                <w:webHidden/>
              </w:rPr>
              <w:fldChar w:fldCharType="begin"/>
            </w:r>
            <w:r w:rsidR="00781CF3">
              <w:rPr>
                <w:noProof/>
                <w:webHidden/>
              </w:rPr>
              <w:instrText xml:space="preserve"> PAGEREF _Toc510169391 \h </w:instrText>
            </w:r>
            <w:r w:rsidR="00781CF3">
              <w:rPr>
                <w:noProof/>
                <w:webHidden/>
              </w:rPr>
            </w:r>
            <w:r w:rsidR="00781CF3">
              <w:rPr>
                <w:noProof/>
                <w:webHidden/>
              </w:rPr>
              <w:fldChar w:fldCharType="separate"/>
            </w:r>
            <w:r w:rsidR="00781CF3">
              <w:rPr>
                <w:noProof/>
                <w:webHidden/>
              </w:rPr>
              <w:t>26</w:t>
            </w:r>
            <w:r w:rsidR="00781CF3">
              <w:rPr>
                <w:noProof/>
                <w:webHidden/>
              </w:rPr>
              <w:fldChar w:fldCharType="end"/>
            </w:r>
          </w:hyperlink>
        </w:p>
        <w:p w14:paraId="46E45655" w14:textId="405E7CA3" w:rsidR="00781CF3" w:rsidRDefault="00DF2EC5">
          <w:pPr>
            <w:pStyle w:val="21"/>
            <w:tabs>
              <w:tab w:val="left" w:pos="1050"/>
              <w:tab w:val="right" w:leader="dot" w:pos="8721"/>
            </w:tabs>
            <w:rPr>
              <w:noProof/>
            </w:rPr>
          </w:pPr>
          <w:hyperlink w:anchor="_Toc510169392" w:history="1">
            <w:r w:rsidR="00781CF3" w:rsidRPr="00CB1FFF">
              <w:rPr>
                <w:rStyle w:val="a8"/>
                <w:noProof/>
              </w:rPr>
              <w:t>3.5</w:t>
            </w:r>
            <w:r w:rsidR="00781CF3">
              <w:rPr>
                <w:noProof/>
              </w:rPr>
              <w:tab/>
            </w:r>
            <w:r w:rsidR="00781CF3" w:rsidRPr="00CB1FFF">
              <w:rPr>
                <w:rStyle w:val="a8"/>
                <w:noProof/>
              </w:rPr>
              <w:t>非功能需求分析</w:t>
            </w:r>
            <w:r w:rsidR="00781CF3">
              <w:rPr>
                <w:noProof/>
                <w:webHidden/>
              </w:rPr>
              <w:tab/>
            </w:r>
            <w:r w:rsidR="00781CF3">
              <w:rPr>
                <w:noProof/>
                <w:webHidden/>
              </w:rPr>
              <w:fldChar w:fldCharType="begin"/>
            </w:r>
            <w:r w:rsidR="00781CF3">
              <w:rPr>
                <w:noProof/>
                <w:webHidden/>
              </w:rPr>
              <w:instrText xml:space="preserve"> PAGEREF _Toc510169392 \h </w:instrText>
            </w:r>
            <w:r w:rsidR="00781CF3">
              <w:rPr>
                <w:noProof/>
                <w:webHidden/>
              </w:rPr>
            </w:r>
            <w:r w:rsidR="00781CF3">
              <w:rPr>
                <w:noProof/>
                <w:webHidden/>
              </w:rPr>
              <w:fldChar w:fldCharType="separate"/>
            </w:r>
            <w:r w:rsidR="00781CF3">
              <w:rPr>
                <w:noProof/>
                <w:webHidden/>
              </w:rPr>
              <w:t>27</w:t>
            </w:r>
            <w:r w:rsidR="00781CF3">
              <w:rPr>
                <w:noProof/>
                <w:webHidden/>
              </w:rPr>
              <w:fldChar w:fldCharType="end"/>
            </w:r>
          </w:hyperlink>
        </w:p>
        <w:p w14:paraId="40D0CEB9" w14:textId="4A61FFB1" w:rsidR="00781CF3" w:rsidRDefault="00DF2EC5">
          <w:pPr>
            <w:pStyle w:val="31"/>
            <w:tabs>
              <w:tab w:val="left" w:pos="1680"/>
              <w:tab w:val="right" w:leader="dot" w:pos="8721"/>
            </w:tabs>
            <w:rPr>
              <w:noProof/>
            </w:rPr>
          </w:pPr>
          <w:hyperlink w:anchor="_Toc510169401" w:history="1">
            <w:r w:rsidR="00781CF3" w:rsidRPr="00CB1FFF">
              <w:rPr>
                <w:rStyle w:val="a8"/>
                <w:noProof/>
              </w:rPr>
              <w:t>3.5.1</w:t>
            </w:r>
            <w:r w:rsidR="00781CF3">
              <w:rPr>
                <w:noProof/>
              </w:rPr>
              <w:tab/>
            </w:r>
            <w:r w:rsidR="00781CF3" w:rsidRPr="00CB1FFF">
              <w:rPr>
                <w:rStyle w:val="a8"/>
                <w:noProof/>
              </w:rPr>
              <w:t>性能需求</w:t>
            </w:r>
            <w:r w:rsidR="00781CF3">
              <w:rPr>
                <w:noProof/>
                <w:webHidden/>
              </w:rPr>
              <w:tab/>
            </w:r>
            <w:r w:rsidR="00781CF3">
              <w:rPr>
                <w:noProof/>
                <w:webHidden/>
              </w:rPr>
              <w:fldChar w:fldCharType="begin"/>
            </w:r>
            <w:r w:rsidR="00781CF3">
              <w:rPr>
                <w:noProof/>
                <w:webHidden/>
              </w:rPr>
              <w:instrText xml:space="preserve"> PAGEREF _Toc510169401 \h </w:instrText>
            </w:r>
            <w:r w:rsidR="00781CF3">
              <w:rPr>
                <w:noProof/>
                <w:webHidden/>
              </w:rPr>
            </w:r>
            <w:r w:rsidR="00781CF3">
              <w:rPr>
                <w:noProof/>
                <w:webHidden/>
              </w:rPr>
              <w:fldChar w:fldCharType="separate"/>
            </w:r>
            <w:r w:rsidR="00781CF3">
              <w:rPr>
                <w:noProof/>
                <w:webHidden/>
              </w:rPr>
              <w:t>27</w:t>
            </w:r>
            <w:r w:rsidR="00781CF3">
              <w:rPr>
                <w:noProof/>
                <w:webHidden/>
              </w:rPr>
              <w:fldChar w:fldCharType="end"/>
            </w:r>
          </w:hyperlink>
        </w:p>
        <w:p w14:paraId="259772DD" w14:textId="225457D7" w:rsidR="00781CF3" w:rsidRDefault="00DF2EC5">
          <w:pPr>
            <w:pStyle w:val="31"/>
            <w:tabs>
              <w:tab w:val="left" w:pos="1680"/>
              <w:tab w:val="right" w:leader="dot" w:pos="8721"/>
            </w:tabs>
            <w:rPr>
              <w:noProof/>
            </w:rPr>
          </w:pPr>
          <w:hyperlink w:anchor="_Toc510169402" w:history="1">
            <w:r w:rsidR="00781CF3" w:rsidRPr="00CB1FFF">
              <w:rPr>
                <w:rStyle w:val="a8"/>
                <w:noProof/>
              </w:rPr>
              <w:t>3.5.2</w:t>
            </w:r>
            <w:r w:rsidR="00781CF3">
              <w:rPr>
                <w:noProof/>
              </w:rPr>
              <w:tab/>
            </w:r>
            <w:r w:rsidR="00781CF3" w:rsidRPr="00CB1FFF">
              <w:rPr>
                <w:rStyle w:val="a8"/>
                <w:noProof/>
              </w:rPr>
              <w:t>环境需求</w:t>
            </w:r>
            <w:r w:rsidR="00781CF3">
              <w:rPr>
                <w:noProof/>
                <w:webHidden/>
              </w:rPr>
              <w:tab/>
            </w:r>
            <w:r w:rsidR="00781CF3">
              <w:rPr>
                <w:noProof/>
                <w:webHidden/>
              </w:rPr>
              <w:fldChar w:fldCharType="begin"/>
            </w:r>
            <w:r w:rsidR="00781CF3">
              <w:rPr>
                <w:noProof/>
                <w:webHidden/>
              </w:rPr>
              <w:instrText xml:space="preserve"> PAGEREF _Toc510169402 \h </w:instrText>
            </w:r>
            <w:r w:rsidR="00781CF3">
              <w:rPr>
                <w:noProof/>
                <w:webHidden/>
              </w:rPr>
            </w:r>
            <w:r w:rsidR="00781CF3">
              <w:rPr>
                <w:noProof/>
                <w:webHidden/>
              </w:rPr>
              <w:fldChar w:fldCharType="separate"/>
            </w:r>
            <w:r w:rsidR="00781CF3">
              <w:rPr>
                <w:noProof/>
                <w:webHidden/>
              </w:rPr>
              <w:t>28</w:t>
            </w:r>
            <w:r w:rsidR="00781CF3">
              <w:rPr>
                <w:noProof/>
                <w:webHidden/>
              </w:rPr>
              <w:fldChar w:fldCharType="end"/>
            </w:r>
          </w:hyperlink>
        </w:p>
        <w:p w14:paraId="3E1E5217" w14:textId="23CE6024" w:rsidR="00781CF3" w:rsidRDefault="00DF2EC5">
          <w:pPr>
            <w:pStyle w:val="31"/>
            <w:tabs>
              <w:tab w:val="left" w:pos="1680"/>
              <w:tab w:val="right" w:leader="dot" w:pos="8721"/>
            </w:tabs>
            <w:rPr>
              <w:noProof/>
            </w:rPr>
          </w:pPr>
          <w:hyperlink w:anchor="_Toc510169403" w:history="1">
            <w:r w:rsidR="00781CF3" w:rsidRPr="00CB1FFF">
              <w:rPr>
                <w:rStyle w:val="a8"/>
                <w:noProof/>
              </w:rPr>
              <w:t>3.5.3</w:t>
            </w:r>
            <w:r w:rsidR="00781CF3">
              <w:rPr>
                <w:noProof/>
              </w:rPr>
              <w:tab/>
            </w:r>
            <w:r w:rsidR="00781CF3" w:rsidRPr="00CB1FFF">
              <w:rPr>
                <w:rStyle w:val="a8"/>
                <w:noProof/>
              </w:rPr>
              <w:t>其他技术指标要求</w:t>
            </w:r>
            <w:r w:rsidR="00781CF3">
              <w:rPr>
                <w:noProof/>
                <w:webHidden/>
              </w:rPr>
              <w:tab/>
            </w:r>
            <w:r w:rsidR="00781CF3">
              <w:rPr>
                <w:noProof/>
                <w:webHidden/>
              </w:rPr>
              <w:fldChar w:fldCharType="begin"/>
            </w:r>
            <w:r w:rsidR="00781CF3">
              <w:rPr>
                <w:noProof/>
                <w:webHidden/>
              </w:rPr>
              <w:instrText xml:space="preserve"> PAGEREF _Toc510169403 \h </w:instrText>
            </w:r>
            <w:r w:rsidR="00781CF3">
              <w:rPr>
                <w:noProof/>
                <w:webHidden/>
              </w:rPr>
            </w:r>
            <w:r w:rsidR="00781CF3">
              <w:rPr>
                <w:noProof/>
                <w:webHidden/>
              </w:rPr>
              <w:fldChar w:fldCharType="separate"/>
            </w:r>
            <w:r w:rsidR="00781CF3">
              <w:rPr>
                <w:noProof/>
                <w:webHidden/>
              </w:rPr>
              <w:t>28</w:t>
            </w:r>
            <w:r w:rsidR="00781CF3">
              <w:rPr>
                <w:noProof/>
                <w:webHidden/>
              </w:rPr>
              <w:fldChar w:fldCharType="end"/>
            </w:r>
          </w:hyperlink>
        </w:p>
        <w:p w14:paraId="2C4012F9" w14:textId="5FA6B759" w:rsidR="00781CF3" w:rsidRDefault="00DF2EC5">
          <w:pPr>
            <w:pStyle w:val="21"/>
            <w:tabs>
              <w:tab w:val="left" w:pos="1050"/>
              <w:tab w:val="right" w:leader="dot" w:pos="8721"/>
            </w:tabs>
            <w:rPr>
              <w:noProof/>
            </w:rPr>
          </w:pPr>
          <w:hyperlink w:anchor="_Toc510169404" w:history="1">
            <w:r w:rsidR="00781CF3" w:rsidRPr="00CB1FFF">
              <w:rPr>
                <w:rStyle w:val="a8"/>
                <w:noProof/>
              </w:rPr>
              <w:t>3.6</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_Toc510169404 \h </w:instrText>
            </w:r>
            <w:r w:rsidR="00781CF3">
              <w:rPr>
                <w:noProof/>
                <w:webHidden/>
              </w:rPr>
            </w:r>
            <w:r w:rsidR="00781CF3">
              <w:rPr>
                <w:noProof/>
                <w:webHidden/>
              </w:rPr>
              <w:fldChar w:fldCharType="separate"/>
            </w:r>
            <w:r w:rsidR="00781CF3">
              <w:rPr>
                <w:noProof/>
                <w:webHidden/>
              </w:rPr>
              <w:t>29</w:t>
            </w:r>
            <w:r w:rsidR="00781CF3">
              <w:rPr>
                <w:noProof/>
                <w:webHidden/>
              </w:rPr>
              <w:fldChar w:fldCharType="end"/>
            </w:r>
          </w:hyperlink>
        </w:p>
        <w:p w14:paraId="3124B366" w14:textId="281BFAB4" w:rsidR="00781CF3" w:rsidRDefault="00DF2EC5">
          <w:pPr>
            <w:pStyle w:val="11"/>
            <w:tabs>
              <w:tab w:val="right" w:leader="dot" w:pos="8721"/>
            </w:tabs>
            <w:rPr>
              <w:noProof/>
            </w:rPr>
          </w:pPr>
          <w:hyperlink w:anchor="_Toc510169405" w:history="1">
            <w:r w:rsidR="00781CF3" w:rsidRPr="00CB1FFF">
              <w:rPr>
                <w:rStyle w:val="a8"/>
                <w:noProof/>
              </w:rPr>
              <w:t>第四章 学院招生管理系统设计</w:t>
            </w:r>
            <w:r w:rsidR="00781CF3">
              <w:rPr>
                <w:noProof/>
                <w:webHidden/>
              </w:rPr>
              <w:tab/>
            </w:r>
            <w:r w:rsidR="00781CF3">
              <w:rPr>
                <w:noProof/>
                <w:webHidden/>
              </w:rPr>
              <w:fldChar w:fldCharType="begin"/>
            </w:r>
            <w:r w:rsidR="00781CF3">
              <w:rPr>
                <w:noProof/>
                <w:webHidden/>
              </w:rPr>
              <w:instrText xml:space="preserve"> PAGEREF _Toc510169405 \h </w:instrText>
            </w:r>
            <w:r w:rsidR="00781CF3">
              <w:rPr>
                <w:noProof/>
                <w:webHidden/>
              </w:rPr>
            </w:r>
            <w:r w:rsidR="00781CF3">
              <w:rPr>
                <w:noProof/>
                <w:webHidden/>
              </w:rPr>
              <w:fldChar w:fldCharType="separate"/>
            </w:r>
            <w:r w:rsidR="00781CF3">
              <w:rPr>
                <w:noProof/>
                <w:webHidden/>
              </w:rPr>
              <w:t>30</w:t>
            </w:r>
            <w:r w:rsidR="00781CF3">
              <w:rPr>
                <w:noProof/>
                <w:webHidden/>
              </w:rPr>
              <w:fldChar w:fldCharType="end"/>
            </w:r>
          </w:hyperlink>
        </w:p>
        <w:p w14:paraId="68031AD5" w14:textId="758E2C74" w:rsidR="00781CF3" w:rsidRDefault="00DF2EC5">
          <w:pPr>
            <w:pStyle w:val="21"/>
            <w:tabs>
              <w:tab w:val="left" w:pos="1050"/>
              <w:tab w:val="right" w:leader="dot" w:pos="8721"/>
            </w:tabs>
            <w:rPr>
              <w:noProof/>
            </w:rPr>
          </w:pPr>
          <w:hyperlink w:anchor="_Toc510169407" w:history="1">
            <w:r w:rsidR="00781CF3" w:rsidRPr="00CB1FFF">
              <w:rPr>
                <w:rStyle w:val="a8"/>
                <w:noProof/>
              </w:rPr>
              <w:t>4.1</w:t>
            </w:r>
            <w:r w:rsidR="00781CF3">
              <w:rPr>
                <w:noProof/>
              </w:rPr>
              <w:tab/>
            </w:r>
            <w:r w:rsidR="00781CF3" w:rsidRPr="00CB1FFF">
              <w:rPr>
                <w:rStyle w:val="a8"/>
                <w:noProof/>
              </w:rPr>
              <w:t>系统设计原则</w:t>
            </w:r>
            <w:r w:rsidR="00781CF3">
              <w:rPr>
                <w:noProof/>
                <w:webHidden/>
              </w:rPr>
              <w:tab/>
            </w:r>
            <w:r w:rsidR="00781CF3">
              <w:rPr>
                <w:noProof/>
                <w:webHidden/>
              </w:rPr>
              <w:fldChar w:fldCharType="begin"/>
            </w:r>
            <w:r w:rsidR="00781CF3">
              <w:rPr>
                <w:noProof/>
                <w:webHidden/>
              </w:rPr>
              <w:instrText xml:space="preserve"> PAGEREF _Toc510169407 \h </w:instrText>
            </w:r>
            <w:r w:rsidR="00781CF3">
              <w:rPr>
                <w:noProof/>
                <w:webHidden/>
              </w:rPr>
            </w:r>
            <w:r w:rsidR="00781CF3">
              <w:rPr>
                <w:noProof/>
                <w:webHidden/>
              </w:rPr>
              <w:fldChar w:fldCharType="separate"/>
            </w:r>
            <w:r w:rsidR="00781CF3">
              <w:rPr>
                <w:noProof/>
                <w:webHidden/>
              </w:rPr>
              <w:t>30</w:t>
            </w:r>
            <w:r w:rsidR="00781CF3">
              <w:rPr>
                <w:noProof/>
                <w:webHidden/>
              </w:rPr>
              <w:fldChar w:fldCharType="end"/>
            </w:r>
          </w:hyperlink>
        </w:p>
        <w:p w14:paraId="5A2941DB" w14:textId="725AB572" w:rsidR="00781CF3" w:rsidRDefault="00DF2EC5">
          <w:pPr>
            <w:pStyle w:val="21"/>
            <w:tabs>
              <w:tab w:val="left" w:pos="1050"/>
              <w:tab w:val="right" w:leader="dot" w:pos="8721"/>
            </w:tabs>
            <w:rPr>
              <w:noProof/>
            </w:rPr>
          </w:pPr>
          <w:hyperlink w:anchor="_Toc510169408" w:history="1">
            <w:r w:rsidR="00781CF3" w:rsidRPr="00CB1FFF">
              <w:rPr>
                <w:rStyle w:val="a8"/>
                <w:noProof/>
              </w:rPr>
              <w:t>4.2</w:t>
            </w:r>
            <w:r w:rsidR="00781CF3">
              <w:rPr>
                <w:noProof/>
              </w:rPr>
              <w:tab/>
            </w:r>
            <w:r w:rsidR="00781CF3" w:rsidRPr="00CB1FFF">
              <w:rPr>
                <w:rStyle w:val="a8"/>
                <w:noProof/>
              </w:rPr>
              <w:t>系统整体框架</w:t>
            </w:r>
            <w:r w:rsidR="00781CF3">
              <w:rPr>
                <w:noProof/>
                <w:webHidden/>
              </w:rPr>
              <w:tab/>
            </w:r>
            <w:r w:rsidR="00781CF3">
              <w:rPr>
                <w:noProof/>
                <w:webHidden/>
              </w:rPr>
              <w:fldChar w:fldCharType="begin"/>
            </w:r>
            <w:r w:rsidR="00781CF3">
              <w:rPr>
                <w:noProof/>
                <w:webHidden/>
              </w:rPr>
              <w:instrText xml:space="preserve"> PAGEREF _Toc510169408 \h </w:instrText>
            </w:r>
            <w:r w:rsidR="00781CF3">
              <w:rPr>
                <w:noProof/>
                <w:webHidden/>
              </w:rPr>
            </w:r>
            <w:r w:rsidR="00781CF3">
              <w:rPr>
                <w:noProof/>
                <w:webHidden/>
              </w:rPr>
              <w:fldChar w:fldCharType="separate"/>
            </w:r>
            <w:r w:rsidR="00781CF3">
              <w:rPr>
                <w:noProof/>
                <w:webHidden/>
              </w:rPr>
              <w:t>30</w:t>
            </w:r>
            <w:r w:rsidR="00781CF3">
              <w:rPr>
                <w:noProof/>
                <w:webHidden/>
              </w:rPr>
              <w:fldChar w:fldCharType="end"/>
            </w:r>
          </w:hyperlink>
        </w:p>
        <w:p w14:paraId="7BD05EA6" w14:textId="759CD892" w:rsidR="00781CF3" w:rsidRDefault="00DF2EC5">
          <w:pPr>
            <w:pStyle w:val="21"/>
            <w:tabs>
              <w:tab w:val="left" w:pos="1050"/>
              <w:tab w:val="right" w:leader="dot" w:pos="8721"/>
            </w:tabs>
            <w:rPr>
              <w:noProof/>
            </w:rPr>
          </w:pPr>
          <w:hyperlink w:anchor="_Toc510169409" w:history="1">
            <w:r w:rsidR="00781CF3" w:rsidRPr="00CB1FFF">
              <w:rPr>
                <w:rStyle w:val="a8"/>
                <w:noProof/>
              </w:rPr>
              <w:t>4.3</w:t>
            </w:r>
            <w:r w:rsidR="00781CF3">
              <w:rPr>
                <w:noProof/>
              </w:rPr>
              <w:tab/>
            </w:r>
            <w:r w:rsidR="00781CF3" w:rsidRPr="00CB1FFF">
              <w:rPr>
                <w:rStyle w:val="a8"/>
                <w:noProof/>
              </w:rPr>
              <w:t>系统功能架构</w:t>
            </w:r>
            <w:r w:rsidR="00781CF3">
              <w:rPr>
                <w:noProof/>
                <w:webHidden/>
              </w:rPr>
              <w:tab/>
            </w:r>
            <w:r w:rsidR="00781CF3">
              <w:rPr>
                <w:noProof/>
                <w:webHidden/>
              </w:rPr>
              <w:fldChar w:fldCharType="begin"/>
            </w:r>
            <w:r w:rsidR="00781CF3">
              <w:rPr>
                <w:noProof/>
                <w:webHidden/>
              </w:rPr>
              <w:instrText xml:space="preserve"> PAGEREF _Toc510169409 \h </w:instrText>
            </w:r>
            <w:r w:rsidR="00781CF3">
              <w:rPr>
                <w:noProof/>
                <w:webHidden/>
              </w:rPr>
            </w:r>
            <w:r w:rsidR="00781CF3">
              <w:rPr>
                <w:noProof/>
                <w:webHidden/>
              </w:rPr>
              <w:fldChar w:fldCharType="separate"/>
            </w:r>
            <w:r w:rsidR="00781CF3">
              <w:rPr>
                <w:noProof/>
                <w:webHidden/>
              </w:rPr>
              <w:t>31</w:t>
            </w:r>
            <w:r w:rsidR="00781CF3">
              <w:rPr>
                <w:noProof/>
                <w:webHidden/>
              </w:rPr>
              <w:fldChar w:fldCharType="end"/>
            </w:r>
          </w:hyperlink>
        </w:p>
        <w:p w14:paraId="03CBFC52" w14:textId="77394073" w:rsidR="00781CF3" w:rsidRDefault="00DF2EC5">
          <w:pPr>
            <w:pStyle w:val="21"/>
            <w:tabs>
              <w:tab w:val="left" w:pos="1050"/>
              <w:tab w:val="right" w:leader="dot" w:pos="8721"/>
            </w:tabs>
            <w:rPr>
              <w:noProof/>
            </w:rPr>
          </w:pPr>
          <w:hyperlink w:anchor="_Toc510169410" w:history="1">
            <w:r w:rsidR="00781CF3" w:rsidRPr="00CB1FFF">
              <w:rPr>
                <w:rStyle w:val="a8"/>
                <w:noProof/>
              </w:rPr>
              <w:t>4.4</w:t>
            </w:r>
            <w:r w:rsidR="00781CF3">
              <w:rPr>
                <w:noProof/>
              </w:rPr>
              <w:tab/>
            </w:r>
            <w:r w:rsidR="00781CF3" w:rsidRPr="00CB1FFF">
              <w:rPr>
                <w:rStyle w:val="a8"/>
                <w:noProof/>
              </w:rPr>
              <w:t>业务逻辑设计</w:t>
            </w:r>
            <w:r w:rsidR="00781CF3">
              <w:rPr>
                <w:noProof/>
                <w:webHidden/>
              </w:rPr>
              <w:tab/>
            </w:r>
            <w:r w:rsidR="00781CF3">
              <w:rPr>
                <w:noProof/>
                <w:webHidden/>
              </w:rPr>
              <w:fldChar w:fldCharType="begin"/>
            </w:r>
            <w:r w:rsidR="00781CF3">
              <w:rPr>
                <w:noProof/>
                <w:webHidden/>
              </w:rPr>
              <w:instrText xml:space="preserve"> PAGEREF _Toc510169410 \h </w:instrText>
            </w:r>
            <w:r w:rsidR="00781CF3">
              <w:rPr>
                <w:noProof/>
                <w:webHidden/>
              </w:rPr>
            </w:r>
            <w:r w:rsidR="00781CF3">
              <w:rPr>
                <w:noProof/>
                <w:webHidden/>
              </w:rPr>
              <w:fldChar w:fldCharType="separate"/>
            </w:r>
            <w:r w:rsidR="00781CF3">
              <w:rPr>
                <w:noProof/>
                <w:webHidden/>
              </w:rPr>
              <w:t>31</w:t>
            </w:r>
            <w:r w:rsidR="00781CF3">
              <w:rPr>
                <w:noProof/>
                <w:webHidden/>
              </w:rPr>
              <w:fldChar w:fldCharType="end"/>
            </w:r>
          </w:hyperlink>
        </w:p>
        <w:p w14:paraId="439B8C90" w14:textId="02C2DF20" w:rsidR="00781CF3" w:rsidRDefault="00DF2EC5">
          <w:pPr>
            <w:pStyle w:val="31"/>
            <w:tabs>
              <w:tab w:val="left" w:pos="1680"/>
              <w:tab w:val="right" w:leader="dot" w:pos="8721"/>
            </w:tabs>
            <w:rPr>
              <w:noProof/>
            </w:rPr>
          </w:pPr>
          <w:hyperlink w:anchor="_Toc510169419" w:history="1">
            <w:r w:rsidR="00781CF3" w:rsidRPr="00CB1FFF">
              <w:rPr>
                <w:rStyle w:val="a8"/>
                <w:noProof/>
              </w:rPr>
              <w:t>4.4.1</w:t>
            </w:r>
            <w:r w:rsidR="00781CF3">
              <w:rPr>
                <w:noProof/>
              </w:rPr>
              <w:tab/>
            </w:r>
            <w:r w:rsidR="00781CF3" w:rsidRPr="00CB1FFF">
              <w:rPr>
                <w:rStyle w:val="a8"/>
                <w:noProof/>
              </w:rPr>
              <w:t>登录模块</w:t>
            </w:r>
            <w:r w:rsidR="00781CF3">
              <w:rPr>
                <w:noProof/>
                <w:webHidden/>
              </w:rPr>
              <w:tab/>
            </w:r>
            <w:r w:rsidR="00781CF3">
              <w:rPr>
                <w:noProof/>
                <w:webHidden/>
              </w:rPr>
              <w:fldChar w:fldCharType="begin"/>
            </w:r>
            <w:r w:rsidR="00781CF3">
              <w:rPr>
                <w:noProof/>
                <w:webHidden/>
              </w:rPr>
              <w:instrText xml:space="preserve"> PAGEREF _Toc510169419 \h </w:instrText>
            </w:r>
            <w:r w:rsidR="00781CF3">
              <w:rPr>
                <w:noProof/>
                <w:webHidden/>
              </w:rPr>
            </w:r>
            <w:r w:rsidR="00781CF3">
              <w:rPr>
                <w:noProof/>
                <w:webHidden/>
              </w:rPr>
              <w:fldChar w:fldCharType="separate"/>
            </w:r>
            <w:r w:rsidR="00781CF3">
              <w:rPr>
                <w:noProof/>
                <w:webHidden/>
              </w:rPr>
              <w:t>32</w:t>
            </w:r>
            <w:r w:rsidR="00781CF3">
              <w:rPr>
                <w:noProof/>
                <w:webHidden/>
              </w:rPr>
              <w:fldChar w:fldCharType="end"/>
            </w:r>
          </w:hyperlink>
        </w:p>
        <w:p w14:paraId="416C41AF" w14:textId="2CF98D2E" w:rsidR="00781CF3" w:rsidRDefault="00DF2EC5">
          <w:pPr>
            <w:pStyle w:val="31"/>
            <w:tabs>
              <w:tab w:val="left" w:pos="1680"/>
              <w:tab w:val="right" w:leader="dot" w:pos="8721"/>
            </w:tabs>
            <w:rPr>
              <w:noProof/>
            </w:rPr>
          </w:pPr>
          <w:hyperlink w:anchor="_Toc510169420" w:history="1">
            <w:r w:rsidR="00781CF3" w:rsidRPr="00CB1FFF">
              <w:rPr>
                <w:rStyle w:val="a8"/>
                <w:noProof/>
              </w:rPr>
              <w:t>4.4.2</w:t>
            </w:r>
            <w:r w:rsidR="00781CF3">
              <w:rPr>
                <w:noProof/>
              </w:rPr>
              <w:tab/>
            </w:r>
            <w:r w:rsidR="00781CF3" w:rsidRPr="00CB1FFF">
              <w:rPr>
                <w:rStyle w:val="a8"/>
                <w:noProof/>
              </w:rPr>
              <w:t>学生基本信息模块</w:t>
            </w:r>
            <w:r w:rsidR="00781CF3">
              <w:rPr>
                <w:noProof/>
                <w:webHidden/>
              </w:rPr>
              <w:tab/>
            </w:r>
            <w:r w:rsidR="00781CF3">
              <w:rPr>
                <w:noProof/>
                <w:webHidden/>
              </w:rPr>
              <w:fldChar w:fldCharType="begin"/>
            </w:r>
            <w:r w:rsidR="00781CF3">
              <w:rPr>
                <w:noProof/>
                <w:webHidden/>
              </w:rPr>
              <w:instrText xml:space="preserve"> PAGEREF _Toc510169420 \h </w:instrText>
            </w:r>
            <w:r w:rsidR="00781CF3">
              <w:rPr>
                <w:noProof/>
                <w:webHidden/>
              </w:rPr>
            </w:r>
            <w:r w:rsidR="00781CF3">
              <w:rPr>
                <w:noProof/>
                <w:webHidden/>
              </w:rPr>
              <w:fldChar w:fldCharType="separate"/>
            </w:r>
            <w:r w:rsidR="00781CF3">
              <w:rPr>
                <w:noProof/>
                <w:webHidden/>
              </w:rPr>
              <w:t>34</w:t>
            </w:r>
            <w:r w:rsidR="00781CF3">
              <w:rPr>
                <w:noProof/>
                <w:webHidden/>
              </w:rPr>
              <w:fldChar w:fldCharType="end"/>
            </w:r>
          </w:hyperlink>
        </w:p>
        <w:p w14:paraId="7120BA73" w14:textId="74B00B56" w:rsidR="00781CF3" w:rsidRDefault="00DF2EC5">
          <w:pPr>
            <w:pStyle w:val="31"/>
            <w:tabs>
              <w:tab w:val="left" w:pos="1680"/>
              <w:tab w:val="right" w:leader="dot" w:pos="8721"/>
            </w:tabs>
            <w:rPr>
              <w:noProof/>
            </w:rPr>
          </w:pPr>
          <w:hyperlink w:anchor="_Toc510169421" w:history="1">
            <w:r w:rsidR="00781CF3" w:rsidRPr="00CB1FFF">
              <w:rPr>
                <w:rStyle w:val="a8"/>
                <w:noProof/>
              </w:rPr>
              <w:t>4.4.3</w:t>
            </w:r>
            <w:r w:rsidR="00781CF3">
              <w:rPr>
                <w:noProof/>
              </w:rPr>
              <w:tab/>
            </w:r>
            <w:r w:rsidR="00781CF3" w:rsidRPr="00CB1FFF">
              <w:rPr>
                <w:rStyle w:val="a8"/>
                <w:noProof/>
              </w:rPr>
              <w:t>考生数据提取模块</w:t>
            </w:r>
            <w:r w:rsidR="00781CF3">
              <w:rPr>
                <w:noProof/>
                <w:webHidden/>
              </w:rPr>
              <w:tab/>
            </w:r>
            <w:r w:rsidR="00781CF3">
              <w:rPr>
                <w:noProof/>
                <w:webHidden/>
              </w:rPr>
              <w:fldChar w:fldCharType="begin"/>
            </w:r>
            <w:r w:rsidR="00781CF3">
              <w:rPr>
                <w:noProof/>
                <w:webHidden/>
              </w:rPr>
              <w:instrText xml:space="preserve"> PAGEREF _Toc510169421 \h </w:instrText>
            </w:r>
            <w:r w:rsidR="00781CF3">
              <w:rPr>
                <w:noProof/>
                <w:webHidden/>
              </w:rPr>
            </w:r>
            <w:r w:rsidR="00781CF3">
              <w:rPr>
                <w:noProof/>
                <w:webHidden/>
              </w:rPr>
              <w:fldChar w:fldCharType="separate"/>
            </w:r>
            <w:r w:rsidR="00781CF3">
              <w:rPr>
                <w:noProof/>
                <w:webHidden/>
              </w:rPr>
              <w:t>35</w:t>
            </w:r>
            <w:r w:rsidR="00781CF3">
              <w:rPr>
                <w:noProof/>
                <w:webHidden/>
              </w:rPr>
              <w:fldChar w:fldCharType="end"/>
            </w:r>
          </w:hyperlink>
        </w:p>
        <w:p w14:paraId="0F9DD2DA" w14:textId="13945572" w:rsidR="00781CF3" w:rsidRDefault="00DF2EC5">
          <w:pPr>
            <w:pStyle w:val="31"/>
            <w:tabs>
              <w:tab w:val="left" w:pos="1680"/>
              <w:tab w:val="right" w:leader="dot" w:pos="8721"/>
            </w:tabs>
            <w:rPr>
              <w:noProof/>
            </w:rPr>
          </w:pPr>
          <w:hyperlink w:anchor="_Toc510169422" w:history="1">
            <w:r w:rsidR="00781CF3" w:rsidRPr="00CB1FFF">
              <w:rPr>
                <w:rStyle w:val="a8"/>
                <w:noProof/>
              </w:rPr>
              <w:t>4.4.4</w:t>
            </w:r>
            <w:r w:rsidR="00781CF3">
              <w:rPr>
                <w:noProof/>
              </w:rPr>
              <w:tab/>
            </w:r>
            <w:r w:rsidR="00781CF3" w:rsidRPr="00CB1FFF">
              <w:rPr>
                <w:rStyle w:val="a8"/>
                <w:noProof/>
              </w:rPr>
              <w:t>招生计划管理模块</w:t>
            </w:r>
            <w:r w:rsidR="00781CF3">
              <w:rPr>
                <w:noProof/>
                <w:webHidden/>
              </w:rPr>
              <w:tab/>
            </w:r>
            <w:r w:rsidR="00781CF3">
              <w:rPr>
                <w:noProof/>
                <w:webHidden/>
              </w:rPr>
              <w:fldChar w:fldCharType="begin"/>
            </w:r>
            <w:r w:rsidR="00781CF3">
              <w:rPr>
                <w:noProof/>
                <w:webHidden/>
              </w:rPr>
              <w:instrText xml:space="preserve"> PAGEREF _Toc510169422 \h </w:instrText>
            </w:r>
            <w:r w:rsidR="00781CF3">
              <w:rPr>
                <w:noProof/>
                <w:webHidden/>
              </w:rPr>
            </w:r>
            <w:r w:rsidR="00781CF3">
              <w:rPr>
                <w:noProof/>
                <w:webHidden/>
              </w:rPr>
              <w:fldChar w:fldCharType="separate"/>
            </w:r>
            <w:r w:rsidR="00781CF3">
              <w:rPr>
                <w:noProof/>
                <w:webHidden/>
              </w:rPr>
              <w:t>37</w:t>
            </w:r>
            <w:r w:rsidR="00781CF3">
              <w:rPr>
                <w:noProof/>
                <w:webHidden/>
              </w:rPr>
              <w:fldChar w:fldCharType="end"/>
            </w:r>
          </w:hyperlink>
        </w:p>
        <w:p w14:paraId="34AEBF73" w14:textId="340F3C37" w:rsidR="00781CF3" w:rsidRDefault="00DF2EC5">
          <w:pPr>
            <w:pStyle w:val="31"/>
            <w:tabs>
              <w:tab w:val="left" w:pos="1680"/>
              <w:tab w:val="right" w:leader="dot" w:pos="8721"/>
            </w:tabs>
            <w:rPr>
              <w:noProof/>
            </w:rPr>
          </w:pPr>
          <w:hyperlink w:anchor="_Toc510169423" w:history="1">
            <w:r w:rsidR="00781CF3" w:rsidRPr="00CB1FFF">
              <w:rPr>
                <w:rStyle w:val="a8"/>
                <w:noProof/>
              </w:rPr>
              <w:t>4.4.5</w:t>
            </w:r>
            <w:r w:rsidR="00781CF3">
              <w:rPr>
                <w:noProof/>
              </w:rPr>
              <w:tab/>
            </w:r>
            <w:r w:rsidR="00781CF3" w:rsidRPr="00CB1FFF">
              <w:rPr>
                <w:rStyle w:val="a8"/>
                <w:noProof/>
              </w:rPr>
              <w:t>招生宣传管理模块</w:t>
            </w:r>
            <w:r w:rsidR="00781CF3">
              <w:rPr>
                <w:noProof/>
                <w:webHidden/>
              </w:rPr>
              <w:tab/>
            </w:r>
            <w:r w:rsidR="00781CF3">
              <w:rPr>
                <w:noProof/>
                <w:webHidden/>
              </w:rPr>
              <w:fldChar w:fldCharType="begin"/>
            </w:r>
            <w:r w:rsidR="00781CF3">
              <w:rPr>
                <w:noProof/>
                <w:webHidden/>
              </w:rPr>
              <w:instrText xml:space="preserve"> PAGEREF _Toc510169423 \h </w:instrText>
            </w:r>
            <w:r w:rsidR="00781CF3">
              <w:rPr>
                <w:noProof/>
                <w:webHidden/>
              </w:rPr>
            </w:r>
            <w:r w:rsidR="00781CF3">
              <w:rPr>
                <w:noProof/>
                <w:webHidden/>
              </w:rPr>
              <w:fldChar w:fldCharType="separate"/>
            </w:r>
            <w:r w:rsidR="00781CF3">
              <w:rPr>
                <w:noProof/>
                <w:webHidden/>
              </w:rPr>
              <w:t>38</w:t>
            </w:r>
            <w:r w:rsidR="00781CF3">
              <w:rPr>
                <w:noProof/>
                <w:webHidden/>
              </w:rPr>
              <w:fldChar w:fldCharType="end"/>
            </w:r>
          </w:hyperlink>
        </w:p>
        <w:p w14:paraId="2EF378D8" w14:textId="098DBA73" w:rsidR="00781CF3" w:rsidRDefault="00DF2EC5">
          <w:pPr>
            <w:pStyle w:val="31"/>
            <w:tabs>
              <w:tab w:val="left" w:pos="1680"/>
              <w:tab w:val="right" w:leader="dot" w:pos="8721"/>
            </w:tabs>
            <w:rPr>
              <w:noProof/>
            </w:rPr>
          </w:pPr>
          <w:hyperlink w:anchor="_Toc510169424" w:history="1">
            <w:r w:rsidR="00781CF3" w:rsidRPr="00CB1FFF">
              <w:rPr>
                <w:rStyle w:val="a8"/>
                <w:noProof/>
              </w:rPr>
              <w:t>4.4.6</w:t>
            </w:r>
            <w:r w:rsidR="00781CF3">
              <w:rPr>
                <w:noProof/>
              </w:rPr>
              <w:tab/>
            </w:r>
            <w:r w:rsidR="00781CF3" w:rsidRPr="00CB1FFF">
              <w:rPr>
                <w:rStyle w:val="a8"/>
                <w:noProof/>
              </w:rPr>
              <w:t>录取管理模块</w:t>
            </w:r>
            <w:r w:rsidR="00781CF3">
              <w:rPr>
                <w:noProof/>
                <w:webHidden/>
              </w:rPr>
              <w:tab/>
            </w:r>
            <w:r w:rsidR="00781CF3">
              <w:rPr>
                <w:noProof/>
                <w:webHidden/>
              </w:rPr>
              <w:fldChar w:fldCharType="begin"/>
            </w:r>
            <w:r w:rsidR="00781CF3">
              <w:rPr>
                <w:noProof/>
                <w:webHidden/>
              </w:rPr>
              <w:instrText xml:space="preserve"> PAGEREF _Toc510169424 \h </w:instrText>
            </w:r>
            <w:r w:rsidR="00781CF3">
              <w:rPr>
                <w:noProof/>
                <w:webHidden/>
              </w:rPr>
            </w:r>
            <w:r w:rsidR="00781CF3">
              <w:rPr>
                <w:noProof/>
                <w:webHidden/>
              </w:rPr>
              <w:fldChar w:fldCharType="separate"/>
            </w:r>
            <w:r w:rsidR="00781CF3">
              <w:rPr>
                <w:noProof/>
                <w:webHidden/>
              </w:rPr>
              <w:t>39</w:t>
            </w:r>
            <w:r w:rsidR="00781CF3">
              <w:rPr>
                <w:noProof/>
                <w:webHidden/>
              </w:rPr>
              <w:fldChar w:fldCharType="end"/>
            </w:r>
          </w:hyperlink>
        </w:p>
        <w:p w14:paraId="4D6FB6AF" w14:textId="3C85AF3B" w:rsidR="00781CF3" w:rsidRDefault="00DF2EC5">
          <w:pPr>
            <w:pStyle w:val="31"/>
            <w:tabs>
              <w:tab w:val="left" w:pos="1680"/>
              <w:tab w:val="right" w:leader="dot" w:pos="8721"/>
            </w:tabs>
            <w:rPr>
              <w:noProof/>
            </w:rPr>
          </w:pPr>
          <w:hyperlink w:anchor="_Toc510169425" w:history="1">
            <w:r w:rsidR="00781CF3" w:rsidRPr="00CB1FFF">
              <w:rPr>
                <w:rStyle w:val="a8"/>
                <w:noProof/>
              </w:rPr>
              <w:t>4.4.7</w:t>
            </w:r>
            <w:r w:rsidR="00781CF3">
              <w:rPr>
                <w:noProof/>
              </w:rPr>
              <w:tab/>
            </w:r>
            <w:r w:rsidR="00781CF3" w:rsidRPr="00CB1FFF">
              <w:rPr>
                <w:rStyle w:val="a8"/>
                <w:noProof/>
              </w:rPr>
              <w:t>系统管理模块</w:t>
            </w:r>
            <w:r w:rsidR="00781CF3">
              <w:rPr>
                <w:noProof/>
                <w:webHidden/>
              </w:rPr>
              <w:tab/>
            </w:r>
            <w:r w:rsidR="00781CF3">
              <w:rPr>
                <w:noProof/>
                <w:webHidden/>
              </w:rPr>
              <w:fldChar w:fldCharType="begin"/>
            </w:r>
            <w:r w:rsidR="00781CF3">
              <w:rPr>
                <w:noProof/>
                <w:webHidden/>
              </w:rPr>
              <w:instrText xml:space="preserve"> PAGEREF _Toc510169425 \h </w:instrText>
            </w:r>
            <w:r w:rsidR="00781CF3">
              <w:rPr>
                <w:noProof/>
                <w:webHidden/>
              </w:rPr>
            </w:r>
            <w:r w:rsidR="00781CF3">
              <w:rPr>
                <w:noProof/>
                <w:webHidden/>
              </w:rPr>
              <w:fldChar w:fldCharType="separate"/>
            </w:r>
            <w:r w:rsidR="00781CF3">
              <w:rPr>
                <w:noProof/>
                <w:webHidden/>
              </w:rPr>
              <w:t>41</w:t>
            </w:r>
            <w:r w:rsidR="00781CF3">
              <w:rPr>
                <w:noProof/>
                <w:webHidden/>
              </w:rPr>
              <w:fldChar w:fldCharType="end"/>
            </w:r>
          </w:hyperlink>
        </w:p>
        <w:p w14:paraId="51C0249A" w14:textId="4BFBB4F2" w:rsidR="00781CF3" w:rsidRDefault="00DF2EC5">
          <w:pPr>
            <w:pStyle w:val="21"/>
            <w:tabs>
              <w:tab w:val="left" w:pos="1050"/>
              <w:tab w:val="right" w:leader="dot" w:pos="8721"/>
            </w:tabs>
            <w:rPr>
              <w:noProof/>
            </w:rPr>
          </w:pPr>
          <w:hyperlink w:anchor="_Toc510169426" w:history="1">
            <w:r w:rsidR="00781CF3" w:rsidRPr="00CB1FFF">
              <w:rPr>
                <w:rStyle w:val="a8"/>
                <w:noProof/>
              </w:rPr>
              <w:t>4.5</w:t>
            </w:r>
            <w:r w:rsidR="00781CF3">
              <w:rPr>
                <w:noProof/>
              </w:rPr>
              <w:tab/>
            </w:r>
            <w:r w:rsidR="00781CF3" w:rsidRPr="00CB1FFF">
              <w:rPr>
                <w:rStyle w:val="a8"/>
                <w:noProof/>
              </w:rPr>
              <w:t>数据库设计</w:t>
            </w:r>
            <w:r w:rsidR="00781CF3">
              <w:rPr>
                <w:noProof/>
                <w:webHidden/>
              </w:rPr>
              <w:tab/>
            </w:r>
            <w:r w:rsidR="00781CF3">
              <w:rPr>
                <w:noProof/>
                <w:webHidden/>
              </w:rPr>
              <w:fldChar w:fldCharType="begin"/>
            </w:r>
            <w:r w:rsidR="00781CF3">
              <w:rPr>
                <w:noProof/>
                <w:webHidden/>
              </w:rPr>
              <w:instrText xml:space="preserve"> PAGEREF _Toc510169426 \h </w:instrText>
            </w:r>
            <w:r w:rsidR="00781CF3">
              <w:rPr>
                <w:noProof/>
                <w:webHidden/>
              </w:rPr>
            </w:r>
            <w:r w:rsidR="00781CF3">
              <w:rPr>
                <w:noProof/>
                <w:webHidden/>
              </w:rPr>
              <w:fldChar w:fldCharType="separate"/>
            </w:r>
            <w:r w:rsidR="00781CF3">
              <w:rPr>
                <w:noProof/>
                <w:webHidden/>
              </w:rPr>
              <w:t>43</w:t>
            </w:r>
            <w:r w:rsidR="00781CF3">
              <w:rPr>
                <w:noProof/>
                <w:webHidden/>
              </w:rPr>
              <w:fldChar w:fldCharType="end"/>
            </w:r>
          </w:hyperlink>
        </w:p>
        <w:p w14:paraId="5348F74B" w14:textId="31094A37" w:rsidR="00781CF3" w:rsidRDefault="00DF2EC5">
          <w:pPr>
            <w:pStyle w:val="31"/>
            <w:tabs>
              <w:tab w:val="left" w:pos="1680"/>
              <w:tab w:val="right" w:leader="dot" w:pos="8721"/>
            </w:tabs>
            <w:rPr>
              <w:noProof/>
            </w:rPr>
          </w:pPr>
          <w:hyperlink w:anchor="_Toc510169428" w:history="1">
            <w:r w:rsidR="00781CF3" w:rsidRPr="00CB1FFF">
              <w:rPr>
                <w:rStyle w:val="a8"/>
                <w:noProof/>
              </w:rPr>
              <w:t>4.5.1</w:t>
            </w:r>
            <w:r w:rsidR="00781CF3">
              <w:rPr>
                <w:noProof/>
              </w:rPr>
              <w:tab/>
            </w:r>
            <w:r w:rsidR="00781CF3" w:rsidRPr="00CB1FFF">
              <w:rPr>
                <w:rStyle w:val="a8"/>
                <w:noProof/>
              </w:rPr>
              <w:t>数据库概念结构设计</w:t>
            </w:r>
            <w:r w:rsidR="00781CF3">
              <w:rPr>
                <w:noProof/>
                <w:webHidden/>
              </w:rPr>
              <w:tab/>
            </w:r>
            <w:r w:rsidR="00781CF3">
              <w:rPr>
                <w:noProof/>
                <w:webHidden/>
              </w:rPr>
              <w:fldChar w:fldCharType="begin"/>
            </w:r>
            <w:r w:rsidR="00781CF3">
              <w:rPr>
                <w:noProof/>
                <w:webHidden/>
              </w:rPr>
              <w:instrText xml:space="preserve"> PAGEREF _Toc510169428 \h </w:instrText>
            </w:r>
            <w:r w:rsidR="00781CF3">
              <w:rPr>
                <w:noProof/>
                <w:webHidden/>
              </w:rPr>
            </w:r>
            <w:r w:rsidR="00781CF3">
              <w:rPr>
                <w:noProof/>
                <w:webHidden/>
              </w:rPr>
              <w:fldChar w:fldCharType="separate"/>
            </w:r>
            <w:r w:rsidR="00781CF3">
              <w:rPr>
                <w:noProof/>
                <w:webHidden/>
              </w:rPr>
              <w:t>43</w:t>
            </w:r>
            <w:r w:rsidR="00781CF3">
              <w:rPr>
                <w:noProof/>
                <w:webHidden/>
              </w:rPr>
              <w:fldChar w:fldCharType="end"/>
            </w:r>
          </w:hyperlink>
        </w:p>
        <w:p w14:paraId="3143DFCC" w14:textId="08E5C3A8" w:rsidR="00781CF3" w:rsidRDefault="00DF2EC5">
          <w:pPr>
            <w:pStyle w:val="31"/>
            <w:tabs>
              <w:tab w:val="left" w:pos="1680"/>
              <w:tab w:val="right" w:leader="dot" w:pos="8721"/>
            </w:tabs>
            <w:rPr>
              <w:noProof/>
            </w:rPr>
          </w:pPr>
          <w:hyperlink w:anchor="_Toc510169429" w:history="1">
            <w:r w:rsidR="00781CF3" w:rsidRPr="00CB1FFF">
              <w:rPr>
                <w:rStyle w:val="a8"/>
                <w:noProof/>
              </w:rPr>
              <w:t>4.5.2</w:t>
            </w:r>
            <w:r w:rsidR="00781CF3">
              <w:rPr>
                <w:noProof/>
              </w:rPr>
              <w:tab/>
            </w:r>
            <w:r w:rsidR="00781CF3" w:rsidRPr="00CB1FFF">
              <w:rPr>
                <w:rStyle w:val="a8"/>
                <w:noProof/>
              </w:rPr>
              <w:t>数据库逻辑结构设计</w:t>
            </w:r>
            <w:r w:rsidR="00781CF3">
              <w:rPr>
                <w:noProof/>
                <w:webHidden/>
              </w:rPr>
              <w:tab/>
            </w:r>
            <w:r w:rsidR="00781CF3">
              <w:rPr>
                <w:noProof/>
                <w:webHidden/>
              </w:rPr>
              <w:fldChar w:fldCharType="begin"/>
            </w:r>
            <w:r w:rsidR="00781CF3">
              <w:rPr>
                <w:noProof/>
                <w:webHidden/>
              </w:rPr>
              <w:instrText xml:space="preserve"> PAGEREF _Toc510169429 \h </w:instrText>
            </w:r>
            <w:r w:rsidR="00781CF3">
              <w:rPr>
                <w:noProof/>
                <w:webHidden/>
              </w:rPr>
            </w:r>
            <w:r w:rsidR="00781CF3">
              <w:rPr>
                <w:noProof/>
                <w:webHidden/>
              </w:rPr>
              <w:fldChar w:fldCharType="separate"/>
            </w:r>
            <w:r w:rsidR="00781CF3">
              <w:rPr>
                <w:noProof/>
                <w:webHidden/>
              </w:rPr>
              <w:t>44</w:t>
            </w:r>
            <w:r w:rsidR="00781CF3">
              <w:rPr>
                <w:noProof/>
                <w:webHidden/>
              </w:rPr>
              <w:fldChar w:fldCharType="end"/>
            </w:r>
          </w:hyperlink>
        </w:p>
        <w:p w14:paraId="13ED7000" w14:textId="5546E77A" w:rsidR="00781CF3" w:rsidRDefault="00DF2EC5">
          <w:pPr>
            <w:pStyle w:val="31"/>
            <w:tabs>
              <w:tab w:val="left" w:pos="1680"/>
              <w:tab w:val="right" w:leader="dot" w:pos="8721"/>
            </w:tabs>
            <w:rPr>
              <w:noProof/>
            </w:rPr>
          </w:pPr>
          <w:hyperlink w:anchor="_Toc510169430" w:history="1">
            <w:r w:rsidR="00781CF3" w:rsidRPr="00CB1FFF">
              <w:rPr>
                <w:rStyle w:val="a8"/>
                <w:noProof/>
              </w:rPr>
              <w:t>4.5.3</w:t>
            </w:r>
            <w:r w:rsidR="00781CF3">
              <w:rPr>
                <w:noProof/>
              </w:rPr>
              <w:tab/>
            </w:r>
            <w:r w:rsidR="00781CF3" w:rsidRPr="00CB1FFF">
              <w:rPr>
                <w:rStyle w:val="a8"/>
                <w:noProof/>
              </w:rPr>
              <w:t>数据库物理结构设计</w:t>
            </w:r>
            <w:r w:rsidR="00781CF3">
              <w:rPr>
                <w:noProof/>
                <w:webHidden/>
              </w:rPr>
              <w:tab/>
            </w:r>
            <w:r w:rsidR="00781CF3">
              <w:rPr>
                <w:noProof/>
                <w:webHidden/>
              </w:rPr>
              <w:fldChar w:fldCharType="begin"/>
            </w:r>
            <w:r w:rsidR="00781CF3">
              <w:rPr>
                <w:noProof/>
                <w:webHidden/>
              </w:rPr>
              <w:instrText xml:space="preserve"> PAGEREF _Toc510169430 \h </w:instrText>
            </w:r>
            <w:r w:rsidR="00781CF3">
              <w:rPr>
                <w:noProof/>
                <w:webHidden/>
              </w:rPr>
            </w:r>
            <w:r w:rsidR="00781CF3">
              <w:rPr>
                <w:noProof/>
                <w:webHidden/>
              </w:rPr>
              <w:fldChar w:fldCharType="separate"/>
            </w:r>
            <w:r w:rsidR="00781CF3">
              <w:rPr>
                <w:noProof/>
                <w:webHidden/>
              </w:rPr>
              <w:t>45</w:t>
            </w:r>
            <w:r w:rsidR="00781CF3">
              <w:rPr>
                <w:noProof/>
                <w:webHidden/>
              </w:rPr>
              <w:fldChar w:fldCharType="end"/>
            </w:r>
          </w:hyperlink>
        </w:p>
        <w:p w14:paraId="16EE7024" w14:textId="2DAB67C7" w:rsidR="00781CF3" w:rsidRDefault="00DF2EC5">
          <w:pPr>
            <w:pStyle w:val="21"/>
            <w:tabs>
              <w:tab w:val="left" w:pos="1050"/>
              <w:tab w:val="right" w:leader="dot" w:pos="8721"/>
            </w:tabs>
            <w:rPr>
              <w:noProof/>
            </w:rPr>
          </w:pPr>
          <w:hyperlink w:anchor="_Toc510169431" w:history="1">
            <w:r w:rsidR="00781CF3" w:rsidRPr="00CB1FFF">
              <w:rPr>
                <w:rStyle w:val="a8"/>
                <w:noProof/>
              </w:rPr>
              <w:t>4.6</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_Toc510169431 \h </w:instrText>
            </w:r>
            <w:r w:rsidR="00781CF3">
              <w:rPr>
                <w:noProof/>
                <w:webHidden/>
              </w:rPr>
            </w:r>
            <w:r w:rsidR="00781CF3">
              <w:rPr>
                <w:noProof/>
                <w:webHidden/>
              </w:rPr>
              <w:fldChar w:fldCharType="separate"/>
            </w:r>
            <w:r w:rsidR="00781CF3">
              <w:rPr>
                <w:noProof/>
                <w:webHidden/>
              </w:rPr>
              <w:t>52</w:t>
            </w:r>
            <w:r w:rsidR="00781CF3">
              <w:rPr>
                <w:noProof/>
                <w:webHidden/>
              </w:rPr>
              <w:fldChar w:fldCharType="end"/>
            </w:r>
          </w:hyperlink>
        </w:p>
        <w:p w14:paraId="5450DB23" w14:textId="5D1A0B16" w:rsidR="00781CF3" w:rsidRDefault="00DF2EC5">
          <w:pPr>
            <w:pStyle w:val="11"/>
            <w:tabs>
              <w:tab w:val="right" w:leader="dot" w:pos="8721"/>
            </w:tabs>
            <w:rPr>
              <w:noProof/>
            </w:rPr>
          </w:pPr>
          <w:hyperlink w:anchor="_Toc510169432" w:history="1">
            <w:r w:rsidR="00781CF3" w:rsidRPr="00CB1FFF">
              <w:rPr>
                <w:rStyle w:val="a8"/>
                <w:noProof/>
              </w:rPr>
              <w:t>第五章 系统实现</w:t>
            </w:r>
            <w:r w:rsidR="00781CF3">
              <w:rPr>
                <w:noProof/>
                <w:webHidden/>
              </w:rPr>
              <w:tab/>
            </w:r>
            <w:r w:rsidR="00781CF3">
              <w:rPr>
                <w:noProof/>
                <w:webHidden/>
              </w:rPr>
              <w:fldChar w:fldCharType="begin"/>
            </w:r>
            <w:r w:rsidR="00781CF3">
              <w:rPr>
                <w:noProof/>
                <w:webHidden/>
              </w:rPr>
              <w:instrText xml:space="preserve"> PAGEREF _Toc510169432 \h </w:instrText>
            </w:r>
            <w:r w:rsidR="00781CF3">
              <w:rPr>
                <w:noProof/>
                <w:webHidden/>
              </w:rPr>
            </w:r>
            <w:r w:rsidR="00781CF3">
              <w:rPr>
                <w:noProof/>
                <w:webHidden/>
              </w:rPr>
              <w:fldChar w:fldCharType="separate"/>
            </w:r>
            <w:r w:rsidR="00781CF3">
              <w:rPr>
                <w:noProof/>
                <w:webHidden/>
              </w:rPr>
              <w:t>52</w:t>
            </w:r>
            <w:r w:rsidR="00781CF3">
              <w:rPr>
                <w:noProof/>
                <w:webHidden/>
              </w:rPr>
              <w:fldChar w:fldCharType="end"/>
            </w:r>
          </w:hyperlink>
        </w:p>
        <w:p w14:paraId="3CF3A12F" w14:textId="55A78EF7" w:rsidR="00781CF3" w:rsidRDefault="00DF2EC5">
          <w:pPr>
            <w:pStyle w:val="21"/>
            <w:tabs>
              <w:tab w:val="left" w:pos="1050"/>
              <w:tab w:val="right" w:leader="dot" w:pos="8721"/>
            </w:tabs>
            <w:rPr>
              <w:noProof/>
            </w:rPr>
          </w:pPr>
          <w:hyperlink w:anchor="_Toc510169434" w:history="1">
            <w:r w:rsidR="00781CF3" w:rsidRPr="00CB1FFF">
              <w:rPr>
                <w:rStyle w:val="a8"/>
                <w:noProof/>
              </w:rPr>
              <w:t>5.1</w:t>
            </w:r>
            <w:r w:rsidR="00781CF3">
              <w:rPr>
                <w:noProof/>
              </w:rPr>
              <w:tab/>
            </w:r>
            <w:r w:rsidR="00781CF3" w:rsidRPr="00CB1FFF">
              <w:rPr>
                <w:rStyle w:val="a8"/>
                <w:noProof/>
              </w:rPr>
              <w:t>登录模块实现</w:t>
            </w:r>
            <w:r w:rsidR="00781CF3">
              <w:rPr>
                <w:noProof/>
                <w:webHidden/>
              </w:rPr>
              <w:tab/>
            </w:r>
            <w:r w:rsidR="00781CF3">
              <w:rPr>
                <w:noProof/>
                <w:webHidden/>
              </w:rPr>
              <w:fldChar w:fldCharType="begin"/>
            </w:r>
            <w:r w:rsidR="00781CF3">
              <w:rPr>
                <w:noProof/>
                <w:webHidden/>
              </w:rPr>
              <w:instrText xml:space="preserve"> PAGEREF _Toc510169434 \h </w:instrText>
            </w:r>
            <w:r w:rsidR="00781CF3">
              <w:rPr>
                <w:noProof/>
                <w:webHidden/>
              </w:rPr>
            </w:r>
            <w:r w:rsidR="00781CF3">
              <w:rPr>
                <w:noProof/>
                <w:webHidden/>
              </w:rPr>
              <w:fldChar w:fldCharType="separate"/>
            </w:r>
            <w:r w:rsidR="00781CF3">
              <w:rPr>
                <w:noProof/>
                <w:webHidden/>
              </w:rPr>
              <w:t>52</w:t>
            </w:r>
            <w:r w:rsidR="00781CF3">
              <w:rPr>
                <w:noProof/>
                <w:webHidden/>
              </w:rPr>
              <w:fldChar w:fldCharType="end"/>
            </w:r>
          </w:hyperlink>
        </w:p>
        <w:p w14:paraId="697B6F40" w14:textId="5F764EF5" w:rsidR="00781CF3" w:rsidRDefault="00DF2EC5">
          <w:pPr>
            <w:pStyle w:val="21"/>
            <w:tabs>
              <w:tab w:val="left" w:pos="1050"/>
              <w:tab w:val="right" w:leader="dot" w:pos="8721"/>
            </w:tabs>
            <w:rPr>
              <w:noProof/>
            </w:rPr>
          </w:pPr>
          <w:hyperlink w:anchor="_Toc510169435" w:history="1">
            <w:r w:rsidR="00781CF3" w:rsidRPr="00CB1FFF">
              <w:rPr>
                <w:rStyle w:val="a8"/>
                <w:noProof/>
              </w:rPr>
              <w:t>5.2</w:t>
            </w:r>
            <w:r w:rsidR="00781CF3">
              <w:rPr>
                <w:noProof/>
              </w:rPr>
              <w:tab/>
            </w:r>
            <w:r w:rsidR="00781CF3" w:rsidRPr="00CB1FFF">
              <w:rPr>
                <w:rStyle w:val="a8"/>
                <w:noProof/>
              </w:rPr>
              <w:t>招生数据统计实现</w:t>
            </w:r>
            <w:r w:rsidR="00781CF3">
              <w:rPr>
                <w:noProof/>
                <w:webHidden/>
              </w:rPr>
              <w:tab/>
            </w:r>
            <w:r w:rsidR="00781CF3">
              <w:rPr>
                <w:noProof/>
                <w:webHidden/>
              </w:rPr>
              <w:fldChar w:fldCharType="begin"/>
            </w:r>
            <w:r w:rsidR="00781CF3">
              <w:rPr>
                <w:noProof/>
                <w:webHidden/>
              </w:rPr>
              <w:instrText xml:space="preserve"> PAGEREF _Toc510169435 \h </w:instrText>
            </w:r>
            <w:r w:rsidR="00781CF3">
              <w:rPr>
                <w:noProof/>
                <w:webHidden/>
              </w:rPr>
            </w:r>
            <w:r w:rsidR="00781CF3">
              <w:rPr>
                <w:noProof/>
                <w:webHidden/>
              </w:rPr>
              <w:fldChar w:fldCharType="separate"/>
            </w:r>
            <w:r w:rsidR="00781CF3">
              <w:rPr>
                <w:noProof/>
                <w:webHidden/>
              </w:rPr>
              <w:t>56</w:t>
            </w:r>
            <w:r w:rsidR="00781CF3">
              <w:rPr>
                <w:noProof/>
                <w:webHidden/>
              </w:rPr>
              <w:fldChar w:fldCharType="end"/>
            </w:r>
          </w:hyperlink>
        </w:p>
        <w:p w14:paraId="3F67C8A9" w14:textId="3B30812A" w:rsidR="00781CF3" w:rsidRDefault="00DF2EC5">
          <w:pPr>
            <w:pStyle w:val="21"/>
            <w:tabs>
              <w:tab w:val="left" w:pos="1050"/>
              <w:tab w:val="right" w:leader="dot" w:pos="8721"/>
            </w:tabs>
            <w:rPr>
              <w:noProof/>
            </w:rPr>
          </w:pPr>
          <w:hyperlink w:anchor="_Toc510169439" w:history="1">
            <w:r w:rsidR="00781CF3" w:rsidRPr="00CB1FFF">
              <w:rPr>
                <w:rStyle w:val="a8"/>
                <w:noProof/>
              </w:rPr>
              <w:t>5.3</w:t>
            </w:r>
            <w:r w:rsidR="00781CF3">
              <w:rPr>
                <w:noProof/>
              </w:rPr>
              <w:tab/>
            </w:r>
            <w:r w:rsidR="00781CF3" w:rsidRPr="00CB1FFF">
              <w:rPr>
                <w:rStyle w:val="a8"/>
                <w:noProof/>
              </w:rPr>
              <w:t>学生基本信息模块实现</w:t>
            </w:r>
            <w:r w:rsidR="00781CF3">
              <w:rPr>
                <w:noProof/>
                <w:webHidden/>
              </w:rPr>
              <w:tab/>
            </w:r>
            <w:r w:rsidR="00781CF3">
              <w:rPr>
                <w:noProof/>
                <w:webHidden/>
              </w:rPr>
              <w:fldChar w:fldCharType="begin"/>
            </w:r>
            <w:r w:rsidR="00781CF3">
              <w:rPr>
                <w:noProof/>
                <w:webHidden/>
              </w:rPr>
              <w:instrText xml:space="preserve"> PAGEREF _Toc510169439 \h </w:instrText>
            </w:r>
            <w:r w:rsidR="00781CF3">
              <w:rPr>
                <w:noProof/>
                <w:webHidden/>
              </w:rPr>
            </w:r>
            <w:r w:rsidR="00781CF3">
              <w:rPr>
                <w:noProof/>
                <w:webHidden/>
              </w:rPr>
              <w:fldChar w:fldCharType="separate"/>
            </w:r>
            <w:r w:rsidR="00781CF3">
              <w:rPr>
                <w:noProof/>
                <w:webHidden/>
              </w:rPr>
              <w:t>58</w:t>
            </w:r>
            <w:r w:rsidR="00781CF3">
              <w:rPr>
                <w:noProof/>
                <w:webHidden/>
              </w:rPr>
              <w:fldChar w:fldCharType="end"/>
            </w:r>
          </w:hyperlink>
        </w:p>
        <w:p w14:paraId="0B89D024" w14:textId="609C3B81" w:rsidR="00781CF3" w:rsidRDefault="00DF2EC5">
          <w:pPr>
            <w:pStyle w:val="21"/>
            <w:tabs>
              <w:tab w:val="left" w:pos="1050"/>
              <w:tab w:val="right" w:leader="dot" w:pos="8721"/>
            </w:tabs>
            <w:rPr>
              <w:noProof/>
            </w:rPr>
          </w:pPr>
          <w:hyperlink w:anchor="_Toc510169440" w:history="1">
            <w:r w:rsidR="00781CF3" w:rsidRPr="00CB1FFF">
              <w:rPr>
                <w:rStyle w:val="a8"/>
                <w:noProof/>
              </w:rPr>
              <w:t>5.4</w:t>
            </w:r>
            <w:r w:rsidR="00781CF3">
              <w:rPr>
                <w:noProof/>
              </w:rPr>
              <w:tab/>
            </w:r>
            <w:r w:rsidR="00781CF3" w:rsidRPr="00CB1FFF">
              <w:rPr>
                <w:rStyle w:val="a8"/>
                <w:noProof/>
              </w:rPr>
              <w:t>考生数据提取模块实现</w:t>
            </w:r>
            <w:r w:rsidR="00781CF3">
              <w:rPr>
                <w:noProof/>
                <w:webHidden/>
              </w:rPr>
              <w:tab/>
            </w:r>
            <w:r w:rsidR="00781CF3">
              <w:rPr>
                <w:noProof/>
                <w:webHidden/>
              </w:rPr>
              <w:fldChar w:fldCharType="begin"/>
            </w:r>
            <w:r w:rsidR="00781CF3">
              <w:rPr>
                <w:noProof/>
                <w:webHidden/>
              </w:rPr>
              <w:instrText xml:space="preserve"> PAGEREF _Toc510169440 \h </w:instrText>
            </w:r>
            <w:r w:rsidR="00781CF3">
              <w:rPr>
                <w:noProof/>
                <w:webHidden/>
              </w:rPr>
            </w:r>
            <w:r w:rsidR="00781CF3">
              <w:rPr>
                <w:noProof/>
                <w:webHidden/>
              </w:rPr>
              <w:fldChar w:fldCharType="separate"/>
            </w:r>
            <w:r w:rsidR="00781CF3">
              <w:rPr>
                <w:noProof/>
                <w:webHidden/>
              </w:rPr>
              <w:t>60</w:t>
            </w:r>
            <w:r w:rsidR="00781CF3">
              <w:rPr>
                <w:noProof/>
                <w:webHidden/>
              </w:rPr>
              <w:fldChar w:fldCharType="end"/>
            </w:r>
          </w:hyperlink>
        </w:p>
        <w:p w14:paraId="4102B943" w14:textId="6CFC83E4" w:rsidR="00781CF3" w:rsidRDefault="00DF2EC5">
          <w:pPr>
            <w:pStyle w:val="21"/>
            <w:tabs>
              <w:tab w:val="left" w:pos="1050"/>
              <w:tab w:val="right" w:leader="dot" w:pos="8721"/>
            </w:tabs>
            <w:rPr>
              <w:noProof/>
            </w:rPr>
          </w:pPr>
          <w:hyperlink w:anchor="_Toc510169441" w:history="1">
            <w:r w:rsidR="00781CF3" w:rsidRPr="00CB1FFF">
              <w:rPr>
                <w:rStyle w:val="a8"/>
                <w:noProof/>
              </w:rPr>
              <w:t>5.5</w:t>
            </w:r>
            <w:r w:rsidR="00781CF3">
              <w:rPr>
                <w:noProof/>
              </w:rPr>
              <w:tab/>
            </w:r>
            <w:r w:rsidR="00781CF3" w:rsidRPr="00CB1FFF">
              <w:rPr>
                <w:rStyle w:val="a8"/>
                <w:noProof/>
              </w:rPr>
              <w:t>招生计划管理模块实现</w:t>
            </w:r>
            <w:r w:rsidR="00781CF3">
              <w:rPr>
                <w:noProof/>
                <w:webHidden/>
              </w:rPr>
              <w:tab/>
            </w:r>
            <w:r w:rsidR="00781CF3">
              <w:rPr>
                <w:noProof/>
                <w:webHidden/>
              </w:rPr>
              <w:fldChar w:fldCharType="begin"/>
            </w:r>
            <w:r w:rsidR="00781CF3">
              <w:rPr>
                <w:noProof/>
                <w:webHidden/>
              </w:rPr>
              <w:instrText xml:space="preserve"> PAGEREF _Toc510169441 \h </w:instrText>
            </w:r>
            <w:r w:rsidR="00781CF3">
              <w:rPr>
                <w:noProof/>
                <w:webHidden/>
              </w:rPr>
            </w:r>
            <w:r w:rsidR="00781CF3">
              <w:rPr>
                <w:noProof/>
                <w:webHidden/>
              </w:rPr>
              <w:fldChar w:fldCharType="separate"/>
            </w:r>
            <w:r w:rsidR="00781CF3">
              <w:rPr>
                <w:noProof/>
                <w:webHidden/>
              </w:rPr>
              <w:t>62</w:t>
            </w:r>
            <w:r w:rsidR="00781CF3">
              <w:rPr>
                <w:noProof/>
                <w:webHidden/>
              </w:rPr>
              <w:fldChar w:fldCharType="end"/>
            </w:r>
          </w:hyperlink>
        </w:p>
        <w:p w14:paraId="208A246C" w14:textId="6D2C6F60" w:rsidR="00781CF3" w:rsidRDefault="00DF2EC5">
          <w:pPr>
            <w:pStyle w:val="21"/>
            <w:tabs>
              <w:tab w:val="left" w:pos="1050"/>
              <w:tab w:val="right" w:leader="dot" w:pos="8721"/>
            </w:tabs>
            <w:rPr>
              <w:noProof/>
            </w:rPr>
          </w:pPr>
          <w:hyperlink w:anchor="_Toc510169442" w:history="1">
            <w:r w:rsidR="00781CF3" w:rsidRPr="00CB1FFF">
              <w:rPr>
                <w:rStyle w:val="a8"/>
                <w:noProof/>
              </w:rPr>
              <w:t>5.6</w:t>
            </w:r>
            <w:r w:rsidR="00781CF3">
              <w:rPr>
                <w:noProof/>
              </w:rPr>
              <w:tab/>
            </w:r>
            <w:r w:rsidR="00781CF3" w:rsidRPr="00CB1FFF">
              <w:rPr>
                <w:rStyle w:val="a8"/>
                <w:noProof/>
              </w:rPr>
              <w:t>招生宣传管理模块实现</w:t>
            </w:r>
            <w:r w:rsidR="00781CF3">
              <w:rPr>
                <w:noProof/>
                <w:webHidden/>
              </w:rPr>
              <w:tab/>
            </w:r>
            <w:r w:rsidR="00781CF3">
              <w:rPr>
                <w:noProof/>
                <w:webHidden/>
              </w:rPr>
              <w:fldChar w:fldCharType="begin"/>
            </w:r>
            <w:r w:rsidR="00781CF3">
              <w:rPr>
                <w:noProof/>
                <w:webHidden/>
              </w:rPr>
              <w:instrText xml:space="preserve"> PAGEREF _Toc510169442 \h </w:instrText>
            </w:r>
            <w:r w:rsidR="00781CF3">
              <w:rPr>
                <w:noProof/>
                <w:webHidden/>
              </w:rPr>
            </w:r>
            <w:r w:rsidR="00781CF3">
              <w:rPr>
                <w:noProof/>
                <w:webHidden/>
              </w:rPr>
              <w:fldChar w:fldCharType="separate"/>
            </w:r>
            <w:r w:rsidR="00781CF3">
              <w:rPr>
                <w:noProof/>
                <w:webHidden/>
              </w:rPr>
              <w:t>67</w:t>
            </w:r>
            <w:r w:rsidR="00781CF3">
              <w:rPr>
                <w:noProof/>
                <w:webHidden/>
              </w:rPr>
              <w:fldChar w:fldCharType="end"/>
            </w:r>
          </w:hyperlink>
        </w:p>
        <w:p w14:paraId="6EA3F7FB" w14:textId="75DF1E1E" w:rsidR="00781CF3" w:rsidRDefault="00DF2EC5">
          <w:pPr>
            <w:pStyle w:val="21"/>
            <w:tabs>
              <w:tab w:val="left" w:pos="1050"/>
              <w:tab w:val="right" w:leader="dot" w:pos="8721"/>
            </w:tabs>
            <w:rPr>
              <w:noProof/>
            </w:rPr>
          </w:pPr>
          <w:hyperlink w:anchor="_Toc510169443" w:history="1">
            <w:r w:rsidR="00781CF3" w:rsidRPr="00CB1FFF">
              <w:rPr>
                <w:rStyle w:val="a8"/>
                <w:noProof/>
              </w:rPr>
              <w:t>5.7</w:t>
            </w:r>
            <w:r w:rsidR="00781CF3">
              <w:rPr>
                <w:noProof/>
              </w:rPr>
              <w:tab/>
            </w:r>
            <w:r w:rsidR="00781CF3" w:rsidRPr="00CB1FFF">
              <w:rPr>
                <w:rStyle w:val="a8"/>
                <w:noProof/>
              </w:rPr>
              <w:t>录取管理模块实现</w:t>
            </w:r>
            <w:r w:rsidR="00781CF3">
              <w:rPr>
                <w:noProof/>
                <w:webHidden/>
              </w:rPr>
              <w:tab/>
            </w:r>
            <w:r w:rsidR="00781CF3">
              <w:rPr>
                <w:noProof/>
                <w:webHidden/>
              </w:rPr>
              <w:fldChar w:fldCharType="begin"/>
            </w:r>
            <w:r w:rsidR="00781CF3">
              <w:rPr>
                <w:noProof/>
                <w:webHidden/>
              </w:rPr>
              <w:instrText xml:space="preserve"> PAGEREF _Toc510169443 \h </w:instrText>
            </w:r>
            <w:r w:rsidR="00781CF3">
              <w:rPr>
                <w:noProof/>
                <w:webHidden/>
              </w:rPr>
            </w:r>
            <w:r w:rsidR="00781CF3">
              <w:rPr>
                <w:noProof/>
                <w:webHidden/>
              </w:rPr>
              <w:fldChar w:fldCharType="separate"/>
            </w:r>
            <w:r w:rsidR="00781CF3">
              <w:rPr>
                <w:noProof/>
                <w:webHidden/>
              </w:rPr>
              <w:t>69</w:t>
            </w:r>
            <w:r w:rsidR="00781CF3">
              <w:rPr>
                <w:noProof/>
                <w:webHidden/>
              </w:rPr>
              <w:fldChar w:fldCharType="end"/>
            </w:r>
          </w:hyperlink>
        </w:p>
        <w:p w14:paraId="236D5398" w14:textId="18A23038" w:rsidR="00781CF3" w:rsidRDefault="00DF2EC5">
          <w:pPr>
            <w:pStyle w:val="21"/>
            <w:tabs>
              <w:tab w:val="left" w:pos="1050"/>
              <w:tab w:val="right" w:leader="dot" w:pos="8721"/>
            </w:tabs>
            <w:rPr>
              <w:noProof/>
            </w:rPr>
          </w:pPr>
          <w:hyperlink w:anchor="_Toc510169444" w:history="1">
            <w:r w:rsidR="00781CF3" w:rsidRPr="00CB1FFF">
              <w:rPr>
                <w:rStyle w:val="a8"/>
                <w:noProof/>
              </w:rPr>
              <w:t>5.8</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_Toc510169444 \h </w:instrText>
            </w:r>
            <w:r w:rsidR="00781CF3">
              <w:rPr>
                <w:noProof/>
                <w:webHidden/>
              </w:rPr>
            </w:r>
            <w:r w:rsidR="00781CF3">
              <w:rPr>
                <w:noProof/>
                <w:webHidden/>
              </w:rPr>
              <w:fldChar w:fldCharType="separate"/>
            </w:r>
            <w:r w:rsidR="00781CF3">
              <w:rPr>
                <w:noProof/>
                <w:webHidden/>
              </w:rPr>
              <w:t>72</w:t>
            </w:r>
            <w:r w:rsidR="00781CF3">
              <w:rPr>
                <w:noProof/>
                <w:webHidden/>
              </w:rPr>
              <w:fldChar w:fldCharType="end"/>
            </w:r>
          </w:hyperlink>
        </w:p>
        <w:p w14:paraId="342CA7FD" w14:textId="0A617E91" w:rsidR="00781CF3" w:rsidRDefault="00DF2EC5">
          <w:pPr>
            <w:pStyle w:val="11"/>
            <w:tabs>
              <w:tab w:val="right" w:leader="dot" w:pos="8721"/>
            </w:tabs>
            <w:rPr>
              <w:noProof/>
            </w:rPr>
          </w:pPr>
          <w:hyperlink w:anchor="_Toc510169445" w:history="1">
            <w:r w:rsidR="00781CF3" w:rsidRPr="00CB1FFF">
              <w:rPr>
                <w:rStyle w:val="a8"/>
                <w:noProof/>
              </w:rPr>
              <w:t>第六章 系统测试</w:t>
            </w:r>
            <w:r w:rsidR="00781CF3">
              <w:rPr>
                <w:noProof/>
                <w:webHidden/>
              </w:rPr>
              <w:tab/>
            </w:r>
            <w:r w:rsidR="00781CF3">
              <w:rPr>
                <w:noProof/>
                <w:webHidden/>
              </w:rPr>
              <w:fldChar w:fldCharType="begin"/>
            </w:r>
            <w:r w:rsidR="00781CF3">
              <w:rPr>
                <w:noProof/>
                <w:webHidden/>
              </w:rPr>
              <w:instrText xml:space="preserve"> PAGEREF _Toc510169445 \h </w:instrText>
            </w:r>
            <w:r w:rsidR="00781CF3">
              <w:rPr>
                <w:noProof/>
                <w:webHidden/>
              </w:rPr>
            </w:r>
            <w:r w:rsidR="00781CF3">
              <w:rPr>
                <w:noProof/>
                <w:webHidden/>
              </w:rPr>
              <w:fldChar w:fldCharType="separate"/>
            </w:r>
            <w:r w:rsidR="00781CF3">
              <w:rPr>
                <w:noProof/>
                <w:webHidden/>
              </w:rPr>
              <w:t>72</w:t>
            </w:r>
            <w:r w:rsidR="00781CF3">
              <w:rPr>
                <w:noProof/>
                <w:webHidden/>
              </w:rPr>
              <w:fldChar w:fldCharType="end"/>
            </w:r>
          </w:hyperlink>
        </w:p>
        <w:p w14:paraId="30357079" w14:textId="1B52269A" w:rsidR="00781CF3" w:rsidRDefault="00DF2EC5">
          <w:pPr>
            <w:pStyle w:val="21"/>
            <w:tabs>
              <w:tab w:val="left" w:pos="1050"/>
              <w:tab w:val="right" w:leader="dot" w:pos="8721"/>
            </w:tabs>
            <w:rPr>
              <w:noProof/>
            </w:rPr>
          </w:pPr>
          <w:hyperlink w:anchor="_Toc510169447" w:history="1">
            <w:r w:rsidR="00781CF3" w:rsidRPr="00CB1FFF">
              <w:rPr>
                <w:rStyle w:val="a8"/>
                <w:noProof/>
              </w:rPr>
              <w:t>6.1</w:t>
            </w:r>
            <w:r w:rsidR="00781CF3">
              <w:rPr>
                <w:noProof/>
              </w:rPr>
              <w:tab/>
            </w:r>
            <w:r w:rsidR="00781CF3" w:rsidRPr="00CB1FFF">
              <w:rPr>
                <w:rStyle w:val="a8"/>
                <w:noProof/>
              </w:rPr>
              <w:t>测试目的</w:t>
            </w:r>
            <w:r w:rsidR="00781CF3">
              <w:rPr>
                <w:noProof/>
                <w:webHidden/>
              </w:rPr>
              <w:tab/>
            </w:r>
            <w:r w:rsidR="00781CF3">
              <w:rPr>
                <w:noProof/>
                <w:webHidden/>
              </w:rPr>
              <w:fldChar w:fldCharType="begin"/>
            </w:r>
            <w:r w:rsidR="00781CF3">
              <w:rPr>
                <w:noProof/>
                <w:webHidden/>
              </w:rPr>
              <w:instrText xml:space="preserve"> PAGEREF _Toc510169447 \h </w:instrText>
            </w:r>
            <w:r w:rsidR="00781CF3">
              <w:rPr>
                <w:noProof/>
                <w:webHidden/>
              </w:rPr>
            </w:r>
            <w:r w:rsidR="00781CF3">
              <w:rPr>
                <w:noProof/>
                <w:webHidden/>
              </w:rPr>
              <w:fldChar w:fldCharType="separate"/>
            </w:r>
            <w:r w:rsidR="00781CF3">
              <w:rPr>
                <w:noProof/>
                <w:webHidden/>
              </w:rPr>
              <w:t>72</w:t>
            </w:r>
            <w:r w:rsidR="00781CF3">
              <w:rPr>
                <w:noProof/>
                <w:webHidden/>
              </w:rPr>
              <w:fldChar w:fldCharType="end"/>
            </w:r>
          </w:hyperlink>
        </w:p>
        <w:p w14:paraId="0D28AA73" w14:textId="3FD919DA" w:rsidR="00781CF3" w:rsidRDefault="00DF2EC5">
          <w:pPr>
            <w:pStyle w:val="21"/>
            <w:tabs>
              <w:tab w:val="left" w:pos="1050"/>
              <w:tab w:val="right" w:leader="dot" w:pos="8721"/>
            </w:tabs>
            <w:rPr>
              <w:noProof/>
            </w:rPr>
          </w:pPr>
          <w:hyperlink w:anchor="_Toc510169451" w:history="1">
            <w:r w:rsidR="00781CF3" w:rsidRPr="00CB1FFF">
              <w:rPr>
                <w:rStyle w:val="a8"/>
                <w:noProof/>
              </w:rPr>
              <w:t>6.2</w:t>
            </w:r>
            <w:r w:rsidR="00781CF3">
              <w:rPr>
                <w:noProof/>
              </w:rPr>
              <w:tab/>
            </w:r>
            <w:r w:rsidR="00781CF3" w:rsidRPr="00CB1FFF">
              <w:rPr>
                <w:rStyle w:val="a8"/>
                <w:noProof/>
              </w:rPr>
              <w:t>测试用例</w:t>
            </w:r>
            <w:r w:rsidR="00781CF3">
              <w:rPr>
                <w:noProof/>
                <w:webHidden/>
              </w:rPr>
              <w:tab/>
            </w:r>
            <w:r w:rsidR="00781CF3">
              <w:rPr>
                <w:noProof/>
                <w:webHidden/>
              </w:rPr>
              <w:fldChar w:fldCharType="begin"/>
            </w:r>
            <w:r w:rsidR="00781CF3">
              <w:rPr>
                <w:noProof/>
                <w:webHidden/>
              </w:rPr>
              <w:instrText xml:space="preserve"> PAGEREF _Toc510169451 \h </w:instrText>
            </w:r>
            <w:r w:rsidR="00781CF3">
              <w:rPr>
                <w:noProof/>
                <w:webHidden/>
              </w:rPr>
            </w:r>
            <w:r w:rsidR="00781CF3">
              <w:rPr>
                <w:noProof/>
                <w:webHidden/>
              </w:rPr>
              <w:fldChar w:fldCharType="separate"/>
            </w:r>
            <w:r w:rsidR="00781CF3">
              <w:rPr>
                <w:noProof/>
                <w:webHidden/>
              </w:rPr>
              <w:t>73</w:t>
            </w:r>
            <w:r w:rsidR="00781CF3">
              <w:rPr>
                <w:noProof/>
                <w:webHidden/>
              </w:rPr>
              <w:fldChar w:fldCharType="end"/>
            </w:r>
          </w:hyperlink>
        </w:p>
        <w:p w14:paraId="6C1FC51B" w14:textId="79546D3E" w:rsidR="00781CF3" w:rsidRDefault="00DF2EC5">
          <w:pPr>
            <w:pStyle w:val="21"/>
            <w:tabs>
              <w:tab w:val="left" w:pos="1050"/>
              <w:tab w:val="right" w:leader="dot" w:pos="8721"/>
            </w:tabs>
            <w:rPr>
              <w:noProof/>
            </w:rPr>
          </w:pPr>
          <w:hyperlink w:anchor="_Toc510169452" w:history="1">
            <w:r w:rsidR="00781CF3" w:rsidRPr="00CB1FFF">
              <w:rPr>
                <w:rStyle w:val="a8"/>
                <w:noProof/>
              </w:rPr>
              <w:t>6.3</w:t>
            </w:r>
            <w:r w:rsidR="00781CF3">
              <w:rPr>
                <w:noProof/>
              </w:rPr>
              <w:tab/>
            </w:r>
            <w:r w:rsidR="00781CF3" w:rsidRPr="00CB1FFF">
              <w:rPr>
                <w:rStyle w:val="a8"/>
                <w:noProof/>
              </w:rPr>
              <w:t>测试评估与总结</w:t>
            </w:r>
            <w:r w:rsidR="00781CF3">
              <w:rPr>
                <w:noProof/>
                <w:webHidden/>
              </w:rPr>
              <w:tab/>
            </w:r>
            <w:r w:rsidR="00781CF3">
              <w:rPr>
                <w:noProof/>
                <w:webHidden/>
              </w:rPr>
              <w:fldChar w:fldCharType="begin"/>
            </w:r>
            <w:r w:rsidR="00781CF3">
              <w:rPr>
                <w:noProof/>
                <w:webHidden/>
              </w:rPr>
              <w:instrText xml:space="preserve"> PAGEREF _Toc510169452 \h </w:instrText>
            </w:r>
            <w:r w:rsidR="00781CF3">
              <w:rPr>
                <w:noProof/>
                <w:webHidden/>
              </w:rPr>
            </w:r>
            <w:r w:rsidR="00781CF3">
              <w:rPr>
                <w:noProof/>
                <w:webHidden/>
              </w:rPr>
              <w:fldChar w:fldCharType="separate"/>
            </w:r>
            <w:r w:rsidR="00781CF3">
              <w:rPr>
                <w:noProof/>
                <w:webHidden/>
              </w:rPr>
              <w:t>79</w:t>
            </w:r>
            <w:r w:rsidR="00781CF3">
              <w:rPr>
                <w:noProof/>
                <w:webHidden/>
              </w:rPr>
              <w:fldChar w:fldCharType="end"/>
            </w:r>
          </w:hyperlink>
        </w:p>
        <w:p w14:paraId="19D99A04" w14:textId="171FC479" w:rsidR="00781CF3" w:rsidRDefault="00DF2EC5">
          <w:pPr>
            <w:pStyle w:val="31"/>
            <w:tabs>
              <w:tab w:val="left" w:pos="1680"/>
              <w:tab w:val="right" w:leader="dot" w:pos="8721"/>
            </w:tabs>
            <w:rPr>
              <w:noProof/>
            </w:rPr>
          </w:pPr>
          <w:hyperlink w:anchor="_Toc510169462" w:history="1">
            <w:r w:rsidR="00781CF3" w:rsidRPr="00CB1FFF">
              <w:rPr>
                <w:rStyle w:val="a8"/>
                <w:noProof/>
              </w:rPr>
              <w:t>6.3.1.</w:t>
            </w:r>
            <w:r w:rsidR="00781CF3">
              <w:rPr>
                <w:noProof/>
              </w:rPr>
              <w:tab/>
            </w:r>
            <w:r w:rsidR="00781CF3" w:rsidRPr="00CB1FFF">
              <w:rPr>
                <w:rStyle w:val="a8"/>
                <w:noProof/>
              </w:rPr>
              <w:t>系统功能</w:t>
            </w:r>
            <w:r w:rsidR="00781CF3">
              <w:rPr>
                <w:noProof/>
                <w:webHidden/>
              </w:rPr>
              <w:tab/>
            </w:r>
            <w:r w:rsidR="00781CF3">
              <w:rPr>
                <w:noProof/>
                <w:webHidden/>
              </w:rPr>
              <w:fldChar w:fldCharType="begin"/>
            </w:r>
            <w:r w:rsidR="00781CF3">
              <w:rPr>
                <w:noProof/>
                <w:webHidden/>
              </w:rPr>
              <w:instrText xml:space="preserve"> PAGEREF _Toc510169462 \h </w:instrText>
            </w:r>
            <w:r w:rsidR="00781CF3">
              <w:rPr>
                <w:noProof/>
                <w:webHidden/>
              </w:rPr>
            </w:r>
            <w:r w:rsidR="00781CF3">
              <w:rPr>
                <w:noProof/>
                <w:webHidden/>
              </w:rPr>
              <w:fldChar w:fldCharType="separate"/>
            </w:r>
            <w:r w:rsidR="00781CF3">
              <w:rPr>
                <w:noProof/>
                <w:webHidden/>
              </w:rPr>
              <w:t>79</w:t>
            </w:r>
            <w:r w:rsidR="00781CF3">
              <w:rPr>
                <w:noProof/>
                <w:webHidden/>
              </w:rPr>
              <w:fldChar w:fldCharType="end"/>
            </w:r>
          </w:hyperlink>
        </w:p>
        <w:p w14:paraId="4BF65302" w14:textId="46539F1B" w:rsidR="00781CF3" w:rsidRDefault="00DF2EC5">
          <w:pPr>
            <w:pStyle w:val="31"/>
            <w:tabs>
              <w:tab w:val="left" w:pos="1680"/>
              <w:tab w:val="right" w:leader="dot" w:pos="8721"/>
            </w:tabs>
            <w:rPr>
              <w:noProof/>
            </w:rPr>
          </w:pPr>
          <w:hyperlink w:anchor="_Toc510169463" w:history="1">
            <w:r w:rsidR="00781CF3" w:rsidRPr="00CB1FFF">
              <w:rPr>
                <w:rStyle w:val="a8"/>
                <w:noProof/>
              </w:rPr>
              <w:t>6.3.2.</w:t>
            </w:r>
            <w:r w:rsidR="00781CF3">
              <w:rPr>
                <w:noProof/>
              </w:rPr>
              <w:tab/>
            </w:r>
            <w:r w:rsidR="00781CF3" w:rsidRPr="00CB1FFF">
              <w:rPr>
                <w:rStyle w:val="a8"/>
                <w:noProof/>
              </w:rPr>
              <w:t>缺陷与限制</w:t>
            </w:r>
            <w:r w:rsidR="00781CF3">
              <w:rPr>
                <w:noProof/>
                <w:webHidden/>
              </w:rPr>
              <w:tab/>
            </w:r>
            <w:r w:rsidR="00781CF3">
              <w:rPr>
                <w:noProof/>
                <w:webHidden/>
              </w:rPr>
              <w:fldChar w:fldCharType="begin"/>
            </w:r>
            <w:r w:rsidR="00781CF3">
              <w:rPr>
                <w:noProof/>
                <w:webHidden/>
              </w:rPr>
              <w:instrText xml:space="preserve"> PAGEREF _Toc510169463 \h </w:instrText>
            </w:r>
            <w:r w:rsidR="00781CF3">
              <w:rPr>
                <w:noProof/>
                <w:webHidden/>
              </w:rPr>
            </w:r>
            <w:r w:rsidR="00781CF3">
              <w:rPr>
                <w:noProof/>
                <w:webHidden/>
              </w:rPr>
              <w:fldChar w:fldCharType="separate"/>
            </w:r>
            <w:r w:rsidR="00781CF3">
              <w:rPr>
                <w:noProof/>
                <w:webHidden/>
              </w:rPr>
              <w:t>80</w:t>
            </w:r>
            <w:r w:rsidR="00781CF3">
              <w:rPr>
                <w:noProof/>
                <w:webHidden/>
              </w:rPr>
              <w:fldChar w:fldCharType="end"/>
            </w:r>
          </w:hyperlink>
        </w:p>
        <w:p w14:paraId="43DB5F79" w14:textId="5CD80D05" w:rsidR="00781CF3" w:rsidRDefault="00DF2EC5">
          <w:pPr>
            <w:pStyle w:val="31"/>
            <w:tabs>
              <w:tab w:val="left" w:pos="1680"/>
              <w:tab w:val="right" w:leader="dot" w:pos="8721"/>
            </w:tabs>
            <w:rPr>
              <w:noProof/>
            </w:rPr>
          </w:pPr>
          <w:hyperlink w:anchor="_Toc510169464" w:history="1">
            <w:r w:rsidR="00781CF3" w:rsidRPr="00CB1FFF">
              <w:rPr>
                <w:rStyle w:val="a8"/>
                <w:noProof/>
              </w:rPr>
              <w:t>6.3.3.</w:t>
            </w:r>
            <w:r w:rsidR="00781CF3">
              <w:rPr>
                <w:noProof/>
              </w:rPr>
              <w:tab/>
            </w:r>
            <w:r w:rsidR="00781CF3" w:rsidRPr="00CB1FFF">
              <w:rPr>
                <w:rStyle w:val="a8"/>
                <w:noProof/>
              </w:rPr>
              <w:t>建议</w:t>
            </w:r>
            <w:r w:rsidR="00781CF3">
              <w:rPr>
                <w:noProof/>
                <w:webHidden/>
              </w:rPr>
              <w:tab/>
            </w:r>
            <w:r w:rsidR="00781CF3">
              <w:rPr>
                <w:noProof/>
                <w:webHidden/>
              </w:rPr>
              <w:fldChar w:fldCharType="begin"/>
            </w:r>
            <w:r w:rsidR="00781CF3">
              <w:rPr>
                <w:noProof/>
                <w:webHidden/>
              </w:rPr>
              <w:instrText xml:space="preserve"> PAGEREF _Toc510169464 \h </w:instrText>
            </w:r>
            <w:r w:rsidR="00781CF3">
              <w:rPr>
                <w:noProof/>
                <w:webHidden/>
              </w:rPr>
            </w:r>
            <w:r w:rsidR="00781CF3">
              <w:rPr>
                <w:noProof/>
                <w:webHidden/>
              </w:rPr>
              <w:fldChar w:fldCharType="separate"/>
            </w:r>
            <w:r w:rsidR="00781CF3">
              <w:rPr>
                <w:noProof/>
                <w:webHidden/>
              </w:rPr>
              <w:t>80</w:t>
            </w:r>
            <w:r w:rsidR="00781CF3">
              <w:rPr>
                <w:noProof/>
                <w:webHidden/>
              </w:rPr>
              <w:fldChar w:fldCharType="end"/>
            </w:r>
          </w:hyperlink>
        </w:p>
        <w:p w14:paraId="51EA8670" w14:textId="2C9E87FA" w:rsidR="00781CF3" w:rsidRDefault="00DF2EC5">
          <w:pPr>
            <w:pStyle w:val="31"/>
            <w:tabs>
              <w:tab w:val="left" w:pos="1680"/>
              <w:tab w:val="right" w:leader="dot" w:pos="8721"/>
            </w:tabs>
            <w:rPr>
              <w:noProof/>
            </w:rPr>
          </w:pPr>
          <w:hyperlink w:anchor="_Toc510169465" w:history="1">
            <w:r w:rsidR="00781CF3" w:rsidRPr="00CB1FFF">
              <w:rPr>
                <w:rStyle w:val="a8"/>
                <w:noProof/>
              </w:rPr>
              <w:t>6.3.4.</w:t>
            </w:r>
            <w:r w:rsidR="00781CF3">
              <w:rPr>
                <w:noProof/>
              </w:rPr>
              <w:tab/>
            </w:r>
            <w:r w:rsidR="00781CF3" w:rsidRPr="00CB1FFF">
              <w:rPr>
                <w:rStyle w:val="a8"/>
                <w:noProof/>
              </w:rPr>
              <w:t>测试总结</w:t>
            </w:r>
            <w:r w:rsidR="00781CF3">
              <w:rPr>
                <w:noProof/>
                <w:webHidden/>
              </w:rPr>
              <w:tab/>
            </w:r>
            <w:r w:rsidR="00781CF3">
              <w:rPr>
                <w:noProof/>
                <w:webHidden/>
              </w:rPr>
              <w:fldChar w:fldCharType="begin"/>
            </w:r>
            <w:r w:rsidR="00781CF3">
              <w:rPr>
                <w:noProof/>
                <w:webHidden/>
              </w:rPr>
              <w:instrText xml:space="preserve"> PAGEREF _Toc510169465 \h </w:instrText>
            </w:r>
            <w:r w:rsidR="00781CF3">
              <w:rPr>
                <w:noProof/>
                <w:webHidden/>
              </w:rPr>
            </w:r>
            <w:r w:rsidR="00781CF3">
              <w:rPr>
                <w:noProof/>
                <w:webHidden/>
              </w:rPr>
              <w:fldChar w:fldCharType="separate"/>
            </w:r>
            <w:r w:rsidR="00781CF3">
              <w:rPr>
                <w:noProof/>
                <w:webHidden/>
              </w:rPr>
              <w:t>80</w:t>
            </w:r>
            <w:r w:rsidR="00781CF3">
              <w:rPr>
                <w:noProof/>
                <w:webHidden/>
              </w:rPr>
              <w:fldChar w:fldCharType="end"/>
            </w:r>
          </w:hyperlink>
        </w:p>
        <w:p w14:paraId="2D345C97" w14:textId="16CB9457" w:rsidR="00781CF3" w:rsidRDefault="00DF2EC5">
          <w:pPr>
            <w:pStyle w:val="21"/>
            <w:tabs>
              <w:tab w:val="left" w:pos="1050"/>
              <w:tab w:val="right" w:leader="dot" w:pos="8721"/>
            </w:tabs>
            <w:rPr>
              <w:noProof/>
            </w:rPr>
          </w:pPr>
          <w:hyperlink w:anchor="_Toc510169466" w:history="1">
            <w:r w:rsidR="00781CF3" w:rsidRPr="00CB1FFF">
              <w:rPr>
                <w:rStyle w:val="a8"/>
                <w:noProof/>
              </w:rPr>
              <w:t>6.4</w:t>
            </w:r>
            <w:r w:rsidR="00781CF3">
              <w:rPr>
                <w:noProof/>
              </w:rPr>
              <w:tab/>
            </w:r>
            <w:r w:rsidR="00781CF3" w:rsidRPr="00CB1FFF">
              <w:rPr>
                <w:rStyle w:val="a8"/>
                <w:noProof/>
              </w:rPr>
              <w:t>本章小结</w:t>
            </w:r>
            <w:r w:rsidR="00781CF3">
              <w:rPr>
                <w:noProof/>
                <w:webHidden/>
              </w:rPr>
              <w:tab/>
            </w:r>
            <w:r w:rsidR="00781CF3">
              <w:rPr>
                <w:noProof/>
                <w:webHidden/>
              </w:rPr>
              <w:fldChar w:fldCharType="begin"/>
            </w:r>
            <w:r w:rsidR="00781CF3">
              <w:rPr>
                <w:noProof/>
                <w:webHidden/>
              </w:rPr>
              <w:instrText xml:space="preserve"> PAGEREF _Toc510169466 \h </w:instrText>
            </w:r>
            <w:r w:rsidR="00781CF3">
              <w:rPr>
                <w:noProof/>
                <w:webHidden/>
              </w:rPr>
            </w:r>
            <w:r w:rsidR="00781CF3">
              <w:rPr>
                <w:noProof/>
                <w:webHidden/>
              </w:rPr>
              <w:fldChar w:fldCharType="separate"/>
            </w:r>
            <w:r w:rsidR="00781CF3">
              <w:rPr>
                <w:noProof/>
                <w:webHidden/>
              </w:rPr>
              <w:t>81</w:t>
            </w:r>
            <w:r w:rsidR="00781CF3">
              <w:rPr>
                <w:noProof/>
                <w:webHidden/>
              </w:rPr>
              <w:fldChar w:fldCharType="end"/>
            </w:r>
          </w:hyperlink>
        </w:p>
        <w:p w14:paraId="4CD0E7E5" w14:textId="6FB710E2" w:rsidR="00781CF3" w:rsidRDefault="00DF2EC5">
          <w:pPr>
            <w:pStyle w:val="11"/>
            <w:tabs>
              <w:tab w:val="right" w:leader="dot" w:pos="8721"/>
            </w:tabs>
            <w:rPr>
              <w:noProof/>
            </w:rPr>
          </w:pPr>
          <w:hyperlink w:anchor="_Toc510169467" w:history="1">
            <w:r w:rsidR="00781CF3" w:rsidRPr="00CB1FFF">
              <w:rPr>
                <w:rStyle w:val="a8"/>
                <w:noProof/>
              </w:rPr>
              <w:t>第七章 总结与展望</w:t>
            </w:r>
            <w:r w:rsidR="00781CF3">
              <w:rPr>
                <w:noProof/>
                <w:webHidden/>
              </w:rPr>
              <w:tab/>
            </w:r>
            <w:r w:rsidR="00781CF3">
              <w:rPr>
                <w:noProof/>
                <w:webHidden/>
              </w:rPr>
              <w:fldChar w:fldCharType="begin"/>
            </w:r>
            <w:r w:rsidR="00781CF3">
              <w:rPr>
                <w:noProof/>
                <w:webHidden/>
              </w:rPr>
              <w:instrText xml:space="preserve"> PAGEREF _Toc510169467 \h </w:instrText>
            </w:r>
            <w:r w:rsidR="00781CF3">
              <w:rPr>
                <w:noProof/>
                <w:webHidden/>
              </w:rPr>
            </w:r>
            <w:r w:rsidR="00781CF3">
              <w:rPr>
                <w:noProof/>
                <w:webHidden/>
              </w:rPr>
              <w:fldChar w:fldCharType="separate"/>
            </w:r>
            <w:r w:rsidR="00781CF3">
              <w:rPr>
                <w:noProof/>
                <w:webHidden/>
              </w:rPr>
              <w:t>81</w:t>
            </w:r>
            <w:r w:rsidR="00781CF3">
              <w:rPr>
                <w:noProof/>
                <w:webHidden/>
              </w:rPr>
              <w:fldChar w:fldCharType="end"/>
            </w:r>
          </w:hyperlink>
        </w:p>
        <w:p w14:paraId="055D0A45" w14:textId="63D14D19" w:rsidR="00781CF3" w:rsidRDefault="00DF2EC5">
          <w:pPr>
            <w:pStyle w:val="21"/>
            <w:tabs>
              <w:tab w:val="left" w:pos="1050"/>
              <w:tab w:val="right" w:leader="dot" w:pos="8721"/>
            </w:tabs>
            <w:rPr>
              <w:noProof/>
            </w:rPr>
          </w:pPr>
          <w:hyperlink w:anchor="_Toc510169469" w:history="1">
            <w:r w:rsidR="00781CF3" w:rsidRPr="00CB1FFF">
              <w:rPr>
                <w:rStyle w:val="a8"/>
                <w:noProof/>
              </w:rPr>
              <w:t>7.1</w:t>
            </w:r>
            <w:r w:rsidR="00781CF3">
              <w:rPr>
                <w:noProof/>
              </w:rPr>
              <w:tab/>
            </w:r>
            <w:r w:rsidR="00781CF3" w:rsidRPr="00CB1FFF">
              <w:rPr>
                <w:rStyle w:val="a8"/>
                <w:noProof/>
              </w:rPr>
              <w:t>总结</w:t>
            </w:r>
            <w:r w:rsidR="00781CF3">
              <w:rPr>
                <w:noProof/>
                <w:webHidden/>
              </w:rPr>
              <w:tab/>
            </w:r>
            <w:r w:rsidR="00781CF3">
              <w:rPr>
                <w:noProof/>
                <w:webHidden/>
              </w:rPr>
              <w:fldChar w:fldCharType="begin"/>
            </w:r>
            <w:r w:rsidR="00781CF3">
              <w:rPr>
                <w:noProof/>
                <w:webHidden/>
              </w:rPr>
              <w:instrText xml:space="preserve"> PAGEREF _Toc510169469 \h </w:instrText>
            </w:r>
            <w:r w:rsidR="00781CF3">
              <w:rPr>
                <w:noProof/>
                <w:webHidden/>
              </w:rPr>
            </w:r>
            <w:r w:rsidR="00781CF3">
              <w:rPr>
                <w:noProof/>
                <w:webHidden/>
              </w:rPr>
              <w:fldChar w:fldCharType="separate"/>
            </w:r>
            <w:r w:rsidR="00781CF3">
              <w:rPr>
                <w:noProof/>
                <w:webHidden/>
              </w:rPr>
              <w:t>81</w:t>
            </w:r>
            <w:r w:rsidR="00781CF3">
              <w:rPr>
                <w:noProof/>
                <w:webHidden/>
              </w:rPr>
              <w:fldChar w:fldCharType="end"/>
            </w:r>
          </w:hyperlink>
        </w:p>
        <w:p w14:paraId="5D5FB6E1" w14:textId="29EFBADB" w:rsidR="00781CF3" w:rsidRDefault="00DF2EC5">
          <w:pPr>
            <w:pStyle w:val="21"/>
            <w:tabs>
              <w:tab w:val="left" w:pos="1050"/>
              <w:tab w:val="right" w:leader="dot" w:pos="8721"/>
            </w:tabs>
            <w:rPr>
              <w:noProof/>
            </w:rPr>
          </w:pPr>
          <w:hyperlink w:anchor="_Toc510169470" w:history="1">
            <w:r w:rsidR="00781CF3" w:rsidRPr="00CB1FFF">
              <w:rPr>
                <w:rStyle w:val="a8"/>
                <w:noProof/>
              </w:rPr>
              <w:t>7.2</w:t>
            </w:r>
            <w:r w:rsidR="00781CF3">
              <w:rPr>
                <w:noProof/>
              </w:rPr>
              <w:tab/>
            </w:r>
            <w:r w:rsidR="00781CF3" w:rsidRPr="00CB1FFF">
              <w:rPr>
                <w:rStyle w:val="a8"/>
                <w:noProof/>
              </w:rPr>
              <w:t>展望</w:t>
            </w:r>
            <w:r w:rsidR="00781CF3">
              <w:rPr>
                <w:noProof/>
                <w:webHidden/>
              </w:rPr>
              <w:tab/>
            </w:r>
            <w:r w:rsidR="00781CF3">
              <w:rPr>
                <w:noProof/>
                <w:webHidden/>
              </w:rPr>
              <w:fldChar w:fldCharType="begin"/>
            </w:r>
            <w:r w:rsidR="00781CF3">
              <w:rPr>
                <w:noProof/>
                <w:webHidden/>
              </w:rPr>
              <w:instrText xml:space="preserve"> PAGEREF _Toc510169470 \h </w:instrText>
            </w:r>
            <w:r w:rsidR="00781CF3">
              <w:rPr>
                <w:noProof/>
                <w:webHidden/>
              </w:rPr>
            </w:r>
            <w:r w:rsidR="00781CF3">
              <w:rPr>
                <w:noProof/>
                <w:webHidden/>
              </w:rPr>
              <w:fldChar w:fldCharType="separate"/>
            </w:r>
            <w:r w:rsidR="00781CF3">
              <w:rPr>
                <w:noProof/>
                <w:webHidden/>
              </w:rPr>
              <w:t>82</w:t>
            </w:r>
            <w:r w:rsidR="00781CF3">
              <w:rPr>
                <w:noProof/>
                <w:webHidden/>
              </w:rPr>
              <w:fldChar w:fldCharType="end"/>
            </w:r>
          </w:hyperlink>
        </w:p>
        <w:p w14:paraId="3BF7D052" w14:textId="00CED272" w:rsidR="00781CF3" w:rsidRDefault="00DF2EC5">
          <w:pPr>
            <w:pStyle w:val="31"/>
            <w:tabs>
              <w:tab w:val="right" w:leader="dot" w:pos="8721"/>
            </w:tabs>
            <w:rPr>
              <w:noProof/>
            </w:rPr>
          </w:pPr>
          <w:hyperlink w:anchor="_Toc510169471" w:history="1">
            <w:r w:rsidR="00781CF3" w:rsidRPr="00CB1FFF">
              <w:rPr>
                <w:rStyle w:val="a8"/>
                <w:rFonts w:ascii="黑体" w:hAnsi="黑体"/>
                <w:noProof/>
              </w:rPr>
              <w:t>参考文献</w:t>
            </w:r>
            <w:r w:rsidR="00781CF3">
              <w:rPr>
                <w:noProof/>
                <w:webHidden/>
              </w:rPr>
              <w:tab/>
            </w:r>
            <w:r w:rsidR="00781CF3">
              <w:rPr>
                <w:noProof/>
                <w:webHidden/>
              </w:rPr>
              <w:fldChar w:fldCharType="begin"/>
            </w:r>
            <w:r w:rsidR="00781CF3">
              <w:rPr>
                <w:noProof/>
                <w:webHidden/>
              </w:rPr>
              <w:instrText xml:space="preserve"> PAGEREF _Toc510169471 \h </w:instrText>
            </w:r>
            <w:r w:rsidR="00781CF3">
              <w:rPr>
                <w:noProof/>
                <w:webHidden/>
              </w:rPr>
            </w:r>
            <w:r w:rsidR="00781CF3">
              <w:rPr>
                <w:noProof/>
                <w:webHidden/>
              </w:rPr>
              <w:fldChar w:fldCharType="separate"/>
            </w:r>
            <w:r w:rsidR="00781CF3">
              <w:rPr>
                <w:noProof/>
                <w:webHidden/>
              </w:rPr>
              <w:t>82</w:t>
            </w:r>
            <w:r w:rsidR="00781CF3">
              <w:rPr>
                <w:noProof/>
                <w:webHidden/>
              </w:rPr>
              <w:fldChar w:fldCharType="end"/>
            </w:r>
          </w:hyperlink>
        </w:p>
        <w:p w14:paraId="2CFFB9EC" w14:textId="4EF934A1" w:rsidR="00781CF3" w:rsidRDefault="00DF2EC5">
          <w:pPr>
            <w:pStyle w:val="31"/>
            <w:tabs>
              <w:tab w:val="right" w:leader="dot" w:pos="8721"/>
            </w:tabs>
            <w:rPr>
              <w:noProof/>
            </w:rPr>
          </w:pPr>
          <w:hyperlink w:anchor="_Toc510169472" w:history="1">
            <w:r w:rsidR="00781CF3" w:rsidRPr="00CB1FFF">
              <w:rPr>
                <w:rStyle w:val="a8"/>
                <w:rFonts w:ascii="黑体" w:hAnsi="黑体"/>
                <w:noProof/>
              </w:rPr>
              <w:t>致谢</w:t>
            </w:r>
            <w:r w:rsidR="00781CF3">
              <w:rPr>
                <w:noProof/>
                <w:webHidden/>
              </w:rPr>
              <w:tab/>
            </w:r>
            <w:r w:rsidR="00781CF3">
              <w:rPr>
                <w:noProof/>
                <w:webHidden/>
              </w:rPr>
              <w:fldChar w:fldCharType="begin"/>
            </w:r>
            <w:r w:rsidR="00781CF3">
              <w:rPr>
                <w:noProof/>
                <w:webHidden/>
              </w:rPr>
              <w:instrText xml:space="preserve"> PAGEREF _Toc510169472 \h </w:instrText>
            </w:r>
            <w:r w:rsidR="00781CF3">
              <w:rPr>
                <w:noProof/>
                <w:webHidden/>
              </w:rPr>
            </w:r>
            <w:r w:rsidR="00781CF3">
              <w:rPr>
                <w:noProof/>
                <w:webHidden/>
              </w:rPr>
              <w:fldChar w:fldCharType="separate"/>
            </w:r>
            <w:r w:rsidR="00781CF3">
              <w:rPr>
                <w:noProof/>
                <w:webHidden/>
              </w:rPr>
              <w:t>83</w:t>
            </w:r>
            <w:r w:rsidR="00781CF3">
              <w:rPr>
                <w:noProof/>
                <w:webHidden/>
              </w:rPr>
              <w:fldChar w:fldCharType="end"/>
            </w:r>
          </w:hyperlink>
        </w:p>
        <w:p w14:paraId="0FA1184C" w14:textId="5C1F7EC6" w:rsidR="0022111D" w:rsidRDefault="0022111D">
          <w:r w:rsidRPr="00DA0C70">
            <w:rPr>
              <w:b/>
              <w:bCs/>
              <w:sz w:val="22"/>
              <w:lang w:val="zh-CN"/>
            </w:rPr>
            <w:fldChar w:fldCharType="end"/>
          </w:r>
        </w:p>
      </w:sdtContent>
    </w:sdt>
    <w:p w14:paraId="2C24E4F2" w14:textId="1E6FD07D" w:rsidR="002C7485" w:rsidRDefault="002C7485" w:rsidP="00ED652A">
      <w:pPr>
        <w:jc w:val="both"/>
      </w:pPr>
    </w:p>
    <w:p w14:paraId="429E0435" w14:textId="431432F4" w:rsidR="002C7485" w:rsidRDefault="002C7485" w:rsidP="00ED652A">
      <w:pPr>
        <w:jc w:val="both"/>
      </w:pPr>
    </w:p>
    <w:p w14:paraId="78F3A257" w14:textId="35A7CC6E" w:rsidR="002C7485" w:rsidRDefault="002C7485" w:rsidP="00ED652A">
      <w:pPr>
        <w:jc w:val="both"/>
      </w:pPr>
    </w:p>
    <w:p w14:paraId="015A764D" w14:textId="06790F64" w:rsidR="002C7485" w:rsidRDefault="002C7485" w:rsidP="00ED652A">
      <w:pPr>
        <w:jc w:val="both"/>
      </w:pPr>
    </w:p>
    <w:p w14:paraId="6D501145" w14:textId="33B37445" w:rsidR="002C7485" w:rsidRDefault="002C7485" w:rsidP="00ED652A">
      <w:pPr>
        <w:jc w:val="both"/>
      </w:pPr>
    </w:p>
    <w:p w14:paraId="0B211161" w14:textId="0EA47B07" w:rsidR="002C7485" w:rsidRDefault="002C7485" w:rsidP="00ED652A">
      <w:pPr>
        <w:jc w:val="both"/>
      </w:pPr>
    </w:p>
    <w:p w14:paraId="57106547" w14:textId="77777777" w:rsidR="002C7485" w:rsidRPr="002C7485" w:rsidRDefault="002C7485" w:rsidP="00ED652A">
      <w:pPr>
        <w:jc w:val="both"/>
      </w:pPr>
    </w:p>
    <w:p w14:paraId="4CEB8DA1" w14:textId="06DB7575" w:rsidR="00827DE3" w:rsidRPr="000E6D8D" w:rsidRDefault="00B6425C" w:rsidP="00D847EC">
      <w:pPr>
        <w:pStyle w:val="1"/>
        <w:numPr>
          <w:ilvl w:val="0"/>
          <w:numId w:val="5"/>
        </w:numPr>
        <w:ind w:right="210"/>
      </w:pPr>
      <w:r w:rsidRPr="000E6D8D">
        <w:rPr>
          <w:rFonts w:hint="eastAsia"/>
        </w:rPr>
        <w:lastRenderedPageBreak/>
        <w:t xml:space="preserve"> </w:t>
      </w:r>
      <w:bookmarkStart w:id="1" w:name="_Toc510169339"/>
      <w:r w:rsidR="00827DE3" w:rsidRPr="000E6D8D">
        <w:rPr>
          <w:rFonts w:hint="eastAsia"/>
        </w:rPr>
        <w:t>绪论</w:t>
      </w:r>
      <w:bookmarkEnd w:id="1"/>
    </w:p>
    <w:p w14:paraId="4EE2CD0C" w14:textId="375EDA5A" w:rsidR="00F012D6" w:rsidRDefault="00F012D6" w:rsidP="00933706">
      <w:pPr>
        <w:pStyle w:val="2"/>
        <w:numPr>
          <w:ilvl w:val="1"/>
          <w:numId w:val="4"/>
        </w:numPr>
      </w:pPr>
      <w:bookmarkStart w:id="2" w:name="_Toc510169340"/>
      <w:r>
        <w:rPr>
          <w:rFonts w:hint="eastAsia"/>
        </w:rPr>
        <w:t>研究背景</w:t>
      </w:r>
      <w:bookmarkEnd w:id="2"/>
    </w:p>
    <w:p w14:paraId="6A48F003" w14:textId="08B59E25" w:rsidR="00F012D6" w:rsidRPr="00822C9D" w:rsidRDefault="008D5C21" w:rsidP="00122059">
      <w:pPr>
        <w:spacing w:line="460" w:lineRule="exact"/>
        <w:ind w:firstLine="420"/>
        <w:rPr>
          <w:rFonts w:ascii="宋体" w:eastAsia="宋体" w:hAnsi="宋体"/>
          <w:sz w:val="24"/>
          <w:szCs w:val="24"/>
        </w:rPr>
      </w:pPr>
      <w:r>
        <w:rPr>
          <w:rFonts w:ascii="宋体" w:eastAsia="宋体" w:hAnsi="宋体" w:hint="eastAsia"/>
          <w:sz w:val="24"/>
          <w:szCs w:val="24"/>
        </w:rPr>
        <w:t>随着高新信息技术的快速发展，当下各领域的企事业机构</w:t>
      </w:r>
      <w:r w:rsidR="00F012D6" w:rsidRPr="00822C9D">
        <w:rPr>
          <w:rFonts w:ascii="宋体" w:eastAsia="宋体" w:hAnsi="宋体" w:hint="eastAsia"/>
          <w:sz w:val="24"/>
          <w:szCs w:val="24"/>
        </w:rPr>
        <w:t>开始</w:t>
      </w:r>
      <w:r>
        <w:rPr>
          <w:rFonts w:ascii="宋体" w:eastAsia="宋体" w:hAnsi="宋体" w:hint="eastAsia"/>
          <w:sz w:val="24"/>
          <w:szCs w:val="24"/>
        </w:rPr>
        <w:t>逐步向</w:t>
      </w:r>
      <w:r w:rsidR="00F012D6" w:rsidRPr="00822C9D">
        <w:rPr>
          <w:rFonts w:ascii="宋体" w:eastAsia="宋体" w:hAnsi="宋体" w:hint="eastAsia"/>
          <w:sz w:val="24"/>
          <w:szCs w:val="24"/>
        </w:rPr>
        <w:t>先进信息技术</w:t>
      </w:r>
      <w:r w:rsidR="003006E5">
        <w:rPr>
          <w:rFonts w:ascii="宋体" w:eastAsia="宋体" w:hAnsi="宋体" w:hint="eastAsia"/>
          <w:sz w:val="24"/>
          <w:szCs w:val="24"/>
        </w:rPr>
        <w:t>迈进</w:t>
      </w:r>
      <w:r w:rsidR="00F012D6" w:rsidRPr="00822C9D">
        <w:rPr>
          <w:rFonts w:ascii="宋体" w:eastAsia="宋体" w:hAnsi="宋体" w:hint="eastAsia"/>
          <w:sz w:val="24"/>
          <w:szCs w:val="24"/>
        </w:rPr>
        <w:t>，</w:t>
      </w:r>
      <w:r w:rsidR="003006E5">
        <w:rPr>
          <w:rFonts w:ascii="宋体" w:eastAsia="宋体" w:hAnsi="宋体" w:hint="eastAsia"/>
          <w:sz w:val="24"/>
          <w:szCs w:val="24"/>
        </w:rPr>
        <w:t>并积极推进</w:t>
      </w:r>
      <w:r w:rsidR="00433121">
        <w:rPr>
          <w:rFonts w:ascii="宋体" w:eastAsia="宋体" w:hAnsi="宋体" w:hint="eastAsia"/>
          <w:sz w:val="24"/>
          <w:szCs w:val="24"/>
        </w:rPr>
        <w:t>招生管理模式新系统的建设</w:t>
      </w:r>
      <w:r w:rsidR="00F012D6" w:rsidRPr="00822C9D">
        <w:rPr>
          <w:rFonts w:ascii="宋体" w:eastAsia="宋体" w:hAnsi="宋体" w:hint="eastAsia"/>
          <w:sz w:val="24"/>
          <w:szCs w:val="24"/>
        </w:rPr>
        <w:t>，</w:t>
      </w:r>
      <w:r w:rsidR="00122059">
        <w:rPr>
          <w:rFonts w:ascii="宋体" w:eastAsia="宋体" w:hAnsi="宋体" w:hint="eastAsia"/>
          <w:sz w:val="24"/>
          <w:szCs w:val="24"/>
        </w:rPr>
        <w:t>在解决传统管理模式带来的弊端的同时，</w:t>
      </w:r>
      <w:r w:rsidR="00DB6A4B">
        <w:rPr>
          <w:rFonts w:ascii="宋体" w:eastAsia="宋体" w:hAnsi="宋体" w:hint="eastAsia"/>
          <w:sz w:val="24"/>
          <w:szCs w:val="24"/>
        </w:rPr>
        <w:t>尽情享受</w:t>
      </w:r>
      <w:r w:rsidR="00122059">
        <w:rPr>
          <w:rFonts w:ascii="宋体" w:eastAsia="宋体" w:hAnsi="宋体" w:hint="eastAsia"/>
          <w:sz w:val="24"/>
          <w:szCs w:val="24"/>
        </w:rPr>
        <w:t>高新科技信息化建设带来的</w:t>
      </w:r>
      <w:r w:rsidR="00375201">
        <w:rPr>
          <w:rFonts w:ascii="宋体" w:eastAsia="宋体" w:hAnsi="宋体" w:hint="eastAsia"/>
          <w:sz w:val="24"/>
          <w:szCs w:val="24"/>
        </w:rPr>
        <w:t>方便</w:t>
      </w:r>
      <w:r w:rsidR="0077160D">
        <w:rPr>
          <w:rFonts w:ascii="宋体" w:eastAsia="宋体" w:hAnsi="宋体" w:hint="eastAsia"/>
          <w:sz w:val="24"/>
          <w:szCs w:val="24"/>
        </w:rPr>
        <w:t>、</w:t>
      </w:r>
      <w:r w:rsidR="00854ECF">
        <w:rPr>
          <w:rFonts w:ascii="宋体" w:eastAsia="宋体" w:hAnsi="宋体" w:hint="eastAsia"/>
          <w:sz w:val="24"/>
          <w:szCs w:val="24"/>
        </w:rPr>
        <w:t>尽可能降低学院招生办的工作劳动成本，提高办事效率。作为每年招生人数不低于</w:t>
      </w:r>
      <w:r w:rsidR="0098238A">
        <w:rPr>
          <w:rFonts w:ascii="宋体" w:eastAsia="宋体" w:hAnsi="宋体"/>
          <w:sz w:val="24"/>
          <w:szCs w:val="24"/>
        </w:rPr>
        <w:t>3</w:t>
      </w:r>
      <w:r w:rsidR="00AC1D31">
        <w:rPr>
          <w:rFonts w:ascii="宋体" w:eastAsia="宋体" w:hAnsi="宋体"/>
          <w:sz w:val="24"/>
          <w:szCs w:val="24"/>
        </w:rPr>
        <w:t>6</w:t>
      </w:r>
      <w:r w:rsidR="00854ECF">
        <w:rPr>
          <w:rFonts w:ascii="宋体" w:eastAsia="宋体" w:hAnsi="宋体"/>
          <w:sz w:val="24"/>
          <w:szCs w:val="24"/>
        </w:rPr>
        <w:t>00</w:t>
      </w:r>
      <w:r w:rsidR="004F4E38">
        <w:rPr>
          <w:rFonts w:ascii="宋体" w:eastAsia="宋体" w:hAnsi="宋体" w:hint="eastAsia"/>
          <w:sz w:val="24"/>
          <w:szCs w:val="24"/>
        </w:rPr>
        <w:t>人</w:t>
      </w:r>
      <w:r w:rsidR="00854ECF">
        <w:rPr>
          <w:rFonts w:ascii="宋体" w:eastAsia="宋体" w:hAnsi="宋体" w:hint="eastAsia"/>
          <w:sz w:val="24"/>
          <w:szCs w:val="24"/>
        </w:rPr>
        <w:t>的</w:t>
      </w:r>
      <w:r w:rsidR="000D1FF9">
        <w:rPr>
          <w:rFonts w:ascii="宋体" w:eastAsia="宋体" w:hAnsi="宋体" w:hint="eastAsia"/>
          <w:sz w:val="24"/>
          <w:szCs w:val="24"/>
        </w:rPr>
        <w:t>热门</w:t>
      </w:r>
      <w:r w:rsidR="00854ECF">
        <w:rPr>
          <w:rFonts w:ascii="宋体" w:eastAsia="宋体" w:hAnsi="宋体" w:hint="eastAsia"/>
          <w:sz w:val="24"/>
          <w:szCs w:val="24"/>
        </w:rPr>
        <w:t>高校，广州大学华软软件学院也需要逐步推进信息化建设进程。</w:t>
      </w:r>
    </w:p>
    <w:p w14:paraId="2EC4AC1A" w14:textId="77777777" w:rsidR="003D0687" w:rsidRDefault="00F012D6" w:rsidP="00BD46F8">
      <w:pPr>
        <w:spacing w:line="460" w:lineRule="exact"/>
        <w:ind w:firstLine="420"/>
        <w:rPr>
          <w:rFonts w:ascii="宋体" w:eastAsia="宋体" w:hAnsi="宋体"/>
          <w:sz w:val="24"/>
          <w:szCs w:val="24"/>
        </w:rPr>
      </w:pPr>
      <w:r w:rsidRPr="00822C9D">
        <w:rPr>
          <w:rFonts w:ascii="宋体" w:eastAsia="宋体" w:hAnsi="宋体" w:hint="eastAsia"/>
          <w:sz w:val="24"/>
          <w:szCs w:val="24"/>
        </w:rPr>
        <w:t>招生信息属于</w:t>
      </w:r>
      <w:r w:rsidR="007D6863">
        <w:rPr>
          <w:rFonts w:ascii="宋体" w:eastAsia="宋体" w:hAnsi="宋体" w:hint="eastAsia"/>
          <w:sz w:val="24"/>
          <w:szCs w:val="24"/>
        </w:rPr>
        <w:t>学院</w:t>
      </w:r>
      <w:r w:rsidRPr="00822C9D">
        <w:rPr>
          <w:rFonts w:ascii="宋体" w:eastAsia="宋体" w:hAnsi="宋体" w:hint="eastAsia"/>
          <w:sz w:val="24"/>
          <w:szCs w:val="24"/>
        </w:rPr>
        <w:t>信息化建设的实施步骤，设计和优化招生信息系统将充分展现科技技术的信息储备量大、管理过程优化等特点，使原本的传统人工管理模式更加流程化和便捷化，从而更加满足</w:t>
      </w:r>
      <w:r w:rsidR="007D6863">
        <w:rPr>
          <w:rFonts w:ascii="宋体" w:eastAsia="宋体" w:hAnsi="宋体" w:hint="eastAsia"/>
          <w:sz w:val="24"/>
          <w:szCs w:val="24"/>
        </w:rPr>
        <w:t>学院</w:t>
      </w:r>
      <w:r w:rsidRPr="00822C9D">
        <w:rPr>
          <w:rFonts w:ascii="宋体" w:eastAsia="宋体" w:hAnsi="宋体" w:hint="eastAsia"/>
          <w:sz w:val="24"/>
          <w:szCs w:val="24"/>
        </w:rPr>
        <w:t>的招生管理需求。在这样的宏观背景下和实际情况下，</w:t>
      </w:r>
      <w:r w:rsidR="007D6863">
        <w:rPr>
          <w:rFonts w:ascii="宋体" w:eastAsia="宋体" w:hAnsi="宋体" w:hint="eastAsia"/>
          <w:sz w:val="24"/>
          <w:szCs w:val="24"/>
        </w:rPr>
        <w:t>学院</w:t>
      </w:r>
      <w:r w:rsidRPr="00822C9D">
        <w:rPr>
          <w:rFonts w:ascii="宋体" w:eastAsia="宋体" w:hAnsi="宋体" w:hint="eastAsia"/>
          <w:sz w:val="24"/>
          <w:szCs w:val="24"/>
        </w:rPr>
        <w:t>实现</w:t>
      </w:r>
      <w:r w:rsidR="003B41A8">
        <w:rPr>
          <w:rFonts w:ascii="宋体" w:eastAsia="宋体" w:hAnsi="宋体" w:hint="eastAsia"/>
          <w:sz w:val="24"/>
          <w:szCs w:val="24"/>
        </w:rPr>
        <w:t>学院招生管理系统</w:t>
      </w:r>
      <w:r w:rsidRPr="00822C9D">
        <w:rPr>
          <w:rFonts w:ascii="宋体" w:eastAsia="宋体" w:hAnsi="宋体" w:hint="eastAsia"/>
          <w:sz w:val="24"/>
          <w:szCs w:val="24"/>
        </w:rPr>
        <w:t>的信息化建设势在必行。因此，利用招生信息管理系统实现</w:t>
      </w:r>
      <w:r w:rsidR="007D6863">
        <w:rPr>
          <w:rFonts w:ascii="宋体" w:eastAsia="宋体" w:hAnsi="宋体" w:hint="eastAsia"/>
          <w:sz w:val="24"/>
          <w:szCs w:val="24"/>
        </w:rPr>
        <w:t>学院</w:t>
      </w:r>
      <w:r w:rsidRPr="00822C9D">
        <w:rPr>
          <w:rFonts w:ascii="宋体" w:eastAsia="宋体" w:hAnsi="宋体" w:hint="eastAsia"/>
          <w:sz w:val="24"/>
          <w:szCs w:val="24"/>
        </w:rPr>
        <w:t>招生管理工作的全面、多</w:t>
      </w:r>
      <w:r w:rsidR="009E68F6">
        <w:rPr>
          <w:rFonts w:ascii="宋体" w:eastAsia="宋体" w:hAnsi="宋体" w:hint="eastAsia"/>
          <w:sz w:val="24"/>
          <w:szCs w:val="24"/>
        </w:rPr>
        <w:t>维</w:t>
      </w:r>
      <w:r w:rsidRPr="00822C9D">
        <w:rPr>
          <w:rFonts w:ascii="宋体" w:eastAsia="宋体" w:hAnsi="宋体" w:hint="eastAsia"/>
          <w:sz w:val="24"/>
          <w:szCs w:val="24"/>
        </w:rPr>
        <w:t>管理，将大大提高</w:t>
      </w:r>
      <w:r w:rsidR="007D6863">
        <w:rPr>
          <w:rFonts w:ascii="宋体" w:eastAsia="宋体" w:hAnsi="宋体" w:hint="eastAsia"/>
          <w:sz w:val="24"/>
          <w:szCs w:val="24"/>
        </w:rPr>
        <w:t>学院</w:t>
      </w:r>
      <w:r w:rsidRPr="00822C9D">
        <w:rPr>
          <w:rFonts w:ascii="宋体" w:eastAsia="宋体" w:hAnsi="宋体" w:hint="eastAsia"/>
          <w:sz w:val="24"/>
          <w:szCs w:val="24"/>
        </w:rPr>
        <w:t>的信息化管理水平。</w:t>
      </w:r>
    </w:p>
    <w:p w14:paraId="52DBFEC8" w14:textId="56DB8CC4" w:rsidR="003D3941" w:rsidRPr="00822C9D" w:rsidRDefault="006B6928" w:rsidP="000439AA">
      <w:pPr>
        <w:spacing w:line="460" w:lineRule="exact"/>
        <w:ind w:firstLine="420"/>
        <w:rPr>
          <w:rFonts w:ascii="宋体" w:eastAsia="宋体" w:hAnsi="宋体"/>
          <w:sz w:val="24"/>
          <w:szCs w:val="24"/>
        </w:rPr>
      </w:pPr>
      <w:r>
        <w:rPr>
          <w:rFonts w:ascii="宋体" w:eastAsia="宋体" w:hAnsi="宋体" w:hint="eastAsia"/>
          <w:sz w:val="24"/>
          <w:szCs w:val="24"/>
        </w:rPr>
        <w:t>招生对于学院来说是发展未来，提升学院知名度</w:t>
      </w:r>
      <w:r w:rsidR="007C6FD1">
        <w:rPr>
          <w:rFonts w:ascii="宋体" w:eastAsia="宋体" w:hAnsi="宋体" w:hint="eastAsia"/>
          <w:sz w:val="24"/>
          <w:szCs w:val="24"/>
        </w:rPr>
        <w:t>的关键实施步骤</w:t>
      </w:r>
      <w:r w:rsidR="00D86FB3">
        <w:rPr>
          <w:rFonts w:ascii="宋体" w:eastAsia="宋体" w:hAnsi="宋体" w:hint="eastAsia"/>
          <w:sz w:val="24"/>
          <w:szCs w:val="24"/>
        </w:rPr>
        <w:t>。</w:t>
      </w:r>
      <w:r w:rsidR="006D13A8">
        <w:rPr>
          <w:rFonts w:ascii="宋体" w:eastAsia="宋体" w:hAnsi="宋体" w:hint="eastAsia"/>
          <w:sz w:val="24"/>
          <w:szCs w:val="24"/>
        </w:rPr>
        <w:t>在现实需求的引导下，招生信息化建设进程势在必行</w:t>
      </w:r>
      <w:r w:rsidR="00D74174">
        <w:rPr>
          <w:rFonts w:ascii="宋体" w:eastAsia="宋体" w:hAnsi="宋体" w:hint="eastAsia"/>
          <w:sz w:val="24"/>
          <w:szCs w:val="24"/>
        </w:rPr>
        <w:t>。</w:t>
      </w:r>
      <w:r w:rsidR="00316982">
        <w:rPr>
          <w:rFonts w:ascii="宋体" w:eastAsia="宋体" w:hAnsi="宋体" w:hint="eastAsia"/>
          <w:sz w:val="24"/>
          <w:szCs w:val="24"/>
        </w:rPr>
        <w:t>本次研究</w:t>
      </w:r>
      <w:r w:rsidR="00F012D6" w:rsidRPr="00822C9D">
        <w:rPr>
          <w:rFonts w:ascii="宋体" w:eastAsia="宋体" w:hAnsi="宋体" w:hint="eastAsia"/>
          <w:sz w:val="24"/>
          <w:szCs w:val="24"/>
        </w:rPr>
        <w:t>课题来源于广州大学华软软件学院。</w:t>
      </w:r>
      <w:r w:rsidR="00E139BD">
        <w:rPr>
          <w:rFonts w:ascii="宋体" w:eastAsia="宋体" w:hAnsi="宋体" w:hint="eastAsia"/>
          <w:sz w:val="24"/>
          <w:szCs w:val="24"/>
        </w:rPr>
        <w:t>学院每年招生人数不低于</w:t>
      </w:r>
      <w:r w:rsidR="00DE2D4F">
        <w:rPr>
          <w:rFonts w:ascii="宋体" w:eastAsia="宋体" w:hAnsi="宋体"/>
          <w:sz w:val="24"/>
          <w:szCs w:val="24"/>
        </w:rPr>
        <w:t>360</w:t>
      </w:r>
      <w:r w:rsidR="004F4E38">
        <w:rPr>
          <w:rFonts w:ascii="宋体" w:eastAsia="宋体" w:hAnsi="宋体"/>
          <w:sz w:val="24"/>
          <w:szCs w:val="24"/>
        </w:rPr>
        <w:t>0</w:t>
      </w:r>
      <w:r w:rsidR="004F4E38">
        <w:rPr>
          <w:rFonts w:ascii="宋体" w:eastAsia="宋体" w:hAnsi="宋体" w:hint="eastAsia"/>
          <w:sz w:val="24"/>
          <w:szCs w:val="24"/>
        </w:rPr>
        <w:t>人</w:t>
      </w:r>
      <w:r w:rsidR="00F012D6" w:rsidRPr="00822C9D">
        <w:rPr>
          <w:rFonts w:ascii="宋体" w:eastAsia="宋体" w:hAnsi="宋体" w:hint="eastAsia"/>
          <w:sz w:val="24"/>
          <w:szCs w:val="24"/>
        </w:rPr>
        <w:t>，</w:t>
      </w:r>
      <w:r w:rsidR="003D6F7C" w:rsidRPr="003D6F7C">
        <w:rPr>
          <w:rFonts w:ascii="宋体" w:eastAsia="宋体" w:hAnsi="宋体" w:hint="eastAsia"/>
          <w:sz w:val="24"/>
          <w:szCs w:val="24"/>
        </w:rPr>
        <w:t>学院设有软件工程系、网络技术系、电子系、计算机系、数码媒体系、游戏系、管理系、国际经贸系、财会系、外语系等</w:t>
      </w:r>
      <w:r w:rsidR="003D6F7C" w:rsidRPr="003D6F7C">
        <w:rPr>
          <w:rFonts w:ascii="宋体" w:eastAsia="宋体" w:hAnsi="宋体"/>
          <w:sz w:val="24"/>
          <w:szCs w:val="24"/>
        </w:rPr>
        <w:t>10个</w:t>
      </w:r>
      <w:r w:rsidR="003C54E3">
        <w:rPr>
          <w:rFonts w:ascii="宋体" w:eastAsia="宋体" w:hAnsi="宋体" w:hint="eastAsia"/>
          <w:sz w:val="24"/>
          <w:szCs w:val="24"/>
        </w:rPr>
        <w:t>系别</w:t>
      </w:r>
      <w:r w:rsidR="003D6F7C" w:rsidRPr="003D6F7C">
        <w:rPr>
          <w:rFonts w:ascii="宋体" w:eastAsia="宋体" w:hAnsi="宋体"/>
          <w:sz w:val="24"/>
          <w:szCs w:val="24"/>
        </w:rPr>
        <w:t>，开设包括广东省特色专业软件工程、网络工程在内的29个本科专业，涵盖工学、艺术学、管理学、经济学、文学等5大学科门类。现有全日制本科在校生14500余人。2017年，我院预计总招生3707人次，其中，广东预计招生3507人次，外省预计招生200人次</w:t>
      </w:r>
      <w:r w:rsidR="000064C6" w:rsidRPr="00822C9D">
        <w:rPr>
          <w:rFonts w:ascii="宋体" w:eastAsia="宋体" w:hAnsi="宋体" w:hint="eastAsia"/>
          <w:sz w:val="24"/>
          <w:szCs w:val="24"/>
        </w:rPr>
        <w:t>，</w:t>
      </w:r>
      <w:r w:rsidR="00D71C70">
        <w:rPr>
          <w:rFonts w:ascii="宋体" w:eastAsia="宋体" w:hAnsi="宋体" w:hint="eastAsia"/>
          <w:sz w:val="24"/>
          <w:szCs w:val="24"/>
        </w:rPr>
        <w:t>如此庞大的工作量</w:t>
      </w:r>
      <w:r w:rsidR="00AE5393" w:rsidRPr="00822C9D">
        <w:rPr>
          <w:rFonts w:ascii="宋体" w:eastAsia="宋体" w:hAnsi="宋体" w:hint="eastAsia"/>
          <w:sz w:val="24"/>
          <w:szCs w:val="24"/>
        </w:rPr>
        <w:t>，</w:t>
      </w:r>
      <w:r w:rsidR="003C54E3">
        <w:rPr>
          <w:rFonts w:ascii="宋体" w:eastAsia="宋体" w:hAnsi="宋体" w:hint="eastAsia"/>
          <w:sz w:val="24"/>
          <w:szCs w:val="24"/>
        </w:rPr>
        <w:t>传统的人工管理模式已经不能满足信息化管理时代的需求。</w:t>
      </w:r>
      <w:r w:rsidR="00E44884">
        <w:rPr>
          <w:rFonts w:ascii="宋体" w:eastAsia="宋体" w:hAnsi="宋体" w:hint="eastAsia"/>
          <w:sz w:val="24"/>
          <w:szCs w:val="24"/>
        </w:rPr>
        <w:t>倘若使用信息化建设的产品-</w:t>
      </w:r>
      <w:r w:rsidR="00E44884">
        <w:rPr>
          <w:rFonts w:ascii="宋体" w:eastAsia="宋体" w:hAnsi="宋体"/>
          <w:sz w:val="24"/>
          <w:szCs w:val="24"/>
        </w:rPr>
        <w:t>--</w:t>
      </w:r>
      <w:r w:rsidR="00E44884">
        <w:rPr>
          <w:rFonts w:ascii="宋体" w:eastAsia="宋体" w:hAnsi="宋体" w:hint="eastAsia"/>
          <w:sz w:val="24"/>
          <w:szCs w:val="24"/>
        </w:rPr>
        <w:t>学院招生管理系统</w:t>
      </w:r>
      <w:r w:rsidR="00AE5393" w:rsidRPr="00822C9D">
        <w:rPr>
          <w:rFonts w:ascii="宋体" w:eastAsia="宋体" w:hAnsi="宋体" w:hint="eastAsia"/>
          <w:sz w:val="24"/>
          <w:szCs w:val="24"/>
        </w:rPr>
        <w:t>，</w:t>
      </w:r>
      <w:r w:rsidR="00E44884">
        <w:rPr>
          <w:rFonts w:ascii="宋体" w:eastAsia="宋体" w:hAnsi="宋体" w:hint="eastAsia"/>
          <w:sz w:val="24"/>
          <w:szCs w:val="24"/>
        </w:rPr>
        <w:t>来替换这种人工手动录入信息、成绩、办流程的方式，显性地帮助学院招生办、系招生办减去重复</w:t>
      </w:r>
      <w:r w:rsidR="004A17A5">
        <w:rPr>
          <w:rFonts w:ascii="宋体" w:eastAsia="宋体" w:hAnsi="宋体" w:hint="eastAsia"/>
          <w:sz w:val="24"/>
          <w:szCs w:val="24"/>
        </w:rPr>
        <w:t>和</w:t>
      </w:r>
      <w:r w:rsidR="00E44884">
        <w:rPr>
          <w:rFonts w:ascii="宋体" w:eastAsia="宋体" w:hAnsi="宋体" w:hint="eastAsia"/>
          <w:sz w:val="24"/>
          <w:szCs w:val="24"/>
        </w:rPr>
        <w:t>复杂的工作内容。节省了招生办大部分的人力、物力、财力的无谓支持。在招生办工作内容智能化的推荐下，招生办的工作人员便可以将工作精力集中到宣传质量、招生质量等更为关键的工作中。</w:t>
      </w:r>
      <w:r w:rsidR="00B15379">
        <w:rPr>
          <w:rFonts w:ascii="宋体" w:eastAsia="宋体" w:hAnsi="宋体" w:hint="eastAsia"/>
          <w:sz w:val="24"/>
          <w:szCs w:val="24"/>
        </w:rPr>
        <w:t>实现</w:t>
      </w:r>
      <w:r w:rsidR="0097180E">
        <w:rPr>
          <w:rFonts w:ascii="宋体" w:eastAsia="宋体" w:hAnsi="宋体" w:hint="eastAsia"/>
          <w:sz w:val="24"/>
          <w:szCs w:val="24"/>
        </w:rPr>
        <w:t>学院招生办流程化与便捷的信息化管理。</w:t>
      </w:r>
      <w:r w:rsidR="00276D1C">
        <w:rPr>
          <w:rFonts w:ascii="宋体" w:eastAsia="宋体" w:hAnsi="宋体" w:hint="eastAsia"/>
          <w:sz w:val="24"/>
          <w:szCs w:val="24"/>
        </w:rPr>
        <w:t>以此方式完成最初系统研发的目标-</w:t>
      </w:r>
      <w:r w:rsidR="00276D1C">
        <w:rPr>
          <w:rFonts w:ascii="宋体" w:eastAsia="宋体" w:hAnsi="宋体"/>
          <w:sz w:val="24"/>
          <w:szCs w:val="24"/>
        </w:rPr>
        <w:t>--</w:t>
      </w:r>
      <w:r w:rsidR="00276D1C">
        <w:rPr>
          <w:rFonts w:ascii="宋体" w:eastAsia="宋体" w:hAnsi="宋体" w:hint="eastAsia"/>
          <w:sz w:val="24"/>
          <w:szCs w:val="24"/>
        </w:rPr>
        <w:t>提高学院招生管理系统的效率及</w:t>
      </w:r>
      <w:r w:rsidR="00276D1C">
        <w:rPr>
          <w:rFonts w:ascii="宋体" w:eastAsia="宋体" w:hAnsi="宋体" w:hint="eastAsia"/>
          <w:sz w:val="24"/>
          <w:szCs w:val="24"/>
        </w:rPr>
        <w:lastRenderedPageBreak/>
        <w:t>学院管理模式的信息化建设</w:t>
      </w:r>
      <w:r w:rsidR="00EB1694">
        <w:rPr>
          <w:rFonts w:ascii="宋体" w:eastAsia="宋体" w:hAnsi="宋体" w:hint="eastAsia"/>
          <w:sz w:val="24"/>
          <w:szCs w:val="24"/>
        </w:rPr>
        <w:t>。</w:t>
      </w:r>
      <w:r w:rsidR="007D2E37">
        <w:rPr>
          <w:rFonts w:ascii="宋体" w:eastAsia="宋体" w:hAnsi="宋体" w:hint="eastAsia"/>
          <w:sz w:val="24"/>
          <w:szCs w:val="24"/>
        </w:rPr>
        <w:t>综上所述</w:t>
      </w:r>
      <w:r w:rsidR="00411AC9">
        <w:rPr>
          <w:rFonts w:ascii="宋体" w:eastAsia="宋体" w:hAnsi="宋体" w:hint="eastAsia"/>
          <w:sz w:val="24"/>
          <w:szCs w:val="24"/>
        </w:rPr>
        <w:t>，</w:t>
      </w:r>
      <w:r w:rsidR="000716C1">
        <w:rPr>
          <w:rFonts w:ascii="宋体" w:eastAsia="宋体" w:hAnsi="宋体" w:hint="eastAsia"/>
          <w:sz w:val="24"/>
          <w:szCs w:val="24"/>
        </w:rPr>
        <w:t>设计并实现符合学院招生办需求的</w:t>
      </w:r>
      <w:r w:rsidR="00AE5393" w:rsidRPr="00822C9D">
        <w:rPr>
          <w:rFonts w:ascii="宋体" w:eastAsia="宋体" w:hAnsi="宋体" w:hint="eastAsia"/>
          <w:sz w:val="24"/>
          <w:szCs w:val="24"/>
        </w:rPr>
        <w:t>招生管理系统对</w:t>
      </w:r>
      <w:r w:rsidR="00D918B1">
        <w:rPr>
          <w:rFonts w:ascii="宋体" w:eastAsia="宋体" w:hAnsi="宋体" w:hint="eastAsia"/>
          <w:sz w:val="24"/>
          <w:szCs w:val="24"/>
        </w:rPr>
        <w:t>进化</w:t>
      </w:r>
      <w:r w:rsidR="007D6863">
        <w:rPr>
          <w:rFonts w:ascii="宋体" w:eastAsia="宋体" w:hAnsi="宋体" w:hint="eastAsia"/>
          <w:sz w:val="24"/>
          <w:szCs w:val="24"/>
        </w:rPr>
        <w:t>学院</w:t>
      </w:r>
      <w:r w:rsidR="003D3941" w:rsidRPr="00822C9D">
        <w:rPr>
          <w:rFonts w:ascii="宋体" w:eastAsia="宋体" w:hAnsi="宋体" w:hint="eastAsia"/>
          <w:sz w:val="24"/>
          <w:szCs w:val="24"/>
        </w:rPr>
        <w:t>招生工作具有重要战略意义。</w:t>
      </w:r>
    </w:p>
    <w:p w14:paraId="00FA94DE" w14:textId="5F61F5E0" w:rsidR="003D3941" w:rsidRDefault="003D3941" w:rsidP="00933706">
      <w:pPr>
        <w:pStyle w:val="2"/>
        <w:numPr>
          <w:ilvl w:val="1"/>
          <w:numId w:val="4"/>
        </w:numPr>
      </w:pPr>
      <w:bookmarkStart w:id="3" w:name="_Toc510169341"/>
      <w:r>
        <w:rPr>
          <w:rFonts w:hint="eastAsia"/>
        </w:rPr>
        <w:t>研究目的意义</w:t>
      </w:r>
      <w:bookmarkEnd w:id="3"/>
    </w:p>
    <w:p w14:paraId="79EDC417" w14:textId="691DB66E" w:rsidR="00C23C2C" w:rsidRDefault="005A5269" w:rsidP="00003487">
      <w:pPr>
        <w:spacing w:line="460" w:lineRule="exact"/>
        <w:ind w:firstLine="420"/>
        <w:rPr>
          <w:rFonts w:ascii="宋体" w:eastAsia="宋体" w:hAnsi="宋体"/>
          <w:sz w:val="24"/>
          <w:szCs w:val="24"/>
        </w:rPr>
      </w:pPr>
      <w:r>
        <w:rPr>
          <w:rFonts w:ascii="宋体" w:eastAsia="宋体" w:hAnsi="宋体" w:hint="eastAsia"/>
          <w:sz w:val="24"/>
          <w:szCs w:val="24"/>
        </w:rPr>
        <w:t>在</w:t>
      </w:r>
      <w:r w:rsidR="00363D56">
        <w:rPr>
          <w:rFonts w:ascii="宋体" w:eastAsia="宋体" w:hAnsi="宋体" w:hint="eastAsia"/>
          <w:sz w:val="24"/>
          <w:szCs w:val="24"/>
        </w:rPr>
        <w:t>高新技术信息化时代高速发展的社会，许多高校信息化管理模式日渐趋向科学技术所带来的便捷及优势。在现有的硬件条件下推进学院管理的信息化建设，</w:t>
      </w:r>
      <w:r w:rsidR="00FB0F26">
        <w:rPr>
          <w:rFonts w:ascii="宋体" w:eastAsia="宋体" w:hAnsi="宋体" w:hint="eastAsia"/>
          <w:sz w:val="24"/>
          <w:szCs w:val="24"/>
        </w:rPr>
        <w:t>而</w:t>
      </w:r>
      <w:r w:rsidR="00363D56">
        <w:rPr>
          <w:rFonts w:ascii="宋体" w:eastAsia="宋体" w:hAnsi="宋体" w:hint="eastAsia"/>
          <w:sz w:val="24"/>
          <w:szCs w:val="24"/>
        </w:rPr>
        <w:t>信息化建设涵盖了多维度的管理</w:t>
      </w:r>
      <w:r w:rsidR="00FB0F26">
        <w:rPr>
          <w:rFonts w:ascii="宋体" w:eastAsia="宋体" w:hAnsi="宋体" w:hint="eastAsia"/>
          <w:sz w:val="24"/>
          <w:szCs w:val="24"/>
        </w:rPr>
        <w:t>，</w:t>
      </w:r>
      <w:r w:rsidR="00363D56">
        <w:rPr>
          <w:rFonts w:ascii="宋体" w:eastAsia="宋体" w:hAnsi="宋体" w:hint="eastAsia"/>
          <w:sz w:val="24"/>
          <w:szCs w:val="24"/>
        </w:rPr>
        <w:t>本次研究课题</w:t>
      </w:r>
      <w:r w:rsidR="00BA4095">
        <w:rPr>
          <w:rFonts w:ascii="宋体" w:eastAsia="宋体" w:hAnsi="宋体" w:hint="eastAsia"/>
          <w:sz w:val="24"/>
          <w:szCs w:val="24"/>
        </w:rPr>
        <w:t>将</w:t>
      </w:r>
      <w:r w:rsidR="00363D56">
        <w:rPr>
          <w:rFonts w:ascii="宋体" w:eastAsia="宋体" w:hAnsi="宋体" w:hint="eastAsia"/>
          <w:sz w:val="24"/>
          <w:szCs w:val="24"/>
        </w:rPr>
        <w:t>着重从招生管理系统进行研发实现</w:t>
      </w:r>
      <w:r w:rsidR="0076679C">
        <w:rPr>
          <w:rFonts w:ascii="宋体" w:eastAsia="宋体" w:hAnsi="宋体" w:hint="eastAsia"/>
          <w:sz w:val="24"/>
          <w:szCs w:val="24"/>
        </w:rPr>
        <w:t>，实现符合学院的招生管理系统业务流程</w:t>
      </w:r>
      <w:r w:rsidR="0012112B">
        <w:rPr>
          <w:rFonts w:ascii="宋体" w:eastAsia="宋体" w:hAnsi="宋体" w:hint="eastAsia"/>
          <w:sz w:val="24"/>
          <w:szCs w:val="24"/>
        </w:rPr>
        <w:t>操作，</w:t>
      </w:r>
      <w:r w:rsidR="000D098A">
        <w:rPr>
          <w:rFonts w:ascii="宋体" w:eastAsia="宋体" w:hAnsi="宋体" w:hint="eastAsia"/>
          <w:sz w:val="24"/>
          <w:szCs w:val="24"/>
        </w:rPr>
        <w:t>达到学院智能管理招生信息的目的。</w:t>
      </w:r>
    </w:p>
    <w:p w14:paraId="4AD4FF10" w14:textId="15652500" w:rsidR="00E4178A" w:rsidRPr="00822C9D" w:rsidRDefault="00D44E56" w:rsidP="001B76E2">
      <w:pPr>
        <w:spacing w:line="460" w:lineRule="exact"/>
        <w:ind w:firstLine="420"/>
        <w:rPr>
          <w:rFonts w:ascii="宋体" w:eastAsia="宋体" w:hAnsi="宋体"/>
          <w:sz w:val="24"/>
          <w:szCs w:val="24"/>
        </w:rPr>
      </w:pPr>
      <w:r>
        <w:rPr>
          <w:rFonts w:ascii="宋体" w:eastAsia="宋体" w:hAnsi="宋体" w:hint="eastAsia"/>
          <w:sz w:val="24"/>
          <w:szCs w:val="24"/>
        </w:rPr>
        <w:t>低效率、重复率高且繁琐的传统人工流程办理在现如今已满足不了严格要求安全性、可靠性、数据完整性的学院招生办</w:t>
      </w:r>
      <w:r w:rsidR="00CB01FE">
        <w:rPr>
          <w:rFonts w:ascii="宋体" w:eastAsia="宋体" w:hAnsi="宋体" w:hint="eastAsia"/>
          <w:sz w:val="24"/>
          <w:szCs w:val="24"/>
        </w:rPr>
        <w:t>需求</w:t>
      </w:r>
      <w:r>
        <w:rPr>
          <w:rFonts w:ascii="宋体" w:eastAsia="宋体" w:hAnsi="宋体" w:hint="eastAsia"/>
          <w:sz w:val="24"/>
          <w:szCs w:val="24"/>
        </w:rPr>
        <w:t>。</w:t>
      </w:r>
      <w:r w:rsidR="009B1A0C">
        <w:rPr>
          <w:rFonts w:ascii="宋体" w:eastAsia="宋体" w:hAnsi="宋体" w:hint="eastAsia"/>
          <w:sz w:val="24"/>
          <w:szCs w:val="24"/>
        </w:rPr>
        <w:t>招生管理系统不仅是招生办的在线招生信息管理工具，亦是学院院长、董事长等部门领导了解当前招生计划执行的情况的查阅工具。</w:t>
      </w:r>
      <w:r w:rsidR="00D1740A">
        <w:rPr>
          <w:rFonts w:ascii="宋体" w:eastAsia="宋体" w:hAnsi="宋体" w:hint="eastAsia"/>
          <w:sz w:val="24"/>
          <w:szCs w:val="24"/>
        </w:rPr>
        <w:t>至此，模式的转变带来效率的提高，办公流程的信息化引导学院未来发展。</w:t>
      </w:r>
    </w:p>
    <w:p w14:paraId="5CF39B0C" w14:textId="77777777" w:rsidR="00CA676A" w:rsidRDefault="00CA676A" w:rsidP="0027618C">
      <w:pPr>
        <w:pStyle w:val="2"/>
        <w:numPr>
          <w:ilvl w:val="1"/>
          <w:numId w:val="4"/>
        </w:numPr>
      </w:pPr>
      <w:bookmarkStart w:id="4" w:name="_Toc510169342"/>
      <w:r>
        <w:rPr>
          <w:rFonts w:hint="eastAsia"/>
        </w:rPr>
        <w:t>国外研究现状</w:t>
      </w:r>
      <w:bookmarkEnd w:id="4"/>
    </w:p>
    <w:p w14:paraId="3E688FB4" w14:textId="2E23B67A" w:rsidR="00312789" w:rsidRPr="00312789" w:rsidRDefault="00C80D12" w:rsidP="00CA676A">
      <w:pPr>
        <w:spacing w:line="460" w:lineRule="exact"/>
        <w:rPr>
          <w:rFonts w:ascii="宋体" w:eastAsia="宋体" w:hAnsi="宋体"/>
          <w:sz w:val="24"/>
          <w:szCs w:val="24"/>
        </w:rPr>
      </w:pPr>
      <w:r>
        <w:rPr>
          <w:rFonts w:ascii="宋体" w:eastAsia="宋体" w:hAnsi="宋体"/>
          <w:sz w:val="24"/>
          <w:szCs w:val="24"/>
        </w:rPr>
        <w:tab/>
      </w:r>
      <w:r w:rsidR="00156C89">
        <w:rPr>
          <w:rFonts w:ascii="宋体" w:eastAsia="宋体" w:hAnsi="宋体" w:hint="eastAsia"/>
          <w:sz w:val="24"/>
          <w:szCs w:val="24"/>
        </w:rPr>
        <w:t>在上世纪9</w:t>
      </w:r>
      <w:r w:rsidR="00156C89">
        <w:rPr>
          <w:rFonts w:ascii="宋体" w:eastAsia="宋体" w:hAnsi="宋体"/>
          <w:sz w:val="24"/>
          <w:szCs w:val="24"/>
        </w:rPr>
        <w:t>0</w:t>
      </w:r>
      <w:r w:rsidR="00156C89">
        <w:rPr>
          <w:rFonts w:ascii="宋体" w:eastAsia="宋体" w:hAnsi="宋体" w:hint="eastAsia"/>
          <w:sz w:val="24"/>
          <w:szCs w:val="24"/>
        </w:rPr>
        <w:t>年代</w:t>
      </w:r>
      <w:r w:rsidR="001064ED">
        <w:rPr>
          <w:rFonts w:ascii="宋体" w:eastAsia="宋体" w:hAnsi="宋体" w:hint="eastAsia"/>
          <w:sz w:val="24"/>
          <w:szCs w:val="24"/>
        </w:rPr>
        <w:t>，</w:t>
      </w:r>
      <w:r w:rsidR="00156C89">
        <w:rPr>
          <w:rFonts w:ascii="宋体" w:eastAsia="宋体" w:hAnsi="宋体" w:hint="eastAsia"/>
          <w:sz w:val="24"/>
          <w:szCs w:val="24"/>
        </w:rPr>
        <w:t>国外大部分的高校学院</w:t>
      </w:r>
      <w:r w:rsidR="0095626D">
        <w:rPr>
          <w:rFonts w:ascii="宋体" w:eastAsia="宋体" w:hAnsi="宋体" w:hint="eastAsia"/>
          <w:sz w:val="24"/>
          <w:szCs w:val="24"/>
        </w:rPr>
        <w:t>就已</w:t>
      </w:r>
      <w:r w:rsidR="00156C89">
        <w:rPr>
          <w:rFonts w:ascii="宋体" w:eastAsia="宋体" w:hAnsi="宋体" w:hint="eastAsia"/>
          <w:sz w:val="24"/>
          <w:szCs w:val="24"/>
        </w:rPr>
        <w:t>近乎完成招生管理系统的信息化建设，</w:t>
      </w:r>
      <w:r w:rsidR="00CF3D7A">
        <w:rPr>
          <w:rFonts w:ascii="宋体" w:eastAsia="宋体" w:hAnsi="宋体" w:hint="eastAsia"/>
          <w:sz w:val="24"/>
          <w:szCs w:val="24"/>
        </w:rPr>
        <w:t>国际很多科学技术先进的学院在国家政策的扶持下完成了现代招生信息管理系统的基础搭建。在经过了2</w:t>
      </w:r>
      <w:r w:rsidR="00CF3D7A">
        <w:rPr>
          <w:rFonts w:ascii="宋体" w:eastAsia="宋体" w:hAnsi="宋体"/>
          <w:sz w:val="24"/>
          <w:szCs w:val="24"/>
        </w:rPr>
        <w:t>0</w:t>
      </w:r>
      <w:r w:rsidR="00CF3D7A">
        <w:rPr>
          <w:rFonts w:ascii="宋体" w:eastAsia="宋体" w:hAnsi="宋体" w:hint="eastAsia"/>
          <w:sz w:val="24"/>
          <w:szCs w:val="24"/>
        </w:rPr>
        <w:t>多年的验证改进，招生管理系统领域不断地得到</w:t>
      </w:r>
      <w:r w:rsidR="002D4F9F">
        <w:rPr>
          <w:rFonts w:ascii="宋体" w:eastAsia="宋体" w:hAnsi="宋体" w:hint="eastAsia"/>
          <w:sz w:val="24"/>
          <w:szCs w:val="24"/>
        </w:rPr>
        <w:t>完善，并随着信息技术的快速发展，国外</w:t>
      </w:r>
      <w:r w:rsidR="00C15A0B">
        <w:rPr>
          <w:rFonts w:ascii="宋体" w:eastAsia="宋体" w:hAnsi="宋体" w:hint="eastAsia"/>
          <w:sz w:val="24"/>
          <w:szCs w:val="24"/>
        </w:rPr>
        <w:t>许多学院打造</w:t>
      </w:r>
      <w:r w:rsidR="00DA1C10">
        <w:rPr>
          <w:rFonts w:ascii="宋体" w:eastAsia="宋体" w:hAnsi="宋体" w:hint="eastAsia"/>
          <w:sz w:val="24"/>
          <w:szCs w:val="24"/>
        </w:rPr>
        <w:t>出</w:t>
      </w:r>
      <w:r w:rsidR="00F251C3">
        <w:rPr>
          <w:rFonts w:ascii="宋体" w:eastAsia="宋体" w:hAnsi="宋体" w:hint="eastAsia"/>
          <w:sz w:val="24"/>
          <w:szCs w:val="24"/>
        </w:rPr>
        <w:t>一套</w:t>
      </w:r>
      <w:r w:rsidR="002D4F9F">
        <w:rPr>
          <w:rFonts w:ascii="宋体" w:eastAsia="宋体" w:hAnsi="宋体" w:hint="eastAsia"/>
          <w:sz w:val="24"/>
          <w:szCs w:val="24"/>
        </w:rPr>
        <w:t>数字</w:t>
      </w:r>
      <w:r w:rsidR="007D6256">
        <w:rPr>
          <w:rFonts w:ascii="宋体" w:eastAsia="宋体" w:hAnsi="宋体" w:hint="eastAsia"/>
          <w:sz w:val="24"/>
          <w:szCs w:val="24"/>
        </w:rPr>
        <w:t>信息</w:t>
      </w:r>
      <w:r w:rsidR="002D4F9F">
        <w:rPr>
          <w:rFonts w:ascii="宋体" w:eastAsia="宋体" w:hAnsi="宋体" w:hint="eastAsia"/>
          <w:sz w:val="24"/>
          <w:szCs w:val="24"/>
        </w:rPr>
        <w:t>一体化的办学体系</w:t>
      </w:r>
      <w:r w:rsidR="009165F9">
        <w:rPr>
          <w:rFonts w:ascii="宋体" w:eastAsia="宋体" w:hAnsi="宋体" w:hint="eastAsia"/>
          <w:sz w:val="24"/>
          <w:szCs w:val="24"/>
        </w:rPr>
        <w:t>。</w:t>
      </w:r>
      <w:r w:rsidR="00CF5C7C">
        <w:rPr>
          <w:rFonts w:ascii="宋体" w:eastAsia="宋体" w:hAnsi="宋体" w:hint="eastAsia"/>
          <w:sz w:val="24"/>
          <w:szCs w:val="24"/>
        </w:rPr>
        <w:t>因为</w:t>
      </w:r>
      <w:r w:rsidR="00CA676A" w:rsidRPr="00A453A1">
        <w:rPr>
          <w:rFonts w:ascii="宋体" w:eastAsia="宋体" w:hAnsi="宋体" w:hint="eastAsia"/>
          <w:sz w:val="24"/>
          <w:szCs w:val="24"/>
        </w:rPr>
        <w:t>招生管理</w:t>
      </w:r>
      <w:r w:rsidR="00BC0652">
        <w:rPr>
          <w:rFonts w:ascii="宋体" w:eastAsia="宋体" w:hAnsi="宋体" w:hint="eastAsia"/>
          <w:sz w:val="24"/>
          <w:szCs w:val="24"/>
        </w:rPr>
        <w:t>信息化</w:t>
      </w:r>
      <w:r w:rsidR="00CA676A" w:rsidRPr="00A453A1">
        <w:rPr>
          <w:rFonts w:ascii="宋体" w:eastAsia="宋体" w:hAnsi="宋体" w:hint="eastAsia"/>
          <w:sz w:val="24"/>
          <w:szCs w:val="24"/>
        </w:rPr>
        <w:t>模式日趋完善，如</w:t>
      </w:r>
      <w:r w:rsidR="007C24C2">
        <w:rPr>
          <w:rFonts w:ascii="宋体" w:eastAsia="宋体" w:hAnsi="宋体" w:hint="eastAsia"/>
          <w:sz w:val="24"/>
          <w:szCs w:val="24"/>
        </w:rPr>
        <w:t>发放</w:t>
      </w:r>
      <w:r w:rsidR="00204926">
        <w:rPr>
          <w:rFonts w:ascii="宋体" w:eastAsia="宋体" w:hAnsi="宋体" w:hint="eastAsia"/>
          <w:sz w:val="24"/>
          <w:szCs w:val="24"/>
        </w:rPr>
        <w:t>录取通知书</w:t>
      </w:r>
      <w:r w:rsidR="007C24C2">
        <w:rPr>
          <w:rFonts w:ascii="宋体" w:eastAsia="宋体" w:hAnsi="宋体" w:hint="eastAsia"/>
          <w:sz w:val="24"/>
          <w:szCs w:val="24"/>
        </w:rPr>
        <w:t>到家</w:t>
      </w:r>
      <w:r w:rsidR="002740C7">
        <w:rPr>
          <w:rFonts w:ascii="宋体" w:eastAsia="宋体" w:hAnsi="宋体" w:hint="eastAsia"/>
          <w:sz w:val="24"/>
          <w:szCs w:val="24"/>
        </w:rPr>
        <w:t>，短信</w:t>
      </w:r>
      <w:r w:rsidR="00451079">
        <w:rPr>
          <w:rFonts w:ascii="宋体" w:eastAsia="宋体" w:hAnsi="宋体" w:hint="eastAsia"/>
          <w:sz w:val="24"/>
          <w:szCs w:val="24"/>
        </w:rPr>
        <w:t>或邮件提醒</w:t>
      </w:r>
      <w:r w:rsidR="002740C7">
        <w:rPr>
          <w:rFonts w:ascii="宋体" w:eastAsia="宋体" w:hAnsi="宋体" w:hint="eastAsia"/>
          <w:sz w:val="24"/>
          <w:szCs w:val="24"/>
        </w:rPr>
        <w:t>通知录取结果</w:t>
      </w:r>
      <w:r w:rsidR="00CA676A" w:rsidRPr="00A453A1">
        <w:rPr>
          <w:rFonts w:ascii="宋体" w:eastAsia="宋体" w:hAnsi="宋体" w:hint="eastAsia"/>
          <w:sz w:val="24"/>
          <w:szCs w:val="24"/>
        </w:rPr>
        <w:t>等</w:t>
      </w:r>
      <w:r w:rsidR="00451079">
        <w:rPr>
          <w:rFonts w:ascii="宋体" w:eastAsia="宋体" w:hAnsi="宋体" w:hint="eastAsia"/>
          <w:sz w:val="24"/>
          <w:szCs w:val="24"/>
        </w:rPr>
        <w:t>新颖功能展露出</w:t>
      </w:r>
      <w:r w:rsidR="007353DD">
        <w:rPr>
          <w:rFonts w:ascii="宋体" w:eastAsia="宋体" w:hAnsi="宋体" w:hint="eastAsia"/>
          <w:sz w:val="24"/>
          <w:szCs w:val="24"/>
        </w:rPr>
        <w:t>国外科学技术落实到学院招生办的强大决心</w:t>
      </w:r>
      <w:r w:rsidR="00CA676A" w:rsidRPr="00A453A1">
        <w:rPr>
          <w:rFonts w:ascii="宋体" w:eastAsia="宋体" w:hAnsi="宋体" w:hint="eastAsia"/>
          <w:sz w:val="24"/>
          <w:szCs w:val="24"/>
        </w:rPr>
        <w:t>。</w:t>
      </w:r>
    </w:p>
    <w:p w14:paraId="01F88941" w14:textId="5F2DC3AE" w:rsidR="00CA676A" w:rsidRPr="000B7093" w:rsidRDefault="00B32F49" w:rsidP="00655497">
      <w:pPr>
        <w:spacing w:line="460" w:lineRule="exact"/>
        <w:ind w:firstLine="420"/>
        <w:rPr>
          <w:rFonts w:ascii="宋体" w:eastAsia="宋体" w:hAnsi="宋体"/>
          <w:sz w:val="24"/>
          <w:szCs w:val="24"/>
        </w:rPr>
      </w:pPr>
      <w:r>
        <w:rPr>
          <w:rFonts w:ascii="宋体" w:eastAsia="宋体" w:hAnsi="宋体" w:hint="eastAsia"/>
          <w:sz w:val="24"/>
          <w:szCs w:val="24"/>
        </w:rPr>
        <w:t>当前社会</w:t>
      </w:r>
      <w:r w:rsidR="00BE2B16">
        <w:rPr>
          <w:rFonts w:ascii="宋体" w:eastAsia="宋体" w:hAnsi="宋体" w:hint="eastAsia"/>
          <w:sz w:val="24"/>
          <w:szCs w:val="24"/>
        </w:rPr>
        <w:t>，</w:t>
      </w:r>
      <w:r w:rsidRPr="000B7093">
        <w:rPr>
          <w:rFonts w:ascii="宋体" w:eastAsia="宋体" w:hAnsi="宋体" w:hint="eastAsia"/>
          <w:sz w:val="24"/>
          <w:szCs w:val="24"/>
        </w:rPr>
        <w:t>信息</w:t>
      </w:r>
      <w:r w:rsidR="00735A0F">
        <w:rPr>
          <w:rFonts w:ascii="宋体" w:eastAsia="宋体" w:hAnsi="宋体" w:hint="eastAsia"/>
          <w:sz w:val="24"/>
          <w:szCs w:val="24"/>
        </w:rPr>
        <w:t>化</w:t>
      </w:r>
      <w:r w:rsidRPr="000B7093">
        <w:rPr>
          <w:rFonts w:ascii="宋体" w:eastAsia="宋体" w:hAnsi="宋体" w:hint="eastAsia"/>
          <w:sz w:val="24"/>
          <w:szCs w:val="24"/>
        </w:rPr>
        <w:t>管理</w:t>
      </w:r>
      <w:r w:rsidR="003228F4">
        <w:rPr>
          <w:rFonts w:ascii="宋体" w:eastAsia="宋体" w:hAnsi="宋体" w:hint="eastAsia"/>
          <w:sz w:val="24"/>
          <w:szCs w:val="24"/>
        </w:rPr>
        <w:t>模式</w:t>
      </w:r>
      <w:r>
        <w:rPr>
          <w:rFonts w:ascii="宋体" w:eastAsia="宋体" w:hAnsi="宋体" w:hint="eastAsia"/>
          <w:sz w:val="24"/>
          <w:szCs w:val="24"/>
        </w:rPr>
        <w:t>已成为</w:t>
      </w:r>
      <w:r w:rsidR="00CA676A" w:rsidRPr="000B7093">
        <w:rPr>
          <w:rFonts w:ascii="宋体" w:eastAsia="宋体" w:hAnsi="宋体" w:hint="eastAsia"/>
          <w:sz w:val="24"/>
          <w:szCs w:val="24"/>
        </w:rPr>
        <w:t>计算机</w:t>
      </w:r>
      <w:r>
        <w:rPr>
          <w:rFonts w:ascii="宋体" w:eastAsia="宋体" w:hAnsi="宋体" w:hint="eastAsia"/>
          <w:sz w:val="24"/>
          <w:szCs w:val="24"/>
        </w:rPr>
        <w:t>领域</w:t>
      </w:r>
      <w:r w:rsidR="00CA676A" w:rsidRPr="000B7093">
        <w:rPr>
          <w:rFonts w:ascii="宋体" w:eastAsia="宋体" w:hAnsi="宋体" w:hint="eastAsia"/>
          <w:sz w:val="24"/>
          <w:szCs w:val="24"/>
        </w:rPr>
        <w:t>的重要组成</w:t>
      </w:r>
      <w:r>
        <w:rPr>
          <w:rFonts w:ascii="宋体" w:eastAsia="宋体" w:hAnsi="宋体" w:hint="eastAsia"/>
          <w:sz w:val="24"/>
          <w:szCs w:val="24"/>
        </w:rPr>
        <w:t>分子</w:t>
      </w:r>
      <w:r w:rsidR="00CA676A" w:rsidRPr="000B7093">
        <w:rPr>
          <w:rFonts w:ascii="宋体" w:eastAsia="宋体" w:hAnsi="宋体" w:hint="eastAsia"/>
          <w:sz w:val="24"/>
          <w:szCs w:val="24"/>
        </w:rPr>
        <w:t>，</w:t>
      </w:r>
      <w:r w:rsidR="002A11CD">
        <w:rPr>
          <w:rFonts w:ascii="宋体" w:eastAsia="宋体" w:hAnsi="宋体" w:hint="eastAsia"/>
          <w:sz w:val="24"/>
          <w:szCs w:val="24"/>
        </w:rPr>
        <w:t>它在</w:t>
      </w:r>
      <w:r w:rsidR="00256262">
        <w:rPr>
          <w:rFonts w:ascii="宋体" w:eastAsia="宋体" w:hAnsi="宋体" w:hint="eastAsia"/>
          <w:sz w:val="24"/>
          <w:szCs w:val="24"/>
        </w:rPr>
        <w:t>信息管理方面</w:t>
      </w:r>
      <w:r w:rsidR="00015187">
        <w:rPr>
          <w:rFonts w:ascii="宋体" w:eastAsia="宋体" w:hAnsi="宋体" w:hint="eastAsia"/>
          <w:sz w:val="24"/>
          <w:szCs w:val="24"/>
        </w:rPr>
        <w:t>的优势，</w:t>
      </w:r>
      <w:r w:rsidR="00F03462">
        <w:rPr>
          <w:rFonts w:ascii="宋体" w:eastAsia="宋体" w:hAnsi="宋体" w:hint="eastAsia"/>
          <w:sz w:val="24"/>
          <w:szCs w:val="24"/>
        </w:rPr>
        <w:t>在</w:t>
      </w:r>
      <w:r w:rsidR="002A11CD">
        <w:rPr>
          <w:rFonts w:ascii="宋体" w:eastAsia="宋体" w:hAnsi="宋体" w:hint="eastAsia"/>
          <w:sz w:val="24"/>
          <w:szCs w:val="24"/>
        </w:rPr>
        <w:t>实践中得到了有力而有效的验证</w:t>
      </w:r>
      <w:r w:rsidR="00CA676A" w:rsidRPr="000B7093">
        <w:rPr>
          <w:rFonts w:ascii="宋体" w:eastAsia="宋体" w:hAnsi="宋体" w:hint="eastAsia"/>
          <w:sz w:val="24"/>
          <w:szCs w:val="24"/>
        </w:rPr>
        <w:t>。</w:t>
      </w:r>
      <w:r w:rsidR="00F03462">
        <w:rPr>
          <w:rFonts w:ascii="宋体" w:eastAsia="宋体" w:hAnsi="宋体" w:hint="eastAsia"/>
          <w:sz w:val="24"/>
          <w:szCs w:val="24"/>
        </w:rPr>
        <w:t>无论是收益维度，亦或是维护成本、操作执行力、快速便捷查询、在线操作、存储大量数据</w:t>
      </w:r>
      <w:r w:rsidR="00C119C5">
        <w:rPr>
          <w:rFonts w:ascii="宋体" w:eastAsia="宋体" w:hAnsi="宋体" w:hint="eastAsia"/>
          <w:sz w:val="24"/>
          <w:szCs w:val="24"/>
        </w:rPr>
        <w:t>等方面，都有效促进了学院招生办</w:t>
      </w:r>
      <w:r w:rsidR="00AD4EE9">
        <w:rPr>
          <w:rFonts w:ascii="宋体" w:eastAsia="宋体" w:hAnsi="宋体" w:hint="eastAsia"/>
          <w:sz w:val="24"/>
          <w:szCs w:val="24"/>
        </w:rPr>
        <w:t>推进信息化建设进程，进而实现考生资源、新生信息资源高效管理。</w:t>
      </w:r>
      <w:r w:rsidR="00660406">
        <w:rPr>
          <w:rFonts w:ascii="宋体" w:eastAsia="宋体" w:hAnsi="宋体" w:hint="eastAsia"/>
          <w:sz w:val="24"/>
          <w:szCs w:val="24"/>
        </w:rPr>
        <w:t>综上所述</w:t>
      </w:r>
      <w:r w:rsidR="00CA676A" w:rsidRPr="000B7093">
        <w:rPr>
          <w:rFonts w:ascii="宋体" w:eastAsia="宋体" w:hAnsi="宋体" w:hint="eastAsia"/>
          <w:sz w:val="24"/>
          <w:szCs w:val="24"/>
        </w:rPr>
        <w:t>，</w:t>
      </w:r>
      <w:r w:rsidR="00967DCB">
        <w:rPr>
          <w:rFonts w:ascii="宋体" w:eastAsia="宋体" w:hAnsi="宋体" w:hint="eastAsia"/>
          <w:sz w:val="24"/>
          <w:szCs w:val="24"/>
        </w:rPr>
        <w:t>设计研发</w:t>
      </w:r>
      <w:r w:rsidR="00CA676A" w:rsidRPr="000B7093">
        <w:rPr>
          <w:rFonts w:ascii="宋体" w:eastAsia="宋体" w:hAnsi="宋体" w:hint="eastAsia"/>
          <w:sz w:val="24"/>
          <w:szCs w:val="24"/>
        </w:rPr>
        <w:t>实现</w:t>
      </w:r>
      <w:r w:rsidR="00967DCB">
        <w:rPr>
          <w:rFonts w:ascii="宋体" w:eastAsia="宋体" w:hAnsi="宋体" w:hint="eastAsia"/>
          <w:sz w:val="24"/>
          <w:szCs w:val="24"/>
        </w:rPr>
        <w:t>高效管理招生信息的学院招生管理系统是有重要意义的。众所周知，国外招生办领域的信息化建设已愈发成熟，整个数字信息一体化体系也接</w:t>
      </w:r>
      <w:r w:rsidR="00967DCB">
        <w:rPr>
          <w:rFonts w:ascii="宋体" w:eastAsia="宋体" w:hAnsi="宋体" w:hint="eastAsia"/>
          <w:sz w:val="24"/>
          <w:szCs w:val="24"/>
        </w:rPr>
        <w:lastRenderedPageBreak/>
        <w:t>近成熟，但不能重蹈</w:t>
      </w:r>
      <w:r w:rsidR="00506FA3">
        <w:rPr>
          <w:rFonts w:ascii="宋体" w:eastAsia="宋体" w:hAnsi="宋体" w:hint="eastAsia"/>
          <w:sz w:val="24"/>
          <w:szCs w:val="24"/>
        </w:rPr>
        <w:t>清朝自救的覆辙，</w:t>
      </w:r>
      <w:r w:rsidR="00655497">
        <w:rPr>
          <w:rFonts w:ascii="宋体" w:eastAsia="宋体" w:hAnsi="宋体" w:hint="eastAsia"/>
          <w:sz w:val="24"/>
          <w:szCs w:val="24"/>
        </w:rPr>
        <w:t>必须根据国情来研发优秀而高效的信息管理系统</w:t>
      </w:r>
      <w:r w:rsidR="00CA676A" w:rsidRPr="000B7093">
        <w:rPr>
          <w:rFonts w:ascii="宋体" w:eastAsia="宋体" w:hAnsi="宋体" w:hint="eastAsia"/>
          <w:sz w:val="24"/>
          <w:szCs w:val="24"/>
        </w:rPr>
        <w:t>。</w:t>
      </w:r>
    </w:p>
    <w:p w14:paraId="5792B887" w14:textId="5149CA8D" w:rsidR="008E2378" w:rsidRPr="00A44257" w:rsidRDefault="006F4086" w:rsidP="00A44257">
      <w:pPr>
        <w:pStyle w:val="2"/>
        <w:numPr>
          <w:ilvl w:val="1"/>
          <w:numId w:val="4"/>
        </w:numPr>
      </w:pPr>
      <w:bookmarkStart w:id="5" w:name="_Toc510169343"/>
      <w:r w:rsidRPr="000B7093">
        <w:rPr>
          <w:rFonts w:hint="eastAsia"/>
        </w:rPr>
        <w:t>国内研究现状</w:t>
      </w:r>
      <w:bookmarkEnd w:id="5"/>
    </w:p>
    <w:p w14:paraId="3E5A4790" w14:textId="0DAF4F5F" w:rsidR="008E2378" w:rsidRDefault="00223D51" w:rsidP="008E2378">
      <w:pPr>
        <w:spacing w:line="460" w:lineRule="exact"/>
        <w:ind w:firstLine="420"/>
        <w:rPr>
          <w:rFonts w:ascii="宋体" w:eastAsia="宋体" w:hAnsi="宋体"/>
          <w:sz w:val="24"/>
          <w:szCs w:val="24"/>
        </w:rPr>
      </w:pPr>
      <w:r>
        <w:rPr>
          <w:rFonts w:ascii="宋体" w:eastAsia="宋体" w:hAnsi="宋体" w:hint="eastAsia"/>
          <w:sz w:val="24"/>
          <w:szCs w:val="24"/>
        </w:rPr>
        <w:t>与国外</w:t>
      </w:r>
      <w:r w:rsidR="00181039">
        <w:rPr>
          <w:rFonts w:ascii="宋体" w:eastAsia="宋体" w:hAnsi="宋体" w:hint="eastAsia"/>
          <w:sz w:val="24"/>
          <w:szCs w:val="24"/>
        </w:rPr>
        <w:t>较成熟的招生管理信息化建设相比较，国内的许多高校在这一领域的研究取得的成果就相形见绌了</w:t>
      </w:r>
      <w:r w:rsidR="00AA3375">
        <w:rPr>
          <w:rFonts w:ascii="宋体" w:eastAsia="宋体" w:hAnsi="宋体" w:hint="eastAsia"/>
          <w:sz w:val="24"/>
          <w:szCs w:val="24"/>
        </w:rPr>
        <w:t>，</w:t>
      </w:r>
      <w:r w:rsidR="00877F28">
        <w:rPr>
          <w:rFonts w:ascii="宋体" w:eastAsia="宋体" w:hAnsi="宋体" w:hint="eastAsia"/>
          <w:sz w:val="24"/>
          <w:szCs w:val="24"/>
        </w:rPr>
        <w:t>甚至还存在手工管理模式的</w:t>
      </w:r>
      <w:r w:rsidR="00AA3375">
        <w:rPr>
          <w:rFonts w:ascii="宋体" w:eastAsia="宋体" w:hAnsi="宋体" w:hint="eastAsia"/>
          <w:sz w:val="24"/>
          <w:szCs w:val="24"/>
        </w:rPr>
        <w:t>招生信息管理院校</w:t>
      </w:r>
      <w:r w:rsidR="00BE7C8F">
        <w:rPr>
          <w:rFonts w:ascii="宋体" w:eastAsia="宋体" w:hAnsi="宋体" w:hint="eastAsia"/>
          <w:sz w:val="24"/>
          <w:szCs w:val="24"/>
        </w:rPr>
        <w:t>的情况。</w:t>
      </w:r>
      <w:r w:rsidR="00EE7671">
        <w:rPr>
          <w:rFonts w:ascii="宋体" w:eastAsia="宋体" w:hAnsi="宋体" w:hint="eastAsia"/>
          <w:sz w:val="24"/>
          <w:szCs w:val="24"/>
        </w:rPr>
        <w:t>然</w:t>
      </w:r>
      <w:r w:rsidR="00BE7C8F">
        <w:rPr>
          <w:rFonts w:ascii="宋体" w:eastAsia="宋体" w:hAnsi="宋体" w:hint="eastAsia"/>
          <w:sz w:val="24"/>
          <w:szCs w:val="24"/>
        </w:rPr>
        <w:t>而计算机</w:t>
      </w:r>
      <w:r w:rsidR="00EE50D6">
        <w:rPr>
          <w:rFonts w:ascii="宋体" w:eastAsia="宋体" w:hAnsi="宋体" w:hint="eastAsia"/>
          <w:sz w:val="24"/>
          <w:szCs w:val="24"/>
        </w:rPr>
        <w:t>信息</w:t>
      </w:r>
      <w:r w:rsidR="00BE7C8F">
        <w:rPr>
          <w:rFonts w:ascii="宋体" w:eastAsia="宋体" w:hAnsi="宋体" w:hint="eastAsia"/>
          <w:sz w:val="24"/>
          <w:szCs w:val="24"/>
        </w:rPr>
        <w:t>技术</w:t>
      </w:r>
      <w:r w:rsidR="003D60AC">
        <w:rPr>
          <w:rFonts w:ascii="宋体" w:eastAsia="宋体" w:hAnsi="宋体" w:hint="eastAsia"/>
          <w:sz w:val="24"/>
          <w:szCs w:val="24"/>
        </w:rPr>
        <w:t>不断覆盖社会各方面的需求，国家</w:t>
      </w:r>
      <w:r w:rsidR="00A14A47">
        <w:rPr>
          <w:rFonts w:ascii="宋体" w:eastAsia="宋体" w:hAnsi="宋体" w:hint="eastAsia"/>
          <w:sz w:val="24"/>
          <w:szCs w:val="24"/>
        </w:rPr>
        <w:t>也</w:t>
      </w:r>
      <w:r w:rsidR="003D60AC">
        <w:rPr>
          <w:rFonts w:ascii="宋体" w:eastAsia="宋体" w:hAnsi="宋体" w:hint="eastAsia"/>
          <w:sz w:val="24"/>
          <w:szCs w:val="24"/>
        </w:rPr>
        <w:t>对高校教育领域</w:t>
      </w:r>
      <w:r w:rsidR="00A14A47">
        <w:rPr>
          <w:rFonts w:ascii="宋体" w:eastAsia="宋体" w:hAnsi="宋体" w:hint="eastAsia"/>
          <w:sz w:val="24"/>
          <w:szCs w:val="24"/>
        </w:rPr>
        <w:t>实施</w:t>
      </w:r>
      <w:r w:rsidR="003D60AC">
        <w:rPr>
          <w:rFonts w:ascii="宋体" w:eastAsia="宋体" w:hAnsi="宋体" w:hint="eastAsia"/>
          <w:sz w:val="24"/>
          <w:szCs w:val="24"/>
        </w:rPr>
        <w:t>扶持政策，推进信息化建设已成为绝大多数高校普遍执行的重要任务</w:t>
      </w:r>
      <w:r w:rsidR="00A14A47">
        <w:rPr>
          <w:rFonts w:ascii="宋体" w:eastAsia="宋体" w:hAnsi="宋体" w:hint="eastAsia"/>
          <w:sz w:val="24"/>
          <w:szCs w:val="24"/>
        </w:rPr>
        <w:t>，争取利用信息系统来覆盖学院各方面的工作需求。从教务处到学生宿舍管理、从图书馆管理到财务等都对其进行模式改造，当然包括本次课题研究的招生管理方面。</w:t>
      </w:r>
      <w:r w:rsidR="009A2FFB">
        <w:rPr>
          <w:rFonts w:ascii="宋体" w:eastAsia="宋体" w:hAnsi="宋体" w:hint="eastAsia"/>
          <w:sz w:val="24"/>
          <w:szCs w:val="24"/>
        </w:rPr>
        <w:t>招生管理</w:t>
      </w:r>
      <w:r w:rsidR="00A14A47">
        <w:rPr>
          <w:rFonts w:ascii="宋体" w:eastAsia="宋体" w:hAnsi="宋体" w:hint="eastAsia"/>
          <w:sz w:val="24"/>
          <w:szCs w:val="24"/>
        </w:rPr>
        <w:t>在不断</w:t>
      </w:r>
      <w:r w:rsidR="00A13D4A">
        <w:rPr>
          <w:rFonts w:ascii="宋体" w:eastAsia="宋体" w:hAnsi="宋体" w:hint="eastAsia"/>
          <w:sz w:val="24"/>
          <w:szCs w:val="24"/>
        </w:rPr>
        <w:t>地研究</w:t>
      </w:r>
      <w:r w:rsidR="00C6251C">
        <w:rPr>
          <w:rFonts w:ascii="宋体" w:eastAsia="宋体" w:hAnsi="宋体" w:hint="eastAsia"/>
          <w:sz w:val="24"/>
          <w:szCs w:val="24"/>
        </w:rPr>
        <w:t>积累经验</w:t>
      </w:r>
      <w:r w:rsidR="00A14A47">
        <w:rPr>
          <w:rFonts w:ascii="宋体" w:eastAsia="宋体" w:hAnsi="宋体" w:hint="eastAsia"/>
          <w:sz w:val="24"/>
          <w:szCs w:val="24"/>
        </w:rPr>
        <w:t>以及实践中</w:t>
      </w:r>
      <w:r w:rsidR="00B2601E">
        <w:rPr>
          <w:rFonts w:ascii="宋体" w:eastAsia="宋体" w:hAnsi="宋体" w:hint="eastAsia"/>
          <w:sz w:val="24"/>
          <w:szCs w:val="24"/>
        </w:rPr>
        <w:t>得到</w:t>
      </w:r>
      <w:r w:rsidR="00A14A47">
        <w:rPr>
          <w:rFonts w:ascii="宋体" w:eastAsia="宋体" w:hAnsi="宋体" w:hint="eastAsia"/>
          <w:sz w:val="24"/>
          <w:szCs w:val="24"/>
        </w:rPr>
        <w:t>完善，</w:t>
      </w:r>
      <w:r w:rsidR="007226F8">
        <w:rPr>
          <w:rFonts w:ascii="宋体" w:eastAsia="宋体" w:hAnsi="宋体" w:hint="eastAsia"/>
          <w:sz w:val="24"/>
          <w:szCs w:val="24"/>
        </w:rPr>
        <w:t>并取得了尤为珍贵的研究成果，清华大学研发的招生信息管理系统更是受到了国家的表彰，这必然会指引我国高校在招生信息管理领域的工作开展。虽然如此，但</w:t>
      </w:r>
      <w:r w:rsidR="00521399">
        <w:rPr>
          <w:rFonts w:ascii="宋体" w:eastAsia="宋体" w:hAnsi="宋体" w:hint="eastAsia"/>
          <w:sz w:val="24"/>
          <w:szCs w:val="24"/>
        </w:rPr>
        <w:t>由于硬件条件的约束等原因，国内招生管理运行的先进性与革新水平还存在着较为明显的差距</w:t>
      </w:r>
      <w:r w:rsidR="008569A7">
        <w:rPr>
          <w:rFonts w:ascii="宋体" w:eastAsia="宋体" w:hAnsi="宋体" w:hint="eastAsia"/>
          <w:sz w:val="24"/>
          <w:szCs w:val="24"/>
        </w:rPr>
        <w:t>：</w:t>
      </w:r>
    </w:p>
    <w:p w14:paraId="6811FF3A" w14:textId="3260412F" w:rsidR="00C73798" w:rsidRPr="001E3F60" w:rsidRDefault="006F4086" w:rsidP="00C73798">
      <w:pPr>
        <w:spacing w:line="460" w:lineRule="exact"/>
        <w:rPr>
          <w:rFonts w:ascii="宋体" w:eastAsia="宋体" w:hAnsi="宋体"/>
          <w:sz w:val="24"/>
          <w:szCs w:val="24"/>
        </w:rPr>
      </w:pPr>
      <w:r>
        <w:tab/>
      </w:r>
      <w:r w:rsidR="00C73798">
        <w:rPr>
          <w:rFonts w:ascii="宋体" w:eastAsia="宋体" w:hAnsi="宋体" w:hint="eastAsia"/>
          <w:sz w:val="24"/>
          <w:szCs w:val="24"/>
        </w:rPr>
        <w:t>（</w:t>
      </w:r>
      <w:r w:rsidR="00DA0433">
        <w:rPr>
          <w:rFonts w:ascii="宋体" w:eastAsia="宋体" w:hAnsi="宋体"/>
          <w:sz w:val="24"/>
          <w:szCs w:val="24"/>
        </w:rPr>
        <w:t>1</w:t>
      </w:r>
      <w:r w:rsidR="00C73798">
        <w:rPr>
          <w:rFonts w:ascii="宋体" w:eastAsia="宋体" w:hAnsi="宋体" w:hint="eastAsia"/>
          <w:sz w:val="24"/>
          <w:szCs w:val="24"/>
        </w:rPr>
        <w:t>）</w:t>
      </w:r>
      <w:r w:rsidR="00C73798" w:rsidRPr="001E3F60">
        <w:rPr>
          <w:rFonts w:ascii="宋体" w:eastAsia="宋体" w:hAnsi="宋体" w:hint="eastAsia"/>
          <w:sz w:val="24"/>
          <w:szCs w:val="24"/>
        </w:rPr>
        <w:t>信息孤岛</w:t>
      </w:r>
      <w:r w:rsidR="00CF483A">
        <w:rPr>
          <w:rFonts w:ascii="宋体" w:eastAsia="宋体" w:hAnsi="宋体" w:hint="eastAsia"/>
          <w:sz w:val="24"/>
          <w:szCs w:val="24"/>
        </w:rPr>
        <w:t>问题</w:t>
      </w:r>
    </w:p>
    <w:p w14:paraId="66799C70" w14:textId="124E1DC2" w:rsidR="00C73798" w:rsidRDefault="00C73798" w:rsidP="00C73798">
      <w:pPr>
        <w:spacing w:line="460" w:lineRule="exact"/>
        <w:rPr>
          <w:rFonts w:ascii="宋体" w:eastAsia="宋体" w:hAnsi="宋体"/>
          <w:sz w:val="24"/>
          <w:szCs w:val="24"/>
        </w:rPr>
      </w:pPr>
      <w:r w:rsidRPr="001E3F60">
        <w:rPr>
          <w:rFonts w:ascii="宋体" w:eastAsia="宋体" w:hAnsi="宋体"/>
          <w:sz w:val="24"/>
          <w:szCs w:val="24"/>
        </w:rPr>
        <w:tab/>
      </w:r>
      <w:r w:rsidR="000D4136">
        <w:rPr>
          <w:rFonts w:ascii="宋体" w:eastAsia="宋体" w:hAnsi="宋体" w:hint="eastAsia"/>
          <w:sz w:val="24"/>
          <w:szCs w:val="24"/>
        </w:rPr>
        <w:t>广州大学华软软件学院有1</w:t>
      </w:r>
      <w:r w:rsidR="000D4136">
        <w:rPr>
          <w:rFonts w:ascii="宋体" w:eastAsia="宋体" w:hAnsi="宋体"/>
          <w:sz w:val="24"/>
          <w:szCs w:val="24"/>
        </w:rPr>
        <w:t>0</w:t>
      </w:r>
      <w:r w:rsidR="000D4136">
        <w:rPr>
          <w:rFonts w:ascii="宋体" w:eastAsia="宋体" w:hAnsi="宋体" w:hint="eastAsia"/>
          <w:sz w:val="24"/>
          <w:szCs w:val="24"/>
        </w:rPr>
        <w:t>个系别，每个系别有多个</w:t>
      </w:r>
      <w:r w:rsidR="00E22FDA">
        <w:rPr>
          <w:rFonts w:ascii="宋体" w:eastAsia="宋体" w:hAnsi="宋体" w:hint="eastAsia"/>
          <w:sz w:val="24"/>
          <w:szCs w:val="24"/>
        </w:rPr>
        <w:t>方向，每个方向有多个班级，若各个学院部门独自设计研发</w:t>
      </w:r>
      <w:r w:rsidR="00514A12">
        <w:rPr>
          <w:rFonts w:ascii="宋体" w:eastAsia="宋体" w:hAnsi="宋体" w:hint="eastAsia"/>
          <w:sz w:val="24"/>
          <w:szCs w:val="24"/>
        </w:rPr>
        <w:t>系统使用，且</w:t>
      </w:r>
      <w:r w:rsidR="000906E2">
        <w:rPr>
          <w:rFonts w:ascii="宋体" w:eastAsia="宋体" w:hAnsi="宋体" w:hint="eastAsia"/>
          <w:sz w:val="24"/>
          <w:szCs w:val="24"/>
        </w:rPr>
        <w:t>各个</w:t>
      </w:r>
      <w:r w:rsidR="00514A12">
        <w:rPr>
          <w:rFonts w:ascii="宋体" w:eastAsia="宋体" w:hAnsi="宋体" w:hint="eastAsia"/>
          <w:sz w:val="24"/>
          <w:szCs w:val="24"/>
        </w:rPr>
        <w:t>系统的信息独立存在，这样会存在信息孤岛的问题</w:t>
      </w:r>
      <w:r w:rsidR="00671DC9">
        <w:rPr>
          <w:rFonts w:ascii="宋体" w:eastAsia="宋体" w:hAnsi="宋体" w:hint="eastAsia"/>
          <w:sz w:val="24"/>
          <w:szCs w:val="24"/>
        </w:rPr>
        <w:t>。即所有学生及学院的信息不同步，缺乏统一管理平台，使得学生及学院的信息数据共享性大幅度降低。</w:t>
      </w:r>
    </w:p>
    <w:p w14:paraId="2D64A3D6" w14:textId="61A45A9D" w:rsidR="00C73798" w:rsidRPr="001E3F60" w:rsidRDefault="00C73798" w:rsidP="00C73798">
      <w:pPr>
        <w:spacing w:line="460" w:lineRule="exact"/>
        <w:ind w:firstLine="420"/>
        <w:rPr>
          <w:rFonts w:ascii="宋体" w:eastAsia="宋体" w:hAnsi="宋体"/>
          <w:sz w:val="24"/>
          <w:szCs w:val="24"/>
        </w:rPr>
      </w:pPr>
      <w:r>
        <w:rPr>
          <w:rFonts w:ascii="宋体" w:eastAsia="宋体" w:hAnsi="宋体" w:hint="eastAsia"/>
          <w:sz w:val="24"/>
          <w:szCs w:val="24"/>
        </w:rPr>
        <w:t>（</w:t>
      </w:r>
      <w:r w:rsidR="00DA0433">
        <w:rPr>
          <w:rFonts w:ascii="宋体" w:eastAsia="宋体" w:hAnsi="宋体"/>
          <w:sz w:val="24"/>
          <w:szCs w:val="24"/>
        </w:rPr>
        <w:t>2</w:t>
      </w:r>
      <w:r>
        <w:rPr>
          <w:rFonts w:ascii="宋体" w:eastAsia="宋体" w:hAnsi="宋体" w:hint="eastAsia"/>
          <w:sz w:val="24"/>
          <w:szCs w:val="24"/>
        </w:rPr>
        <w:t>）</w:t>
      </w:r>
      <w:r w:rsidR="00CE1664">
        <w:rPr>
          <w:rFonts w:ascii="宋体" w:eastAsia="宋体" w:hAnsi="宋体" w:hint="eastAsia"/>
          <w:sz w:val="24"/>
          <w:szCs w:val="24"/>
        </w:rPr>
        <w:t>革新水平低</w:t>
      </w:r>
    </w:p>
    <w:p w14:paraId="688A43EC" w14:textId="49B44676" w:rsidR="006F4086" w:rsidRPr="001E3F60" w:rsidRDefault="00C73798" w:rsidP="00BD1C4E">
      <w:pPr>
        <w:spacing w:line="460" w:lineRule="exact"/>
        <w:rPr>
          <w:rFonts w:ascii="宋体" w:eastAsia="宋体" w:hAnsi="宋体"/>
          <w:sz w:val="24"/>
          <w:szCs w:val="24"/>
        </w:rPr>
      </w:pPr>
      <w:r w:rsidRPr="001E3F60">
        <w:rPr>
          <w:rFonts w:ascii="宋体" w:eastAsia="宋体" w:hAnsi="宋体"/>
          <w:sz w:val="24"/>
          <w:szCs w:val="24"/>
        </w:rPr>
        <w:tab/>
      </w:r>
      <w:r w:rsidR="0046047D">
        <w:rPr>
          <w:rFonts w:ascii="宋体" w:eastAsia="宋体" w:hAnsi="宋体" w:hint="eastAsia"/>
          <w:sz w:val="24"/>
          <w:szCs w:val="24"/>
        </w:rPr>
        <w:t>许多院校还存在开发模式革新水平低的问题，我国当前大部分学院的招生管理系统</w:t>
      </w:r>
      <w:r w:rsidR="00DD186B">
        <w:rPr>
          <w:rFonts w:ascii="宋体" w:eastAsia="宋体" w:hAnsi="宋体" w:hint="eastAsia"/>
          <w:sz w:val="24"/>
          <w:szCs w:val="24"/>
        </w:rPr>
        <w:t>都基于初级的MIS开发平台设计。有些许系统采用革新水平较高的Web</w:t>
      </w:r>
      <w:r w:rsidR="00DD186B">
        <w:rPr>
          <w:rFonts w:ascii="宋体" w:eastAsia="宋体" w:hAnsi="宋体"/>
          <w:sz w:val="24"/>
          <w:szCs w:val="24"/>
        </w:rPr>
        <w:t>2.0</w:t>
      </w:r>
      <w:r w:rsidR="00DD186B">
        <w:rPr>
          <w:rFonts w:ascii="宋体" w:eastAsia="宋体" w:hAnsi="宋体" w:hint="eastAsia"/>
          <w:sz w:val="24"/>
          <w:szCs w:val="24"/>
        </w:rPr>
        <w:t>应用，比如采用My</w:t>
      </w:r>
      <w:r w:rsidR="008F75E0">
        <w:rPr>
          <w:rFonts w:ascii="宋体" w:eastAsia="宋体" w:hAnsi="宋体"/>
          <w:sz w:val="24"/>
          <w:szCs w:val="24"/>
        </w:rPr>
        <w:t>SQL</w:t>
      </w:r>
      <w:r w:rsidR="008F75E0">
        <w:rPr>
          <w:rFonts w:ascii="宋体" w:eastAsia="宋体" w:hAnsi="宋体" w:hint="eastAsia"/>
          <w:sz w:val="24"/>
          <w:szCs w:val="24"/>
        </w:rPr>
        <w:t>存储机制</w:t>
      </w:r>
      <w:r w:rsidR="00DD186B">
        <w:rPr>
          <w:rFonts w:ascii="宋体" w:eastAsia="宋体" w:hAnsi="宋体" w:hint="eastAsia"/>
          <w:sz w:val="24"/>
          <w:szCs w:val="24"/>
        </w:rPr>
        <w:t>、PHP、SSM框架等新框架或</w:t>
      </w:r>
      <w:r w:rsidR="009C2618">
        <w:rPr>
          <w:rFonts w:ascii="宋体" w:eastAsia="宋体" w:hAnsi="宋体" w:hint="eastAsia"/>
          <w:sz w:val="24"/>
          <w:szCs w:val="24"/>
        </w:rPr>
        <w:t>新</w:t>
      </w:r>
      <w:r w:rsidR="00DD186B">
        <w:rPr>
          <w:rFonts w:ascii="宋体" w:eastAsia="宋体" w:hAnsi="宋体" w:hint="eastAsia"/>
          <w:sz w:val="24"/>
          <w:szCs w:val="24"/>
        </w:rPr>
        <w:t>技术开发的平台。</w:t>
      </w:r>
    </w:p>
    <w:p w14:paraId="02ECAF5F" w14:textId="0349AD14" w:rsidR="00C73798" w:rsidRDefault="006F4086" w:rsidP="00C73798">
      <w:pPr>
        <w:spacing w:line="460" w:lineRule="exact"/>
        <w:rPr>
          <w:rFonts w:ascii="宋体" w:eastAsia="宋体" w:hAnsi="宋体"/>
          <w:sz w:val="24"/>
          <w:szCs w:val="24"/>
        </w:rPr>
      </w:pPr>
      <w:r w:rsidRPr="001E3F60">
        <w:rPr>
          <w:rFonts w:ascii="宋体" w:eastAsia="宋体" w:hAnsi="宋体"/>
          <w:sz w:val="24"/>
          <w:szCs w:val="24"/>
        </w:rPr>
        <w:tab/>
      </w:r>
      <w:r w:rsidR="00C73798">
        <w:rPr>
          <w:rFonts w:hint="eastAsia"/>
        </w:rPr>
        <w:t>（</w:t>
      </w:r>
      <w:r w:rsidR="00DA0433">
        <w:t>3</w:t>
      </w:r>
      <w:r w:rsidR="00C73798">
        <w:rPr>
          <w:rFonts w:hint="eastAsia"/>
        </w:rPr>
        <w:t>）</w:t>
      </w:r>
      <w:r w:rsidR="00C73798" w:rsidRPr="001E3F60">
        <w:rPr>
          <w:rFonts w:ascii="宋体" w:eastAsia="宋体" w:hAnsi="宋体" w:hint="eastAsia"/>
          <w:sz w:val="24"/>
          <w:szCs w:val="24"/>
        </w:rPr>
        <w:t>系统</w:t>
      </w:r>
      <w:r w:rsidR="00C855A8">
        <w:rPr>
          <w:rFonts w:ascii="宋体" w:eastAsia="宋体" w:hAnsi="宋体" w:hint="eastAsia"/>
          <w:sz w:val="24"/>
          <w:szCs w:val="24"/>
        </w:rPr>
        <w:t>安全性低，容易丢失学生数据</w:t>
      </w:r>
    </w:p>
    <w:p w14:paraId="7DA63A7A" w14:textId="79B8DC2C" w:rsidR="006F4086" w:rsidRPr="00A81988" w:rsidRDefault="00D94F55" w:rsidP="00C73798">
      <w:pPr>
        <w:spacing w:line="460" w:lineRule="exact"/>
        <w:rPr>
          <w:rFonts w:ascii="宋体" w:eastAsia="宋体" w:hAnsi="宋体"/>
          <w:sz w:val="24"/>
          <w:szCs w:val="24"/>
        </w:rPr>
      </w:pPr>
      <w:r>
        <w:rPr>
          <w:rFonts w:ascii="宋体" w:eastAsia="宋体" w:hAnsi="宋体"/>
          <w:sz w:val="24"/>
          <w:szCs w:val="24"/>
        </w:rPr>
        <w:tab/>
      </w:r>
      <w:r w:rsidR="00EA280E">
        <w:rPr>
          <w:rFonts w:ascii="宋体" w:eastAsia="宋体" w:hAnsi="宋体" w:hint="eastAsia"/>
          <w:sz w:val="24"/>
          <w:szCs w:val="24"/>
        </w:rPr>
        <w:t>在互联网时代来临之时，网络安全问题也随即降临。所有事物都有两面性，信息化建设也不例外。它给的管理进步带来便利，但也毋庸置疑的存在它自身的条件制约。</w:t>
      </w:r>
      <w:r w:rsidR="003854D9">
        <w:rPr>
          <w:rFonts w:ascii="宋体" w:eastAsia="宋体" w:hAnsi="宋体" w:hint="eastAsia"/>
          <w:sz w:val="24"/>
          <w:szCs w:val="24"/>
        </w:rPr>
        <w:t>招生管理系统存储着学生的个人隐私，包括姓名等基本信息、联系方式、家庭信息、高考成绩等</w:t>
      </w:r>
      <w:r w:rsidR="004439FE">
        <w:rPr>
          <w:rFonts w:ascii="宋体" w:eastAsia="宋体" w:hAnsi="宋体" w:hint="eastAsia"/>
          <w:sz w:val="24"/>
          <w:szCs w:val="24"/>
        </w:rPr>
        <w:t>。若有不发分子或因某些不明的因素而流失，将会给学生的个</w:t>
      </w:r>
      <w:r w:rsidR="004439FE">
        <w:rPr>
          <w:rFonts w:ascii="宋体" w:eastAsia="宋体" w:hAnsi="宋体" w:hint="eastAsia"/>
          <w:sz w:val="24"/>
          <w:szCs w:val="24"/>
        </w:rPr>
        <w:lastRenderedPageBreak/>
        <w:t>人财产及个人生活安全隐患，严重则造成人身安全问题，后果将不堪设想。同时学院也将会受到威胁</w:t>
      </w:r>
      <w:r w:rsidR="00F84DB3">
        <w:rPr>
          <w:rFonts w:ascii="宋体" w:eastAsia="宋体" w:hAnsi="宋体" w:hint="eastAsia"/>
          <w:sz w:val="24"/>
          <w:szCs w:val="24"/>
        </w:rPr>
        <w:t>，或与学生方面产生矛盾等重大事故。</w:t>
      </w:r>
    </w:p>
    <w:p w14:paraId="6D1E5C52" w14:textId="43E38EC0" w:rsidR="006F4086" w:rsidRDefault="006F4086" w:rsidP="006F4086">
      <w:pPr>
        <w:spacing w:line="460" w:lineRule="exact"/>
        <w:rPr>
          <w:rFonts w:ascii="宋体" w:eastAsia="宋体" w:hAnsi="宋体"/>
          <w:sz w:val="24"/>
          <w:szCs w:val="24"/>
        </w:rPr>
      </w:pPr>
      <w:r>
        <w:tab/>
      </w:r>
      <w:r w:rsidR="00DB6A93">
        <w:rPr>
          <w:rFonts w:ascii="宋体" w:eastAsia="宋体" w:hAnsi="宋体" w:hint="eastAsia"/>
          <w:sz w:val="24"/>
          <w:szCs w:val="24"/>
        </w:rPr>
        <w:t>根据以上几天要素的分析</w:t>
      </w:r>
      <w:r w:rsidR="0014340B">
        <w:rPr>
          <w:rFonts w:ascii="宋体" w:eastAsia="宋体" w:hAnsi="宋体" w:hint="eastAsia"/>
          <w:sz w:val="24"/>
          <w:szCs w:val="24"/>
        </w:rPr>
        <w:t>，</w:t>
      </w:r>
      <w:r w:rsidR="00D957FE">
        <w:rPr>
          <w:rFonts w:ascii="宋体" w:eastAsia="宋体" w:hAnsi="宋体" w:hint="eastAsia"/>
          <w:sz w:val="24"/>
          <w:szCs w:val="24"/>
        </w:rPr>
        <w:t>同境外</w:t>
      </w:r>
      <w:r w:rsidRPr="00A81988">
        <w:rPr>
          <w:rFonts w:ascii="宋体" w:eastAsia="宋体" w:hAnsi="宋体" w:hint="eastAsia"/>
          <w:sz w:val="24"/>
          <w:szCs w:val="24"/>
        </w:rPr>
        <w:t>的信息化建设</w:t>
      </w:r>
      <w:r w:rsidR="00D957FE">
        <w:rPr>
          <w:rFonts w:ascii="宋体" w:eastAsia="宋体" w:hAnsi="宋体" w:hint="eastAsia"/>
          <w:sz w:val="24"/>
          <w:szCs w:val="24"/>
        </w:rPr>
        <w:t>进程</w:t>
      </w:r>
      <w:r w:rsidRPr="00A81988">
        <w:rPr>
          <w:rFonts w:ascii="宋体" w:eastAsia="宋体" w:hAnsi="宋体" w:hint="eastAsia"/>
          <w:sz w:val="24"/>
          <w:szCs w:val="24"/>
        </w:rPr>
        <w:t>相比，我国招生管理信息化建设</w:t>
      </w:r>
      <w:r w:rsidR="00D957FE">
        <w:rPr>
          <w:rFonts w:ascii="宋体" w:eastAsia="宋体" w:hAnsi="宋体" w:hint="eastAsia"/>
          <w:sz w:val="24"/>
          <w:szCs w:val="24"/>
        </w:rPr>
        <w:t>相对比较落后，革新技术水平也无法与境外相比，存在着许多不足之处</w:t>
      </w:r>
      <w:r w:rsidRPr="00A81988">
        <w:rPr>
          <w:rFonts w:ascii="宋体" w:eastAsia="宋体" w:hAnsi="宋体" w:hint="eastAsia"/>
          <w:sz w:val="24"/>
          <w:szCs w:val="24"/>
        </w:rPr>
        <w:t>，但基于</w:t>
      </w:r>
      <w:r w:rsidR="00F52E42">
        <w:rPr>
          <w:rFonts w:ascii="宋体" w:eastAsia="宋体" w:hAnsi="宋体" w:hint="eastAsia"/>
          <w:sz w:val="24"/>
          <w:szCs w:val="24"/>
        </w:rPr>
        <w:t>境外与境内</w:t>
      </w:r>
      <w:r w:rsidRPr="00A81988">
        <w:rPr>
          <w:rFonts w:ascii="宋体" w:eastAsia="宋体" w:hAnsi="宋体" w:hint="eastAsia"/>
          <w:sz w:val="24"/>
          <w:szCs w:val="24"/>
        </w:rPr>
        <w:t>的</w:t>
      </w:r>
      <w:r w:rsidR="00F52E42">
        <w:rPr>
          <w:rFonts w:ascii="宋体" w:eastAsia="宋体" w:hAnsi="宋体" w:hint="eastAsia"/>
          <w:sz w:val="24"/>
          <w:szCs w:val="24"/>
        </w:rPr>
        <w:t>招生办实际</w:t>
      </w:r>
      <w:r w:rsidRPr="00A81988">
        <w:rPr>
          <w:rFonts w:ascii="宋体" w:eastAsia="宋体" w:hAnsi="宋体" w:hint="eastAsia"/>
          <w:sz w:val="24"/>
          <w:szCs w:val="24"/>
        </w:rPr>
        <w:t>需求</w:t>
      </w:r>
      <w:r w:rsidR="00601095">
        <w:rPr>
          <w:rFonts w:ascii="宋体" w:eastAsia="宋体" w:hAnsi="宋体" w:hint="eastAsia"/>
          <w:sz w:val="24"/>
          <w:szCs w:val="24"/>
        </w:rPr>
        <w:t>存在异同之处</w:t>
      </w:r>
      <w:r w:rsidRPr="00A81988">
        <w:rPr>
          <w:rFonts w:ascii="宋体" w:eastAsia="宋体" w:hAnsi="宋体" w:hint="eastAsia"/>
          <w:sz w:val="24"/>
          <w:szCs w:val="24"/>
        </w:rPr>
        <w:t>，</w:t>
      </w:r>
      <w:r w:rsidR="00846932">
        <w:rPr>
          <w:rFonts w:ascii="宋体" w:eastAsia="宋体" w:hAnsi="宋体" w:hint="eastAsia"/>
          <w:sz w:val="24"/>
          <w:szCs w:val="24"/>
        </w:rPr>
        <w:t>在设计研发学院招生管理系统时需要根据国情</w:t>
      </w:r>
      <w:r w:rsidR="00386BA0">
        <w:rPr>
          <w:rFonts w:ascii="宋体" w:eastAsia="宋体" w:hAnsi="宋体" w:hint="eastAsia"/>
          <w:sz w:val="24"/>
          <w:szCs w:val="24"/>
        </w:rPr>
        <w:t>，以及学院的实际情况进行分析设计</w:t>
      </w:r>
      <w:r w:rsidR="00692EC1">
        <w:rPr>
          <w:rFonts w:ascii="宋体" w:eastAsia="宋体" w:hAnsi="宋体" w:hint="eastAsia"/>
          <w:sz w:val="24"/>
          <w:szCs w:val="24"/>
        </w:rPr>
        <w:t>，避免盲目</w:t>
      </w:r>
      <w:r w:rsidR="005A78BC">
        <w:rPr>
          <w:rFonts w:ascii="宋体" w:eastAsia="宋体" w:hAnsi="宋体" w:hint="eastAsia"/>
          <w:sz w:val="24"/>
          <w:szCs w:val="24"/>
        </w:rPr>
        <w:t>跟从</w:t>
      </w:r>
      <w:r w:rsidRPr="00A81988">
        <w:rPr>
          <w:rFonts w:ascii="宋体" w:eastAsia="宋体" w:hAnsi="宋体" w:hint="eastAsia"/>
          <w:sz w:val="24"/>
          <w:szCs w:val="24"/>
        </w:rPr>
        <w:t>。</w:t>
      </w:r>
    </w:p>
    <w:p w14:paraId="01ADD39F" w14:textId="4D168535" w:rsidR="0021575F" w:rsidRDefault="00FB49CF" w:rsidP="0021575F">
      <w:pPr>
        <w:pStyle w:val="2"/>
        <w:numPr>
          <w:ilvl w:val="1"/>
          <w:numId w:val="4"/>
        </w:numPr>
      </w:pPr>
      <w:bookmarkStart w:id="6" w:name="_Toc510169344"/>
      <w:r>
        <w:rPr>
          <w:rFonts w:hint="eastAsia"/>
        </w:rPr>
        <w:t>论文研究内容</w:t>
      </w:r>
      <w:bookmarkEnd w:id="6"/>
    </w:p>
    <w:p w14:paraId="74011C9D" w14:textId="379A9F08" w:rsidR="00E869BD" w:rsidRDefault="00DD19B8" w:rsidP="00575C8D">
      <w:pPr>
        <w:spacing w:line="460" w:lineRule="exact"/>
        <w:ind w:firstLine="420"/>
        <w:rPr>
          <w:rFonts w:ascii="宋体" w:eastAsia="宋体" w:hAnsi="宋体"/>
          <w:sz w:val="24"/>
          <w:szCs w:val="24"/>
        </w:rPr>
      </w:pPr>
      <w:r w:rsidRPr="00575C8D">
        <w:rPr>
          <w:rFonts w:ascii="宋体" w:eastAsia="宋体" w:hAnsi="宋体" w:hint="eastAsia"/>
          <w:sz w:val="24"/>
          <w:szCs w:val="24"/>
        </w:rPr>
        <w:t>本论文主要对</w:t>
      </w:r>
      <w:r w:rsidR="00575C8D">
        <w:rPr>
          <w:rFonts w:ascii="宋体" w:eastAsia="宋体" w:hAnsi="宋体" w:hint="eastAsia"/>
          <w:sz w:val="24"/>
          <w:szCs w:val="24"/>
        </w:rPr>
        <w:t>实现信息化学院招生管理模式进行研究并设计实现。</w:t>
      </w:r>
      <w:r w:rsidR="00DA3A02">
        <w:rPr>
          <w:rFonts w:ascii="宋体" w:eastAsia="宋体" w:hAnsi="宋体" w:hint="eastAsia"/>
          <w:sz w:val="24"/>
          <w:szCs w:val="24"/>
        </w:rPr>
        <w:t>设计实现</w:t>
      </w:r>
      <w:r w:rsidR="006A57AC">
        <w:rPr>
          <w:rFonts w:ascii="宋体" w:eastAsia="宋体" w:hAnsi="宋体" w:hint="eastAsia"/>
          <w:sz w:val="24"/>
          <w:szCs w:val="24"/>
        </w:rPr>
        <w:t>学院统招招生系统，为广州大学华软软件学院提供便捷的统招管理模式，避免使用低效率的传统人工招生信息管理模式。</w:t>
      </w:r>
      <w:r w:rsidR="00963BD7">
        <w:rPr>
          <w:rFonts w:ascii="宋体" w:eastAsia="宋体" w:hAnsi="宋体" w:hint="eastAsia"/>
          <w:sz w:val="24"/>
          <w:szCs w:val="24"/>
        </w:rPr>
        <w:t>使用标准的软件工程思想目的研发该系统，旨在降低软件系统的复杂程度、提高可控性，以此在软件开发过程中、软件维护中、软件测试以及其他软件工程阶段提高效率。</w:t>
      </w:r>
      <w:r w:rsidR="00A37811">
        <w:rPr>
          <w:rFonts w:ascii="宋体" w:eastAsia="宋体" w:hAnsi="宋体" w:hint="eastAsia"/>
          <w:sz w:val="24"/>
          <w:szCs w:val="24"/>
        </w:rPr>
        <w:t>本论文研究内容如下：</w:t>
      </w:r>
    </w:p>
    <w:p w14:paraId="41D3C3C2" w14:textId="73772CCA" w:rsidR="00A37811" w:rsidRPr="00336AFF" w:rsidRDefault="00A37811" w:rsidP="00D847EC">
      <w:pPr>
        <w:pStyle w:val="a7"/>
        <w:numPr>
          <w:ilvl w:val="0"/>
          <w:numId w:val="16"/>
        </w:numPr>
        <w:spacing w:line="460" w:lineRule="exact"/>
        <w:ind w:firstLineChars="0"/>
        <w:rPr>
          <w:rFonts w:ascii="宋体" w:eastAsia="宋体" w:hAnsi="宋体"/>
          <w:sz w:val="24"/>
          <w:szCs w:val="24"/>
        </w:rPr>
      </w:pPr>
      <w:r w:rsidRPr="00336AFF">
        <w:rPr>
          <w:rFonts w:ascii="宋体" w:eastAsia="宋体" w:hAnsi="宋体" w:hint="eastAsia"/>
          <w:sz w:val="24"/>
          <w:szCs w:val="24"/>
        </w:rPr>
        <w:t>分析国内外招生信息管理模式信息化建设的现状，研究境内在招生管理领域存在的不足与改进方案。</w:t>
      </w:r>
      <w:r w:rsidR="00336AFF" w:rsidRPr="00336AFF">
        <w:rPr>
          <w:rFonts w:ascii="宋体" w:eastAsia="宋体" w:hAnsi="宋体" w:hint="eastAsia"/>
          <w:sz w:val="24"/>
          <w:szCs w:val="24"/>
        </w:rPr>
        <w:t>并且对研发设计实现广州大学华软软件学院招生管理系统可行性分析</w:t>
      </w:r>
      <w:r w:rsidR="00336AFF">
        <w:rPr>
          <w:rFonts w:ascii="宋体" w:eastAsia="宋体" w:hAnsi="宋体" w:hint="eastAsia"/>
          <w:sz w:val="24"/>
          <w:szCs w:val="24"/>
        </w:rPr>
        <w:t>进行研究</w:t>
      </w:r>
      <w:r w:rsidR="00336AFF" w:rsidRPr="00336AFF">
        <w:rPr>
          <w:rFonts w:ascii="宋体" w:eastAsia="宋体" w:hAnsi="宋体" w:hint="eastAsia"/>
          <w:sz w:val="24"/>
          <w:szCs w:val="24"/>
        </w:rPr>
        <w:t>。</w:t>
      </w:r>
    </w:p>
    <w:p w14:paraId="12D1536E" w14:textId="1C4F8F59" w:rsidR="00336AFF" w:rsidRDefault="00336AFF" w:rsidP="00D847EC">
      <w:pPr>
        <w:pStyle w:val="a7"/>
        <w:numPr>
          <w:ilvl w:val="0"/>
          <w:numId w:val="16"/>
        </w:numPr>
        <w:spacing w:line="460" w:lineRule="exact"/>
        <w:ind w:firstLineChars="0"/>
        <w:rPr>
          <w:rFonts w:ascii="宋体" w:eastAsia="宋体" w:hAnsi="宋体"/>
          <w:sz w:val="24"/>
          <w:szCs w:val="24"/>
        </w:rPr>
      </w:pPr>
      <w:r>
        <w:rPr>
          <w:rFonts w:ascii="宋体" w:eastAsia="宋体" w:hAnsi="宋体" w:hint="eastAsia"/>
          <w:sz w:val="24"/>
          <w:szCs w:val="24"/>
        </w:rPr>
        <w:t>研究开发广州大学华软软件学院招生管理系统所使用的硬件技术及软件开发技术。</w:t>
      </w:r>
      <w:r w:rsidR="009C5153">
        <w:rPr>
          <w:rFonts w:ascii="宋体" w:eastAsia="宋体" w:hAnsi="宋体" w:hint="eastAsia"/>
          <w:sz w:val="24"/>
          <w:szCs w:val="24"/>
        </w:rPr>
        <w:t xml:space="preserve">如招生业务流程、国家统招招生主流程等需求进行研究；对 </w:t>
      </w:r>
      <w:r>
        <w:rPr>
          <w:rFonts w:ascii="宋体" w:eastAsia="宋体" w:hAnsi="宋体" w:hint="eastAsia"/>
          <w:sz w:val="24"/>
          <w:szCs w:val="24"/>
        </w:rPr>
        <w:t>S</w:t>
      </w:r>
      <w:r>
        <w:rPr>
          <w:rFonts w:ascii="宋体" w:eastAsia="宋体" w:hAnsi="宋体"/>
          <w:sz w:val="24"/>
          <w:szCs w:val="24"/>
        </w:rPr>
        <w:t>pring MVC</w:t>
      </w:r>
      <w:r>
        <w:rPr>
          <w:rFonts w:ascii="宋体" w:eastAsia="宋体" w:hAnsi="宋体" w:hint="eastAsia"/>
          <w:sz w:val="24"/>
          <w:szCs w:val="24"/>
        </w:rPr>
        <w:t>、Spring、Mybatis继承框架</w:t>
      </w:r>
      <w:r w:rsidR="009C5153">
        <w:rPr>
          <w:rFonts w:ascii="宋体" w:eastAsia="宋体" w:hAnsi="宋体" w:hint="eastAsia"/>
          <w:sz w:val="24"/>
          <w:szCs w:val="24"/>
        </w:rPr>
        <w:t>进行</w:t>
      </w:r>
      <w:r>
        <w:rPr>
          <w:rFonts w:ascii="宋体" w:eastAsia="宋体" w:hAnsi="宋体" w:hint="eastAsia"/>
          <w:sz w:val="24"/>
          <w:szCs w:val="24"/>
        </w:rPr>
        <w:t>研究、</w:t>
      </w:r>
      <w:r w:rsidR="009C5153">
        <w:rPr>
          <w:rFonts w:ascii="宋体" w:eastAsia="宋体" w:hAnsi="宋体" w:hint="eastAsia"/>
          <w:sz w:val="24"/>
          <w:szCs w:val="24"/>
        </w:rPr>
        <w:t>研究</w:t>
      </w:r>
      <w:r>
        <w:rPr>
          <w:rFonts w:ascii="宋体" w:eastAsia="宋体" w:hAnsi="宋体" w:hint="eastAsia"/>
          <w:sz w:val="24"/>
          <w:szCs w:val="24"/>
        </w:rPr>
        <w:t>MySQL数据存储</w:t>
      </w:r>
      <w:r w:rsidR="009C5153">
        <w:rPr>
          <w:rFonts w:ascii="宋体" w:eastAsia="宋体" w:hAnsi="宋体" w:hint="eastAsia"/>
          <w:sz w:val="24"/>
          <w:szCs w:val="24"/>
        </w:rPr>
        <w:t>如何支持考生数据等信息存储；对开发系统时所使用的开发设计模式、B/S或C/S架构模式、以及其他先关技术进行研究探讨。</w:t>
      </w:r>
    </w:p>
    <w:p w14:paraId="333B11CA" w14:textId="696C4D65" w:rsidR="00607079" w:rsidRDefault="00B8254B" w:rsidP="00D847EC">
      <w:pPr>
        <w:pStyle w:val="a7"/>
        <w:numPr>
          <w:ilvl w:val="0"/>
          <w:numId w:val="16"/>
        </w:numPr>
        <w:spacing w:line="460" w:lineRule="exact"/>
        <w:ind w:firstLineChars="0"/>
        <w:rPr>
          <w:rFonts w:ascii="宋体" w:eastAsia="宋体" w:hAnsi="宋体"/>
          <w:sz w:val="24"/>
          <w:szCs w:val="24"/>
        </w:rPr>
      </w:pPr>
      <w:r>
        <w:rPr>
          <w:rFonts w:ascii="宋体" w:eastAsia="宋体" w:hAnsi="宋体" w:hint="eastAsia"/>
          <w:sz w:val="24"/>
          <w:szCs w:val="24"/>
        </w:rPr>
        <w:t>对广州大学华软软件学院招生管理系统进行需求分析</w:t>
      </w:r>
      <w:r w:rsidR="00607383">
        <w:rPr>
          <w:rFonts w:ascii="宋体" w:eastAsia="宋体" w:hAnsi="宋体" w:hint="eastAsia"/>
          <w:sz w:val="24"/>
          <w:szCs w:val="24"/>
        </w:rPr>
        <w:t>研究</w:t>
      </w:r>
      <w:r>
        <w:rPr>
          <w:rFonts w:ascii="宋体" w:eastAsia="宋体" w:hAnsi="宋体" w:hint="eastAsia"/>
          <w:sz w:val="24"/>
          <w:szCs w:val="24"/>
        </w:rPr>
        <w:t>和整体架构设计分析。通过使用UML面向对象建模实现对功能模块用例的描述，建立详细的用例图、时序图、类图以及系统整体架构拓扑图</w:t>
      </w:r>
      <w:r w:rsidR="00B66536">
        <w:rPr>
          <w:rFonts w:ascii="宋体" w:eastAsia="宋体" w:hAnsi="宋体" w:hint="eastAsia"/>
          <w:sz w:val="24"/>
          <w:szCs w:val="24"/>
        </w:rPr>
        <w:t>等。</w:t>
      </w:r>
    </w:p>
    <w:p w14:paraId="7AE20D81" w14:textId="1C398AF5" w:rsidR="006D6F31" w:rsidRDefault="00BF2A1B" w:rsidP="00D847EC">
      <w:pPr>
        <w:pStyle w:val="a7"/>
        <w:numPr>
          <w:ilvl w:val="0"/>
          <w:numId w:val="16"/>
        </w:numPr>
        <w:spacing w:line="460" w:lineRule="exact"/>
        <w:ind w:firstLineChars="0"/>
        <w:rPr>
          <w:rFonts w:ascii="宋体" w:eastAsia="宋体" w:hAnsi="宋体"/>
          <w:sz w:val="24"/>
          <w:szCs w:val="24"/>
        </w:rPr>
      </w:pPr>
      <w:r>
        <w:rPr>
          <w:rFonts w:ascii="宋体" w:eastAsia="宋体" w:hAnsi="宋体" w:hint="eastAsia"/>
          <w:sz w:val="24"/>
          <w:szCs w:val="24"/>
        </w:rPr>
        <w:t>通过前期准备，研发实现广州大学华软软件学院招生管理系统，并对其进行编码、性能测试、单元测试、部署等工作内容。</w:t>
      </w:r>
    </w:p>
    <w:p w14:paraId="191C4D27" w14:textId="19600E70" w:rsidR="00463962" w:rsidRDefault="00A752CE" w:rsidP="00463962">
      <w:pPr>
        <w:pStyle w:val="2"/>
        <w:numPr>
          <w:ilvl w:val="1"/>
          <w:numId w:val="4"/>
        </w:numPr>
      </w:pPr>
      <w:bookmarkStart w:id="7" w:name="_Toc510169345"/>
      <w:r>
        <w:rPr>
          <w:rFonts w:hint="eastAsia"/>
        </w:rPr>
        <w:t>论</w:t>
      </w:r>
      <w:r w:rsidR="00696FDD">
        <w:rPr>
          <w:rFonts w:hint="eastAsia"/>
        </w:rPr>
        <w:t>文</w:t>
      </w:r>
      <w:r w:rsidR="006F4086">
        <w:rPr>
          <w:rFonts w:hint="eastAsia"/>
        </w:rPr>
        <w:t>组织结构</w:t>
      </w:r>
      <w:bookmarkEnd w:id="7"/>
    </w:p>
    <w:p w14:paraId="1516A8DF" w14:textId="6FBEDA3A" w:rsidR="00463962" w:rsidRPr="0098668F" w:rsidRDefault="00463962" w:rsidP="0098668F">
      <w:pPr>
        <w:spacing w:line="460" w:lineRule="exact"/>
        <w:ind w:firstLine="420"/>
        <w:rPr>
          <w:rFonts w:ascii="宋体" w:eastAsia="宋体" w:hAnsi="宋体"/>
          <w:sz w:val="24"/>
          <w:szCs w:val="24"/>
        </w:rPr>
      </w:pPr>
      <w:r w:rsidRPr="0098668F">
        <w:rPr>
          <w:rFonts w:ascii="宋体" w:eastAsia="宋体" w:hAnsi="宋体" w:hint="eastAsia"/>
          <w:sz w:val="24"/>
          <w:szCs w:val="24"/>
        </w:rPr>
        <w:t>本</w:t>
      </w:r>
      <w:r w:rsidR="00C74EF6" w:rsidRPr="0098668F">
        <w:rPr>
          <w:rFonts w:ascii="宋体" w:eastAsia="宋体" w:hAnsi="宋体" w:hint="eastAsia"/>
          <w:sz w:val="24"/>
          <w:szCs w:val="24"/>
        </w:rPr>
        <w:t>论文共分为</w:t>
      </w:r>
      <w:r w:rsidR="00545068" w:rsidRPr="0098668F">
        <w:rPr>
          <w:rFonts w:ascii="宋体" w:eastAsia="宋体" w:hAnsi="宋体" w:hint="eastAsia"/>
          <w:sz w:val="24"/>
          <w:szCs w:val="24"/>
        </w:rPr>
        <w:t>七</w:t>
      </w:r>
      <w:r w:rsidR="00C74EF6" w:rsidRPr="0098668F">
        <w:rPr>
          <w:rFonts w:ascii="宋体" w:eastAsia="宋体" w:hAnsi="宋体" w:hint="eastAsia"/>
          <w:sz w:val="24"/>
          <w:szCs w:val="24"/>
        </w:rPr>
        <w:t>章</w:t>
      </w:r>
      <w:r w:rsidR="00545068" w:rsidRPr="0098668F">
        <w:rPr>
          <w:rFonts w:ascii="宋体" w:eastAsia="宋体" w:hAnsi="宋体" w:hint="eastAsia"/>
          <w:sz w:val="24"/>
          <w:szCs w:val="24"/>
        </w:rPr>
        <w:t>：</w:t>
      </w:r>
    </w:p>
    <w:p w14:paraId="67A5B781" w14:textId="15487E27" w:rsidR="006F4086" w:rsidRPr="00BF418E" w:rsidRDefault="006F4086" w:rsidP="00463962">
      <w:pPr>
        <w:spacing w:line="460" w:lineRule="exact"/>
        <w:ind w:firstLine="420"/>
        <w:rPr>
          <w:rFonts w:ascii="宋体" w:eastAsia="宋体" w:hAnsi="宋体"/>
          <w:sz w:val="24"/>
          <w:szCs w:val="24"/>
        </w:rPr>
      </w:pPr>
      <w:r w:rsidRPr="00BF418E">
        <w:rPr>
          <w:rFonts w:ascii="宋体" w:eastAsia="宋体" w:hAnsi="宋体" w:hint="eastAsia"/>
          <w:sz w:val="24"/>
          <w:szCs w:val="24"/>
        </w:rPr>
        <w:lastRenderedPageBreak/>
        <w:t>第一章：</w:t>
      </w:r>
      <w:r w:rsidR="007A3BDB">
        <w:rPr>
          <w:rFonts w:ascii="宋体" w:eastAsia="宋体" w:hAnsi="宋体" w:hint="eastAsia"/>
          <w:sz w:val="24"/>
          <w:szCs w:val="24"/>
        </w:rPr>
        <w:t>绪论</w:t>
      </w:r>
      <w:r w:rsidRPr="00BF418E">
        <w:rPr>
          <w:rFonts w:ascii="宋体" w:eastAsia="宋体" w:hAnsi="宋体" w:hint="eastAsia"/>
          <w:sz w:val="24"/>
          <w:szCs w:val="24"/>
        </w:rPr>
        <w:t>，</w:t>
      </w:r>
      <w:r w:rsidR="007E3AB0">
        <w:rPr>
          <w:rFonts w:ascii="宋体" w:eastAsia="宋体" w:hAnsi="宋体" w:hint="eastAsia"/>
          <w:sz w:val="24"/>
          <w:szCs w:val="24"/>
        </w:rPr>
        <w:t>简要</w:t>
      </w:r>
      <w:r w:rsidR="00C41B78">
        <w:rPr>
          <w:rFonts w:ascii="宋体" w:eastAsia="宋体" w:hAnsi="宋体" w:hint="eastAsia"/>
          <w:sz w:val="24"/>
          <w:szCs w:val="24"/>
        </w:rPr>
        <w:t>分析研究背景</w:t>
      </w:r>
      <w:r w:rsidR="001E5EE8">
        <w:rPr>
          <w:rFonts w:ascii="宋体" w:eastAsia="宋体" w:hAnsi="宋体" w:hint="eastAsia"/>
          <w:sz w:val="24"/>
          <w:szCs w:val="24"/>
        </w:rPr>
        <w:t>及意义</w:t>
      </w:r>
      <w:r w:rsidRPr="00BF418E">
        <w:rPr>
          <w:rFonts w:ascii="宋体" w:eastAsia="宋体" w:hAnsi="宋体" w:hint="eastAsia"/>
          <w:sz w:val="24"/>
          <w:szCs w:val="24"/>
        </w:rPr>
        <w:t>，</w:t>
      </w:r>
      <w:r w:rsidR="001E5EE8">
        <w:rPr>
          <w:rFonts w:ascii="宋体" w:eastAsia="宋体" w:hAnsi="宋体" w:hint="eastAsia"/>
          <w:sz w:val="24"/>
          <w:szCs w:val="24"/>
        </w:rPr>
        <w:t>对</w:t>
      </w:r>
      <w:r w:rsidRPr="00BF418E">
        <w:rPr>
          <w:rFonts w:ascii="宋体" w:eastAsia="宋体" w:hAnsi="宋体" w:hint="eastAsia"/>
          <w:sz w:val="24"/>
          <w:szCs w:val="24"/>
        </w:rPr>
        <w:t>国内外研究状况</w:t>
      </w:r>
      <w:r w:rsidR="001E5EE8">
        <w:rPr>
          <w:rFonts w:ascii="宋体" w:eastAsia="宋体" w:hAnsi="宋体" w:hint="eastAsia"/>
          <w:sz w:val="24"/>
          <w:szCs w:val="24"/>
        </w:rPr>
        <w:t>进行详细阐述</w:t>
      </w:r>
      <w:r w:rsidRPr="00BF418E">
        <w:rPr>
          <w:rFonts w:ascii="宋体" w:eastAsia="宋体" w:hAnsi="宋体" w:hint="eastAsia"/>
          <w:sz w:val="24"/>
          <w:szCs w:val="24"/>
        </w:rPr>
        <w:t>。</w:t>
      </w:r>
      <w:r w:rsidR="00E1119A">
        <w:rPr>
          <w:rFonts w:ascii="宋体" w:eastAsia="宋体" w:hAnsi="宋体" w:hint="eastAsia"/>
          <w:sz w:val="24"/>
          <w:szCs w:val="24"/>
        </w:rPr>
        <w:t>确定本课题的主要任务及工作；</w:t>
      </w:r>
    </w:p>
    <w:p w14:paraId="064F7888" w14:textId="4741E7DE" w:rsidR="00776984" w:rsidRDefault="006F4086" w:rsidP="006F4086">
      <w:pPr>
        <w:spacing w:line="460" w:lineRule="exact"/>
        <w:rPr>
          <w:rFonts w:ascii="宋体" w:eastAsia="宋体" w:hAnsi="宋体"/>
          <w:sz w:val="24"/>
          <w:szCs w:val="24"/>
        </w:rPr>
      </w:pPr>
      <w:r w:rsidRPr="00BF418E">
        <w:rPr>
          <w:rFonts w:ascii="宋体" w:eastAsia="宋体" w:hAnsi="宋体"/>
          <w:sz w:val="24"/>
          <w:szCs w:val="24"/>
        </w:rPr>
        <w:tab/>
      </w:r>
      <w:r w:rsidRPr="00BF418E">
        <w:rPr>
          <w:rFonts w:ascii="宋体" w:eastAsia="宋体" w:hAnsi="宋体" w:hint="eastAsia"/>
          <w:sz w:val="24"/>
          <w:szCs w:val="24"/>
        </w:rPr>
        <w:t>第二章：</w:t>
      </w:r>
      <w:r w:rsidR="007524EB">
        <w:rPr>
          <w:rFonts w:ascii="宋体" w:eastAsia="宋体" w:hAnsi="宋体" w:hint="eastAsia"/>
          <w:sz w:val="24"/>
          <w:szCs w:val="24"/>
        </w:rPr>
        <w:t>对本次研究课题所使用的基本概念及相关技术进行详细介绍，如</w:t>
      </w:r>
      <w:r w:rsidR="00F4028A">
        <w:rPr>
          <w:rFonts w:ascii="宋体" w:eastAsia="宋体" w:hAnsi="宋体"/>
          <w:sz w:val="24"/>
          <w:szCs w:val="24"/>
        </w:rPr>
        <w:t>Spring</w:t>
      </w:r>
      <w:r w:rsidR="00F4028A" w:rsidRPr="00BF418E">
        <w:rPr>
          <w:rFonts w:ascii="宋体" w:eastAsia="宋体" w:hAnsi="宋体" w:hint="eastAsia"/>
          <w:sz w:val="24"/>
          <w:szCs w:val="24"/>
        </w:rPr>
        <w:t>、</w:t>
      </w:r>
      <w:r w:rsidR="00F4028A">
        <w:rPr>
          <w:rFonts w:ascii="宋体" w:eastAsia="宋体" w:hAnsi="宋体"/>
          <w:sz w:val="24"/>
          <w:szCs w:val="24"/>
        </w:rPr>
        <w:t>SpringMVC</w:t>
      </w:r>
      <w:r w:rsidR="00F4028A" w:rsidRPr="00BF418E">
        <w:rPr>
          <w:rFonts w:ascii="宋体" w:eastAsia="宋体" w:hAnsi="宋体" w:hint="eastAsia"/>
          <w:sz w:val="24"/>
          <w:szCs w:val="24"/>
        </w:rPr>
        <w:t>以及</w:t>
      </w:r>
      <w:r w:rsidR="00F4028A">
        <w:rPr>
          <w:rFonts w:ascii="宋体" w:eastAsia="宋体" w:hAnsi="宋体"/>
          <w:sz w:val="24"/>
          <w:szCs w:val="24"/>
        </w:rPr>
        <w:t>Mybatis</w:t>
      </w:r>
      <w:r w:rsidR="00F4028A" w:rsidRPr="00BF418E">
        <w:rPr>
          <w:rFonts w:ascii="宋体" w:eastAsia="宋体" w:hAnsi="宋体" w:hint="eastAsia"/>
          <w:sz w:val="24"/>
          <w:szCs w:val="24"/>
        </w:rPr>
        <w:t>三种框架</w:t>
      </w:r>
      <w:r w:rsidR="0077275C">
        <w:rPr>
          <w:rFonts w:ascii="宋体" w:eastAsia="宋体" w:hAnsi="宋体" w:hint="eastAsia"/>
          <w:sz w:val="24"/>
          <w:szCs w:val="24"/>
        </w:rPr>
        <w:t>,</w:t>
      </w:r>
      <w:r w:rsidR="00B108EE">
        <w:rPr>
          <w:rFonts w:ascii="宋体" w:eastAsia="宋体" w:hAnsi="宋体"/>
          <w:sz w:val="24"/>
          <w:szCs w:val="24"/>
        </w:rPr>
        <w:t>J2EE</w:t>
      </w:r>
      <w:r w:rsidR="00B108EE">
        <w:rPr>
          <w:rFonts w:ascii="宋体" w:eastAsia="宋体" w:hAnsi="宋体" w:hint="eastAsia"/>
          <w:sz w:val="24"/>
          <w:szCs w:val="24"/>
        </w:rPr>
        <w:t>框架</w:t>
      </w:r>
      <w:r w:rsidR="00776984">
        <w:rPr>
          <w:rFonts w:ascii="宋体" w:eastAsia="宋体" w:hAnsi="宋体" w:hint="eastAsia"/>
          <w:sz w:val="24"/>
          <w:szCs w:val="24"/>
        </w:rPr>
        <w:t>，Bootstrap前端框架等，</w:t>
      </w:r>
      <w:r w:rsidR="007524EB">
        <w:rPr>
          <w:rFonts w:ascii="宋体" w:eastAsia="宋体" w:hAnsi="宋体" w:hint="eastAsia"/>
          <w:sz w:val="24"/>
          <w:szCs w:val="24"/>
        </w:rPr>
        <w:t>包括技术工作原理等。对MySQL数据库进行简要介绍</w:t>
      </w:r>
      <w:r w:rsidR="00F95691">
        <w:rPr>
          <w:rFonts w:ascii="宋体" w:eastAsia="宋体" w:hAnsi="宋体" w:hint="eastAsia"/>
          <w:sz w:val="24"/>
          <w:szCs w:val="24"/>
        </w:rPr>
        <w:t>；</w:t>
      </w:r>
    </w:p>
    <w:p w14:paraId="78D06489" w14:textId="60F22D50" w:rsidR="00563700" w:rsidRDefault="006F4086" w:rsidP="006F4086">
      <w:pPr>
        <w:spacing w:line="460" w:lineRule="exact"/>
        <w:rPr>
          <w:rFonts w:ascii="宋体" w:eastAsia="宋体" w:hAnsi="宋体"/>
          <w:sz w:val="24"/>
          <w:szCs w:val="24"/>
        </w:rPr>
      </w:pPr>
      <w:r w:rsidRPr="00BF418E">
        <w:rPr>
          <w:rFonts w:ascii="宋体" w:eastAsia="宋体" w:hAnsi="宋体"/>
          <w:sz w:val="24"/>
          <w:szCs w:val="24"/>
        </w:rPr>
        <w:tab/>
      </w:r>
      <w:r w:rsidRPr="00BF418E">
        <w:rPr>
          <w:rFonts w:ascii="宋体" w:eastAsia="宋体" w:hAnsi="宋体" w:hint="eastAsia"/>
          <w:sz w:val="24"/>
          <w:szCs w:val="24"/>
        </w:rPr>
        <w:t>第三章：</w:t>
      </w:r>
      <w:r w:rsidR="005E63BF">
        <w:rPr>
          <w:rFonts w:ascii="宋体" w:eastAsia="宋体" w:hAnsi="宋体" w:hint="eastAsia"/>
          <w:sz w:val="24"/>
          <w:szCs w:val="24"/>
        </w:rPr>
        <w:t>分析本课题的运行可行性，</w:t>
      </w:r>
      <w:r w:rsidR="00F173A8">
        <w:rPr>
          <w:rFonts w:ascii="宋体" w:eastAsia="宋体" w:hAnsi="宋体" w:hint="eastAsia"/>
          <w:sz w:val="24"/>
          <w:szCs w:val="24"/>
        </w:rPr>
        <w:t>对学院招生管理系统进行</w:t>
      </w:r>
      <w:r w:rsidR="00B37A0E">
        <w:rPr>
          <w:rFonts w:ascii="宋体" w:eastAsia="宋体" w:hAnsi="宋体" w:hint="eastAsia"/>
          <w:sz w:val="24"/>
          <w:szCs w:val="24"/>
        </w:rPr>
        <w:t>功能</w:t>
      </w:r>
      <w:r w:rsidR="00F173A8">
        <w:rPr>
          <w:rFonts w:ascii="宋体" w:eastAsia="宋体" w:hAnsi="宋体" w:hint="eastAsia"/>
          <w:sz w:val="24"/>
          <w:szCs w:val="24"/>
        </w:rPr>
        <w:t>模块</w:t>
      </w:r>
      <w:r w:rsidR="00B37A0E">
        <w:rPr>
          <w:rFonts w:ascii="宋体" w:eastAsia="宋体" w:hAnsi="宋体" w:hint="eastAsia"/>
          <w:sz w:val="24"/>
          <w:szCs w:val="24"/>
        </w:rPr>
        <w:t>需求</w:t>
      </w:r>
      <w:r w:rsidR="00F173A8">
        <w:rPr>
          <w:rFonts w:ascii="宋体" w:eastAsia="宋体" w:hAnsi="宋体" w:hint="eastAsia"/>
          <w:sz w:val="24"/>
          <w:szCs w:val="24"/>
        </w:rPr>
        <w:t>介绍，梳理各个模块之间的特殊关系，分析介绍招生主要的业务流程及数据流程。</w:t>
      </w:r>
      <w:r w:rsidR="00C21F7D">
        <w:rPr>
          <w:rFonts w:ascii="宋体" w:eastAsia="宋体" w:hAnsi="宋体" w:hint="eastAsia"/>
          <w:sz w:val="24"/>
          <w:szCs w:val="24"/>
        </w:rPr>
        <w:t>确定非功能性需求。</w:t>
      </w:r>
    </w:p>
    <w:p w14:paraId="48033751" w14:textId="1B062F67" w:rsidR="006F4086" w:rsidRPr="000E6D8D" w:rsidRDefault="006F4086" w:rsidP="006F4086">
      <w:pPr>
        <w:spacing w:line="460" w:lineRule="exact"/>
        <w:rPr>
          <w:rFonts w:ascii="宋体" w:eastAsia="宋体" w:hAnsi="宋体"/>
          <w:sz w:val="24"/>
          <w:szCs w:val="24"/>
        </w:rPr>
      </w:pPr>
      <w:r w:rsidRPr="000E6D8D">
        <w:rPr>
          <w:rFonts w:ascii="宋体" w:eastAsia="宋体" w:hAnsi="宋体"/>
          <w:sz w:val="24"/>
          <w:szCs w:val="24"/>
        </w:rPr>
        <w:tab/>
      </w:r>
      <w:r w:rsidRPr="000E6D8D">
        <w:rPr>
          <w:rFonts w:ascii="宋体" w:eastAsia="宋体" w:hAnsi="宋体" w:hint="eastAsia"/>
          <w:sz w:val="24"/>
          <w:szCs w:val="24"/>
        </w:rPr>
        <w:t>第四章：</w:t>
      </w:r>
      <w:r w:rsidR="005E63BF">
        <w:rPr>
          <w:rFonts w:ascii="宋体" w:eastAsia="宋体" w:hAnsi="宋体" w:hint="eastAsia"/>
          <w:sz w:val="24"/>
          <w:szCs w:val="24"/>
        </w:rPr>
        <w:t>分析具体模块的设计</w:t>
      </w:r>
      <w:r w:rsidR="00F32E89">
        <w:rPr>
          <w:rFonts w:ascii="宋体" w:eastAsia="宋体" w:hAnsi="宋体" w:hint="eastAsia"/>
          <w:sz w:val="24"/>
          <w:szCs w:val="24"/>
        </w:rPr>
        <w:t>，包括系统整体设计、功能模块设计、数据库设计以及安全性设计等</w:t>
      </w:r>
      <w:r w:rsidRPr="000E6D8D">
        <w:rPr>
          <w:rFonts w:ascii="宋体" w:eastAsia="宋体" w:hAnsi="宋体" w:hint="eastAsia"/>
          <w:sz w:val="24"/>
          <w:szCs w:val="24"/>
        </w:rPr>
        <w:t>。</w:t>
      </w:r>
    </w:p>
    <w:p w14:paraId="3E6DF5DE" w14:textId="085387EF" w:rsidR="006F4086" w:rsidRPr="000E6D8D" w:rsidRDefault="006F4086" w:rsidP="006F4086">
      <w:pPr>
        <w:spacing w:line="460" w:lineRule="exact"/>
        <w:rPr>
          <w:rFonts w:ascii="宋体" w:eastAsia="宋体" w:hAnsi="宋体"/>
          <w:sz w:val="24"/>
          <w:szCs w:val="24"/>
        </w:rPr>
      </w:pPr>
      <w:r w:rsidRPr="000E6D8D">
        <w:rPr>
          <w:rFonts w:ascii="宋体" w:eastAsia="宋体" w:hAnsi="宋体"/>
          <w:sz w:val="24"/>
          <w:szCs w:val="24"/>
        </w:rPr>
        <w:tab/>
      </w:r>
      <w:r w:rsidRPr="000E6D8D">
        <w:rPr>
          <w:rFonts w:ascii="宋体" w:eastAsia="宋体" w:hAnsi="宋体" w:hint="eastAsia"/>
          <w:sz w:val="24"/>
          <w:szCs w:val="24"/>
        </w:rPr>
        <w:t>第五章：</w:t>
      </w:r>
      <w:r w:rsidR="00C26EEB">
        <w:rPr>
          <w:rFonts w:ascii="宋体" w:eastAsia="宋体" w:hAnsi="宋体" w:hint="eastAsia"/>
          <w:sz w:val="24"/>
          <w:szCs w:val="24"/>
        </w:rPr>
        <w:t>系统实施，确定系统开发的工具及架构方法，为学院招生</w:t>
      </w:r>
      <w:r w:rsidRPr="000E6D8D">
        <w:rPr>
          <w:rFonts w:ascii="宋体" w:eastAsia="宋体" w:hAnsi="宋体" w:hint="eastAsia"/>
          <w:sz w:val="24"/>
          <w:szCs w:val="24"/>
        </w:rPr>
        <w:t>管理系统</w:t>
      </w:r>
      <w:r w:rsidR="00C26EEB">
        <w:rPr>
          <w:rFonts w:ascii="宋体" w:eastAsia="宋体" w:hAnsi="宋体" w:hint="eastAsia"/>
          <w:sz w:val="24"/>
          <w:szCs w:val="24"/>
        </w:rPr>
        <w:t>关键</w:t>
      </w:r>
      <w:r w:rsidRPr="000E6D8D">
        <w:rPr>
          <w:rFonts w:ascii="宋体" w:eastAsia="宋体" w:hAnsi="宋体" w:hint="eastAsia"/>
          <w:sz w:val="24"/>
          <w:szCs w:val="24"/>
        </w:rPr>
        <w:t>功能</w:t>
      </w:r>
      <w:r w:rsidR="00C26EEB">
        <w:rPr>
          <w:rFonts w:ascii="宋体" w:eastAsia="宋体" w:hAnsi="宋体" w:hint="eastAsia"/>
          <w:sz w:val="24"/>
          <w:szCs w:val="24"/>
        </w:rPr>
        <w:t>及业务流程操作</w:t>
      </w:r>
      <w:r w:rsidR="009A4B99">
        <w:rPr>
          <w:rFonts w:ascii="宋体" w:eastAsia="宋体" w:hAnsi="宋体" w:hint="eastAsia"/>
          <w:sz w:val="24"/>
          <w:szCs w:val="24"/>
        </w:rPr>
        <w:t>作</w:t>
      </w:r>
      <w:r w:rsidR="00C26EEB">
        <w:rPr>
          <w:rFonts w:ascii="宋体" w:eastAsia="宋体" w:hAnsi="宋体" w:hint="eastAsia"/>
          <w:sz w:val="24"/>
          <w:szCs w:val="24"/>
        </w:rPr>
        <w:t>详细分析</w:t>
      </w:r>
      <w:r w:rsidRPr="000E6D8D">
        <w:rPr>
          <w:rFonts w:ascii="宋体" w:eastAsia="宋体" w:hAnsi="宋体" w:hint="eastAsia"/>
          <w:sz w:val="24"/>
          <w:szCs w:val="24"/>
        </w:rPr>
        <w:t>，</w:t>
      </w:r>
      <w:r w:rsidR="00C81EC6">
        <w:rPr>
          <w:rFonts w:ascii="宋体" w:eastAsia="宋体" w:hAnsi="宋体" w:hint="eastAsia"/>
          <w:sz w:val="24"/>
          <w:szCs w:val="24"/>
        </w:rPr>
        <w:t>说明</w:t>
      </w:r>
      <w:r w:rsidRPr="000E6D8D">
        <w:rPr>
          <w:rFonts w:ascii="宋体" w:eastAsia="宋体" w:hAnsi="宋体" w:hint="eastAsia"/>
          <w:sz w:val="24"/>
          <w:szCs w:val="24"/>
        </w:rPr>
        <w:t>SSM框架</w:t>
      </w:r>
      <w:r w:rsidR="00C81EC6">
        <w:rPr>
          <w:rFonts w:ascii="宋体" w:eastAsia="宋体" w:hAnsi="宋体" w:hint="eastAsia"/>
          <w:sz w:val="24"/>
          <w:szCs w:val="24"/>
        </w:rPr>
        <w:t>技术</w:t>
      </w:r>
      <w:r w:rsidR="002F2886">
        <w:rPr>
          <w:rFonts w:ascii="宋体" w:eastAsia="宋体" w:hAnsi="宋体" w:hint="eastAsia"/>
          <w:sz w:val="24"/>
          <w:szCs w:val="24"/>
        </w:rPr>
        <w:t>在系统中是如何应用的。</w:t>
      </w:r>
    </w:p>
    <w:p w14:paraId="0351969C" w14:textId="06B46CA9" w:rsidR="00195D72" w:rsidRDefault="006F4086" w:rsidP="006F4086">
      <w:pPr>
        <w:spacing w:line="460" w:lineRule="exact"/>
        <w:rPr>
          <w:rFonts w:ascii="宋体" w:eastAsia="宋体" w:hAnsi="宋体"/>
          <w:sz w:val="24"/>
          <w:szCs w:val="24"/>
        </w:rPr>
      </w:pPr>
      <w:r w:rsidRPr="000E6D8D">
        <w:rPr>
          <w:rFonts w:ascii="宋体" w:eastAsia="宋体" w:hAnsi="宋体"/>
          <w:sz w:val="24"/>
          <w:szCs w:val="24"/>
        </w:rPr>
        <w:tab/>
      </w:r>
      <w:r w:rsidRPr="000E6D8D">
        <w:rPr>
          <w:rFonts w:ascii="宋体" w:eastAsia="宋体" w:hAnsi="宋体" w:hint="eastAsia"/>
          <w:sz w:val="24"/>
          <w:szCs w:val="24"/>
        </w:rPr>
        <w:t>第六章：</w:t>
      </w:r>
      <w:r w:rsidR="00BB5A48">
        <w:rPr>
          <w:rFonts w:ascii="宋体" w:eastAsia="宋体" w:hAnsi="宋体" w:hint="eastAsia"/>
          <w:sz w:val="24"/>
          <w:szCs w:val="24"/>
        </w:rPr>
        <w:t>对系统进行测试，包括撰写测试方案、测试方法及其目的，撰写测试用例，同时对系统进行测试</w:t>
      </w:r>
      <w:r w:rsidR="00BE42CE">
        <w:rPr>
          <w:rFonts w:ascii="宋体" w:eastAsia="宋体" w:hAnsi="宋体" w:hint="eastAsia"/>
          <w:sz w:val="24"/>
          <w:szCs w:val="24"/>
        </w:rPr>
        <w:t>，验证结果。</w:t>
      </w:r>
    </w:p>
    <w:p w14:paraId="528D58EF" w14:textId="539B9499" w:rsidR="006F4086" w:rsidRDefault="006F4086" w:rsidP="006F4086">
      <w:pPr>
        <w:spacing w:line="460" w:lineRule="exact"/>
        <w:rPr>
          <w:rFonts w:ascii="宋体" w:eastAsia="宋体" w:hAnsi="宋体"/>
          <w:sz w:val="24"/>
          <w:szCs w:val="24"/>
        </w:rPr>
      </w:pPr>
      <w:r w:rsidRPr="000E6D8D">
        <w:rPr>
          <w:rFonts w:ascii="宋体" w:eastAsia="宋体" w:hAnsi="宋体"/>
          <w:sz w:val="24"/>
          <w:szCs w:val="24"/>
        </w:rPr>
        <w:tab/>
      </w:r>
      <w:r w:rsidRPr="000E6D8D">
        <w:rPr>
          <w:rFonts w:ascii="宋体" w:eastAsia="宋体" w:hAnsi="宋体" w:hint="eastAsia"/>
          <w:sz w:val="24"/>
          <w:szCs w:val="24"/>
        </w:rPr>
        <w:t>第七章：总结与展望。</w:t>
      </w:r>
      <w:r w:rsidR="005244E0">
        <w:rPr>
          <w:rFonts w:ascii="宋体" w:eastAsia="宋体" w:hAnsi="宋体" w:hint="eastAsia"/>
          <w:sz w:val="24"/>
          <w:szCs w:val="24"/>
        </w:rPr>
        <w:t>旨在总结在研发设计学院招生管理系统的工作，分析验证研发设计的产品是否与最初设计的需求相吻合。对系统存在的缺陷进行完善与修补。</w:t>
      </w:r>
    </w:p>
    <w:p w14:paraId="3741DB2E" w14:textId="5A85E222" w:rsidR="00E0594B" w:rsidRDefault="001C20DB" w:rsidP="00E0594B">
      <w:pPr>
        <w:pStyle w:val="2"/>
        <w:numPr>
          <w:ilvl w:val="1"/>
          <w:numId w:val="4"/>
        </w:numPr>
      </w:pPr>
      <w:bookmarkStart w:id="8" w:name="_Toc510169346"/>
      <w:r>
        <w:rPr>
          <w:rFonts w:hint="eastAsia"/>
        </w:rPr>
        <w:t>本章小结</w:t>
      </w:r>
      <w:bookmarkEnd w:id="8"/>
    </w:p>
    <w:p w14:paraId="5D411448" w14:textId="25FE6AAB" w:rsidR="00642475" w:rsidRPr="004371B0" w:rsidRDefault="007826D6" w:rsidP="004371B0">
      <w:pPr>
        <w:spacing w:line="460" w:lineRule="exact"/>
        <w:ind w:firstLine="420"/>
        <w:rPr>
          <w:rFonts w:ascii="宋体" w:eastAsia="宋体" w:hAnsi="宋体"/>
          <w:sz w:val="24"/>
          <w:szCs w:val="24"/>
        </w:rPr>
      </w:pPr>
      <w:r w:rsidRPr="004371B0">
        <w:rPr>
          <w:rFonts w:ascii="宋体" w:eastAsia="宋体" w:hAnsi="宋体" w:hint="eastAsia"/>
          <w:sz w:val="24"/>
          <w:szCs w:val="24"/>
        </w:rPr>
        <w:t>本章主要对本课题的研究背景进行简要的描述，让读者明白当前招生管理系统的发展历程</w:t>
      </w:r>
      <w:r w:rsidR="00C825A3" w:rsidRPr="004371B0">
        <w:rPr>
          <w:rFonts w:ascii="宋体" w:eastAsia="宋体" w:hAnsi="宋体" w:hint="eastAsia"/>
          <w:sz w:val="24"/>
          <w:szCs w:val="24"/>
        </w:rPr>
        <w:t>。</w:t>
      </w:r>
      <w:r w:rsidR="001545DF" w:rsidRPr="004371B0">
        <w:rPr>
          <w:rFonts w:ascii="宋体" w:eastAsia="宋体" w:hAnsi="宋体" w:hint="eastAsia"/>
          <w:sz w:val="24"/>
          <w:szCs w:val="24"/>
        </w:rPr>
        <w:t>其次通过研究其目的，以及国内外研究现状，分析其信息化建设推进招生管理系统的发展。</w:t>
      </w:r>
      <w:r w:rsidR="001374E8">
        <w:rPr>
          <w:rFonts w:ascii="宋体" w:eastAsia="宋体" w:hAnsi="宋体" w:hint="eastAsia"/>
          <w:sz w:val="24"/>
          <w:szCs w:val="24"/>
        </w:rPr>
        <w:t>为了让读者了解本论文的概况，本章对本论文主要研究内容以及其组织结果进行说明。</w:t>
      </w:r>
    </w:p>
    <w:p w14:paraId="12A0A0B4" w14:textId="77777777" w:rsidR="00E0594B" w:rsidRPr="00EB323B" w:rsidRDefault="00E0594B" w:rsidP="006F4086">
      <w:pPr>
        <w:spacing w:line="460" w:lineRule="exact"/>
        <w:rPr>
          <w:rFonts w:ascii="宋体" w:eastAsia="宋体" w:hAnsi="宋体"/>
          <w:sz w:val="24"/>
          <w:szCs w:val="24"/>
        </w:rPr>
      </w:pPr>
    </w:p>
    <w:p w14:paraId="0FF62F86" w14:textId="77777777" w:rsidR="00183C64" w:rsidRPr="00183C64" w:rsidRDefault="00183C64"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9" w:name="_Toc509961724"/>
      <w:bookmarkStart w:id="10" w:name="_Toc510132710"/>
      <w:bookmarkStart w:id="11" w:name="_Toc510169347"/>
      <w:bookmarkEnd w:id="9"/>
      <w:bookmarkEnd w:id="10"/>
      <w:bookmarkEnd w:id="11"/>
    </w:p>
    <w:p w14:paraId="2EAF0A70" w14:textId="77777777" w:rsidR="00183C64" w:rsidRPr="00183C64" w:rsidRDefault="00183C64" w:rsidP="00D847EC">
      <w:pPr>
        <w:pStyle w:val="a7"/>
        <w:keepNext/>
        <w:keepLines/>
        <w:numPr>
          <w:ilvl w:val="1"/>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12" w:name="_Toc509961725"/>
      <w:bookmarkStart w:id="13" w:name="_Toc510132711"/>
      <w:bookmarkStart w:id="14" w:name="_Toc510169348"/>
      <w:bookmarkEnd w:id="12"/>
      <w:bookmarkEnd w:id="13"/>
      <w:bookmarkEnd w:id="14"/>
    </w:p>
    <w:p w14:paraId="329F4245" w14:textId="77777777" w:rsidR="00183C64" w:rsidRPr="00183C64" w:rsidRDefault="00183C64" w:rsidP="00D847EC">
      <w:pPr>
        <w:pStyle w:val="a7"/>
        <w:keepNext/>
        <w:keepLines/>
        <w:numPr>
          <w:ilvl w:val="1"/>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15" w:name="_Toc509961726"/>
      <w:bookmarkStart w:id="16" w:name="_Toc510132712"/>
      <w:bookmarkStart w:id="17" w:name="_Toc510169349"/>
      <w:bookmarkEnd w:id="15"/>
      <w:bookmarkEnd w:id="16"/>
      <w:bookmarkEnd w:id="17"/>
    </w:p>
    <w:p w14:paraId="705947CD" w14:textId="77777777" w:rsidR="00183C64" w:rsidRPr="00183C64" w:rsidRDefault="00183C64" w:rsidP="00D847EC">
      <w:pPr>
        <w:pStyle w:val="a7"/>
        <w:keepNext/>
        <w:keepLines/>
        <w:numPr>
          <w:ilvl w:val="1"/>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18" w:name="_Toc509961727"/>
      <w:bookmarkStart w:id="19" w:name="_Toc510132713"/>
      <w:bookmarkStart w:id="20" w:name="_Toc510169350"/>
      <w:bookmarkEnd w:id="18"/>
      <w:bookmarkEnd w:id="19"/>
      <w:bookmarkEnd w:id="20"/>
    </w:p>
    <w:p w14:paraId="0E556730" w14:textId="77777777" w:rsidR="00183C64" w:rsidRPr="00183C64" w:rsidRDefault="00183C64" w:rsidP="00D847EC">
      <w:pPr>
        <w:pStyle w:val="a7"/>
        <w:keepNext/>
        <w:keepLines/>
        <w:numPr>
          <w:ilvl w:val="1"/>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21" w:name="_Toc509961728"/>
      <w:bookmarkStart w:id="22" w:name="_Toc510132714"/>
      <w:bookmarkStart w:id="23" w:name="_Toc510169351"/>
      <w:bookmarkEnd w:id="21"/>
      <w:bookmarkEnd w:id="22"/>
      <w:bookmarkEnd w:id="23"/>
    </w:p>
    <w:p w14:paraId="0B15C44C" w14:textId="77777777" w:rsidR="00183C64" w:rsidRPr="00183C64" w:rsidRDefault="00183C64" w:rsidP="00D847EC">
      <w:pPr>
        <w:pStyle w:val="a7"/>
        <w:keepNext/>
        <w:keepLines/>
        <w:numPr>
          <w:ilvl w:val="1"/>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24" w:name="_Toc509961729"/>
      <w:bookmarkStart w:id="25" w:name="_Toc510132715"/>
      <w:bookmarkStart w:id="26" w:name="_Toc510169352"/>
      <w:bookmarkEnd w:id="24"/>
      <w:bookmarkEnd w:id="25"/>
      <w:bookmarkEnd w:id="26"/>
    </w:p>
    <w:p w14:paraId="54A94284" w14:textId="7623798D" w:rsidR="004945F1" w:rsidRDefault="00E42CA3" w:rsidP="000E6D8D">
      <w:pPr>
        <w:pStyle w:val="1"/>
        <w:ind w:left="210" w:right="210"/>
      </w:pPr>
      <w:r>
        <w:rPr>
          <w:rFonts w:hint="eastAsia"/>
        </w:rPr>
        <w:t xml:space="preserve"> </w:t>
      </w:r>
      <w:bookmarkStart w:id="27" w:name="_Toc510169353"/>
      <w:r w:rsidR="004945F1">
        <w:rPr>
          <w:rFonts w:hint="eastAsia"/>
        </w:rPr>
        <w:t>基本概念及相关技术介绍</w:t>
      </w:r>
      <w:bookmarkEnd w:id="27"/>
    </w:p>
    <w:p w14:paraId="7EC83CA6" w14:textId="77777777" w:rsidR="00BC4343" w:rsidRPr="00BC4343" w:rsidRDefault="00BC4343" w:rsidP="00BC4343">
      <w:pPr>
        <w:pStyle w:val="a7"/>
        <w:keepNext/>
        <w:keepLines/>
        <w:numPr>
          <w:ilvl w:val="0"/>
          <w:numId w:val="4"/>
        </w:numPr>
        <w:spacing w:before="260" w:after="260" w:line="540" w:lineRule="exact"/>
        <w:ind w:firstLineChars="0"/>
        <w:outlineLvl w:val="1"/>
        <w:rPr>
          <w:rFonts w:asciiTheme="majorHAnsi" w:eastAsia="黑体" w:hAnsiTheme="majorHAnsi" w:cstheme="majorBidi"/>
          <w:b/>
          <w:bCs/>
          <w:vanish/>
          <w:spacing w:val="4"/>
          <w:sz w:val="24"/>
          <w:szCs w:val="32"/>
        </w:rPr>
      </w:pPr>
      <w:bookmarkStart w:id="28" w:name="_Toc510132717"/>
      <w:bookmarkStart w:id="29" w:name="_Toc510169354"/>
      <w:bookmarkEnd w:id="28"/>
      <w:bookmarkEnd w:id="29"/>
    </w:p>
    <w:p w14:paraId="49FB0797" w14:textId="0C71B56A" w:rsidR="00443A71" w:rsidRDefault="005472D2" w:rsidP="00BC4343">
      <w:pPr>
        <w:pStyle w:val="2"/>
        <w:numPr>
          <w:ilvl w:val="1"/>
          <w:numId w:val="4"/>
        </w:numPr>
      </w:pPr>
      <w:bookmarkStart w:id="30" w:name="_Toc510169355"/>
      <w:r>
        <w:t xml:space="preserve">J2EE </w:t>
      </w:r>
      <w:r w:rsidR="00194979">
        <w:rPr>
          <w:rFonts w:hint="eastAsia"/>
        </w:rPr>
        <w:t>框架</w:t>
      </w:r>
      <w:r w:rsidR="00D163B0">
        <w:rPr>
          <w:rFonts w:hint="eastAsia"/>
        </w:rPr>
        <w:t>简介</w:t>
      </w:r>
      <w:bookmarkEnd w:id="30"/>
    </w:p>
    <w:p w14:paraId="6782B028" w14:textId="09322276" w:rsidR="00B07816" w:rsidRPr="00B07816" w:rsidRDefault="00B07816" w:rsidP="00992EB2">
      <w:pPr>
        <w:spacing w:line="460" w:lineRule="exact"/>
        <w:ind w:firstLine="420"/>
        <w:rPr>
          <w:rFonts w:ascii="宋体" w:eastAsia="宋体" w:hAnsi="宋体"/>
          <w:sz w:val="24"/>
          <w:szCs w:val="24"/>
        </w:rPr>
      </w:pPr>
      <w:r w:rsidRPr="00B07816">
        <w:rPr>
          <w:rFonts w:ascii="宋体" w:eastAsia="宋体" w:hAnsi="宋体"/>
          <w:sz w:val="24"/>
          <w:szCs w:val="24"/>
        </w:rPr>
        <w:t>J2EE</w:t>
      </w:r>
      <w:r w:rsidR="00BC7763" w:rsidRPr="00BC7763">
        <w:rPr>
          <w:rFonts w:ascii="宋体" w:eastAsia="宋体" w:hAnsi="宋体"/>
          <w:sz w:val="24"/>
          <w:szCs w:val="24"/>
          <w:vertAlign w:val="superscript"/>
        </w:rPr>
        <w:fldChar w:fldCharType="begin"/>
      </w:r>
      <w:r w:rsidR="00BC7763" w:rsidRPr="00BC7763">
        <w:rPr>
          <w:rFonts w:ascii="宋体" w:eastAsia="宋体" w:hAnsi="宋体"/>
          <w:sz w:val="24"/>
          <w:szCs w:val="24"/>
          <w:vertAlign w:val="superscript"/>
        </w:rPr>
        <w:instrText xml:space="preserve"> REF _Ref510810510 \r \h </w:instrText>
      </w:r>
      <w:r w:rsidR="00BC7763" w:rsidRPr="00BC7763">
        <w:rPr>
          <w:rFonts w:ascii="宋体" w:eastAsia="宋体" w:hAnsi="宋体"/>
          <w:sz w:val="24"/>
          <w:szCs w:val="24"/>
          <w:vertAlign w:val="superscript"/>
        </w:rPr>
      </w:r>
      <w:r w:rsidR="00BC7763">
        <w:rPr>
          <w:rFonts w:ascii="宋体" w:eastAsia="宋体" w:hAnsi="宋体"/>
          <w:sz w:val="24"/>
          <w:szCs w:val="24"/>
          <w:vertAlign w:val="superscript"/>
        </w:rPr>
        <w:instrText xml:space="preserve"> \* MERGEFORMAT </w:instrText>
      </w:r>
      <w:r w:rsidR="00BC7763" w:rsidRPr="00BC7763">
        <w:rPr>
          <w:rFonts w:ascii="宋体" w:eastAsia="宋体" w:hAnsi="宋体"/>
          <w:sz w:val="24"/>
          <w:szCs w:val="24"/>
          <w:vertAlign w:val="superscript"/>
        </w:rPr>
        <w:fldChar w:fldCharType="separate"/>
      </w:r>
      <w:r w:rsidR="00BC7763" w:rsidRPr="00BC7763">
        <w:rPr>
          <w:rFonts w:ascii="宋体" w:eastAsia="宋体" w:hAnsi="宋体"/>
          <w:sz w:val="24"/>
          <w:szCs w:val="24"/>
          <w:vertAlign w:val="superscript"/>
        </w:rPr>
        <w:t>[1</w:t>
      </w:r>
      <w:r w:rsidR="00BC7763" w:rsidRPr="00BC7763">
        <w:rPr>
          <w:rFonts w:ascii="宋体" w:eastAsia="宋体" w:hAnsi="宋体"/>
          <w:sz w:val="24"/>
          <w:szCs w:val="24"/>
          <w:vertAlign w:val="superscript"/>
        </w:rPr>
        <w:t>]</w:t>
      </w:r>
      <w:r w:rsidR="00BC7763" w:rsidRPr="00BC7763">
        <w:rPr>
          <w:rFonts w:ascii="宋体" w:eastAsia="宋体" w:hAnsi="宋体"/>
          <w:sz w:val="24"/>
          <w:szCs w:val="24"/>
          <w:vertAlign w:val="superscript"/>
        </w:rPr>
        <w:fldChar w:fldCharType="end"/>
      </w:r>
      <w:r w:rsidRPr="00B07816">
        <w:rPr>
          <w:rFonts w:ascii="宋体" w:eastAsia="宋体" w:hAnsi="宋体"/>
          <w:sz w:val="24"/>
          <w:szCs w:val="24"/>
        </w:rPr>
        <w:t>是一套全然不同于传统应用开发的技术架构，包含许多组件，主要可简化且规范应用系统的开发与部署，进而提高可移植性、安全与再用价值。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p w14:paraId="78DC5D9B" w14:textId="346D2D45" w:rsidR="002E0D9A" w:rsidRDefault="00B07816" w:rsidP="00992EB2">
      <w:pPr>
        <w:spacing w:line="460" w:lineRule="exact"/>
        <w:ind w:firstLine="420"/>
        <w:rPr>
          <w:rFonts w:ascii="宋体" w:eastAsia="宋体" w:hAnsi="宋体"/>
          <w:sz w:val="24"/>
          <w:szCs w:val="24"/>
        </w:rPr>
      </w:pPr>
      <w:r w:rsidRPr="00B07816">
        <w:rPr>
          <w:rFonts w:ascii="宋体" w:eastAsia="宋体" w:hAnsi="宋体"/>
          <w:sz w:val="24"/>
          <w:szCs w:val="24"/>
        </w:rPr>
        <w:t>J2EE组件和“标准的” Java类的不同点在于：它被装配在一个J2EE应用中，具有固定的格式并遵守J2EE规范，由J2EE服务器对其进行管理。J2EE规范是这样定义J2EE组件的：客户端应用程序和applet是运行在客户端的组件；Java Servlet和Java Server Pages (JSP) 是运行在服务器端的Web组件；Enterprise Java Bean (EJB )组件是运行在服务器端的业务组件。</w:t>
      </w:r>
    </w:p>
    <w:p w14:paraId="42CF3053" w14:textId="53CD0246" w:rsidR="00356DA8" w:rsidRPr="00A201B5" w:rsidRDefault="00356DA8" w:rsidP="00A201B5">
      <w:pPr>
        <w:pStyle w:val="2"/>
        <w:numPr>
          <w:ilvl w:val="1"/>
          <w:numId w:val="4"/>
        </w:numPr>
      </w:pPr>
      <w:bookmarkStart w:id="31" w:name="_Toc510169356"/>
      <w:r w:rsidRPr="00A201B5">
        <w:rPr>
          <w:rFonts w:hint="eastAsia"/>
        </w:rPr>
        <w:t>Post</w:t>
      </w:r>
      <w:r w:rsidRPr="00A201B5">
        <w:t xml:space="preserve">man </w:t>
      </w:r>
      <w:r w:rsidRPr="00A201B5">
        <w:rPr>
          <w:rFonts w:hint="eastAsia"/>
        </w:rPr>
        <w:t>工具简介</w:t>
      </w:r>
      <w:bookmarkEnd w:id="31"/>
    </w:p>
    <w:p w14:paraId="31473875" w14:textId="5D616BEA" w:rsidR="00356DA8" w:rsidRPr="00356DA8" w:rsidRDefault="00AD2303" w:rsidP="00BC6442">
      <w:pPr>
        <w:spacing w:line="460" w:lineRule="exact"/>
        <w:ind w:firstLine="420"/>
        <w:rPr>
          <w:rFonts w:ascii="宋体" w:eastAsia="宋体" w:hAnsi="宋体"/>
          <w:sz w:val="24"/>
          <w:szCs w:val="24"/>
        </w:rPr>
      </w:pPr>
      <w:r>
        <w:rPr>
          <w:rFonts w:ascii="宋体" w:eastAsia="宋体" w:hAnsi="宋体"/>
          <w:sz w:val="24"/>
          <w:szCs w:val="24"/>
        </w:rPr>
        <w:t>P</w:t>
      </w:r>
      <w:r w:rsidR="00356DA8" w:rsidRPr="00356DA8">
        <w:rPr>
          <w:rFonts w:ascii="宋体" w:eastAsia="宋体" w:hAnsi="宋体"/>
          <w:sz w:val="24"/>
          <w:szCs w:val="24"/>
        </w:rPr>
        <w:t>ost</w:t>
      </w:r>
      <w:r>
        <w:rPr>
          <w:rFonts w:ascii="宋体" w:eastAsia="宋体" w:hAnsi="宋体"/>
          <w:sz w:val="24"/>
          <w:szCs w:val="24"/>
        </w:rPr>
        <w:t>m</w:t>
      </w:r>
      <w:r w:rsidR="00356DA8" w:rsidRPr="00356DA8">
        <w:rPr>
          <w:rFonts w:ascii="宋体" w:eastAsia="宋体" w:hAnsi="宋体"/>
          <w:sz w:val="24"/>
          <w:szCs w:val="24"/>
        </w:rPr>
        <w:t>an是一款功能强大的网页调试与发送网页HTTP请求的工具。</w:t>
      </w:r>
      <w:r w:rsidR="00F31FEB">
        <w:rPr>
          <w:rFonts w:ascii="宋体" w:eastAsia="宋体" w:hAnsi="宋体"/>
          <w:sz w:val="24"/>
          <w:szCs w:val="24"/>
        </w:rPr>
        <w:t>P</w:t>
      </w:r>
      <w:r w:rsidR="00F31FEB" w:rsidRPr="00356DA8">
        <w:rPr>
          <w:rFonts w:ascii="宋体" w:eastAsia="宋体" w:hAnsi="宋体"/>
          <w:sz w:val="24"/>
          <w:szCs w:val="24"/>
        </w:rPr>
        <w:t>ost</w:t>
      </w:r>
      <w:r w:rsidR="00F31FEB">
        <w:rPr>
          <w:rFonts w:ascii="宋体" w:eastAsia="宋体" w:hAnsi="宋体"/>
          <w:sz w:val="24"/>
          <w:szCs w:val="24"/>
        </w:rPr>
        <w:t>m</w:t>
      </w:r>
      <w:r w:rsidR="00F31FEB" w:rsidRPr="00356DA8">
        <w:rPr>
          <w:rFonts w:ascii="宋体" w:eastAsia="宋体" w:hAnsi="宋体"/>
          <w:sz w:val="24"/>
          <w:szCs w:val="24"/>
        </w:rPr>
        <w:t>an</w:t>
      </w:r>
      <w:r w:rsidR="00356DA8" w:rsidRPr="00356DA8">
        <w:rPr>
          <w:rFonts w:ascii="宋体" w:eastAsia="宋体" w:hAnsi="宋体"/>
          <w:sz w:val="24"/>
          <w:szCs w:val="24"/>
        </w:rPr>
        <w:t>能够发送任何类型的HTTP请求(GET, HEAD, POST,PUT..)，附带任何数量的参数和HTTP headers。支持不同的认证机制（basic, digest,OAuth），接收到的响应语法高亮（HTML，JSON或XML）。</w:t>
      </w:r>
      <w:r w:rsidR="00D502C4">
        <w:rPr>
          <w:rFonts w:ascii="宋体" w:eastAsia="宋体" w:hAnsi="宋体" w:hint="eastAsia"/>
          <w:sz w:val="24"/>
          <w:szCs w:val="24"/>
        </w:rPr>
        <w:t>前后端分离开发时使用Postm</w:t>
      </w:r>
      <w:r w:rsidR="00D502C4">
        <w:rPr>
          <w:rFonts w:ascii="宋体" w:eastAsia="宋体" w:hAnsi="宋体"/>
          <w:sz w:val="24"/>
          <w:szCs w:val="24"/>
        </w:rPr>
        <w:t>an</w:t>
      </w:r>
      <w:r w:rsidR="00D502C4">
        <w:rPr>
          <w:rFonts w:ascii="宋体" w:eastAsia="宋体" w:hAnsi="宋体" w:hint="eastAsia"/>
          <w:sz w:val="24"/>
          <w:szCs w:val="24"/>
        </w:rPr>
        <w:t>调试</w:t>
      </w:r>
      <w:r w:rsidR="00B37204">
        <w:rPr>
          <w:rFonts w:ascii="宋体" w:eastAsia="宋体" w:hAnsi="宋体" w:hint="eastAsia"/>
          <w:sz w:val="24"/>
          <w:szCs w:val="24"/>
        </w:rPr>
        <w:t>接口将会大幅度提升开发效率，并且接口调试可作为测试的一部分提升系统数据准确性。</w:t>
      </w:r>
    </w:p>
    <w:p w14:paraId="7ADD1B4E" w14:textId="68A71925" w:rsidR="00356DA8" w:rsidRPr="00B07816" w:rsidRDefault="00BC6442" w:rsidP="002274B9">
      <w:pPr>
        <w:spacing w:line="460" w:lineRule="exact"/>
        <w:ind w:firstLine="420"/>
        <w:rPr>
          <w:rFonts w:ascii="宋体" w:eastAsia="宋体" w:hAnsi="宋体"/>
          <w:sz w:val="24"/>
          <w:szCs w:val="24"/>
        </w:rPr>
      </w:pPr>
      <w:r>
        <w:rPr>
          <w:rFonts w:ascii="宋体" w:eastAsia="宋体" w:hAnsi="宋体"/>
          <w:sz w:val="24"/>
          <w:szCs w:val="24"/>
        </w:rPr>
        <w:t>P</w:t>
      </w:r>
      <w:r w:rsidRPr="00356DA8">
        <w:rPr>
          <w:rFonts w:ascii="宋体" w:eastAsia="宋体" w:hAnsi="宋体"/>
          <w:sz w:val="24"/>
          <w:szCs w:val="24"/>
        </w:rPr>
        <w:t>ost</w:t>
      </w:r>
      <w:r>
        <w:rPr>
          <w:rFonts w:ascii="宋体" w:eastAsia="宋体" w:hAnsi="宋体"/>
          <w:sz w:val="24"/>
          <w:szCs w:val="24"/>
        </w:rPr>
        <w:t>m</w:t>
      </w:r>
      <w:r w:rsidRPr="00356DA8">
        <w:rPr>
          <w:rFonts w:ascii="宋体" w:eastAsia="宋体" w:hAnsi="宋体"/>
          <w:sz w:val="24"/>
          <w:szCs w:val="24"/>
        </w:rPr>
        <w:t>an</w:t>
      </w:r>
      <w:r w:rsidR="00356DA8" w:rsidRPr="00356DA8">
        <w:rPr>
          <w:rFonts w:ascii="宋体" w:eastAsia="宋体" w:hAnsi="宋体"/>
          <w:sz w:val="24"/>
          <w:szCs w:val="24"/>
        </w:rPr>
        <w:t>既可以以chrome浏览器插件的形式存在，也可以是独立的应用程序存在</w:t>
      </w:r>
      <w:r w:rsidR="003E566A">
        <w:rPr>
          <w:rFonts w:ascii="宋体" w:eastAsia="宋体" w:hAnsi="宋体" w:hint="eastAsia"/>
          <w:sz w:val="24"/>
          <w:szCs w:val="24"/>
        </w:rPr>
        <w:t>。它与</w:t>
      </w:r>
      <w:r w:rsidR="000A24A8" w:rsidRPr="000A24A8">
        <w:rPr>
          <w:rFonts w:ascii="宋体" w:eastAsia="宋体" w:hAnsi="宋体"/>
          <w:sz w:val="24"/>
          <w:szCs w:val="24"/>
        </w:rPr>
        <w:t>RESTful架构</w:t>
      </w:r>
      <w:r w:rsidR="000A24A8">
        <w:rPr>
          <w:rFonts w:ascii="宋体" w:eastAsia="宋体" w:hAnsi="宋体" w:hint="eastAsia"/>
          <w:sz w:val="24"/>
          <w:szCs w:val="24"/>
        </w:rPr>
        <w:t>配合使用。</w:t>
      </w:r>
      <w:r w:rsidR="002274B9" w:rsidRPr="002274B9">
        <w:rPr>
          <w:rFonts w:ascii="宋体" w:eastAsia="宋体" w:hAnsi="宋体"/>
          <w:sz w:val="24"/>
          <w:szCs w:val="24"/>
        </w:rPr>
        <w:t>REST全称是Representational State Transfer，中文意思是表述（编者注：通常译为表征）性状态转移。 它首次出现在2000年Roy Fielding的博士论文中，Roy Fielding是HTTP规范的主要编写者之一。如果一个架构符合REST的约束条件和原则，就称它为RESTful</w:t>
      </w:r>
      <w:r w:rsidR="002274B9" w:rsidRPr="002274B9">
        <w:rPr>
          <w:rFonts w:ascii="宋体" w:eastAsia="宋体" w:hAnsi="宋体" w:hint="eastAsia"/>
          <w:sz w:val="24"/>
          <w:szCs w:val="24"/>
        </w:rPr>
        <w:t>架构。</w:t>
      </w:r>
      <w:r w:rsidR="002274B9" w:rsidRPr="002274B9">
        <w:rPr>
          <w:rFonts w:ascii="宋体" w:eastAsia="宋体" w:hAnsi="宋体"/>
          <w:sz w:val="24"/>
          <w:szCs w:val="24"/>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w:t>
      </w:r>
      <w:r w:rsidR="002274B9" w:rsidRPr="002274B9">
        <w:rPr>
          <w:rFonts w:ascii="宋体" w:eastAsia="宋体" w:hAnsi="宋体"/>
          <w:sz w:val="24"/>
          <w:szCs w:val="24"/>
        </w:rPr>
        <w:lastRenderedPageBreak/>
        <w:t>上，只不过目前HTTP是唯一与REST相关的实例。 所以这里描述的REST也是通过HTTP实现的REST。</w:t>
      </w:r>
    </w:p>
    <w:p w14:paraId="6DAAFB8D" w14:textId="77777777" w:rsidR="00F57453" w:rsidRPr="00F57453" w:rsidRDefault="00F57453"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32" w:name="_Toc509779692"/>
      <w:bookmarkStart w:id="33" w:name="_Toc509961731"/>
      <w:bookmarkStart w:id="34" w:name="_Toc510132720"/>
      <w:bookmarkStart w:id="35" w:name="_Toc510169357"/>
      <w:bookmarkEnd w:id="32"/>
      <w:bookmarkEnd w:id="33"/>
      <w:bookmarkEnd w:id="34"/>
      <w:bookmarkEnd w:id="35"/>
    </w:p>
    <w:p w14:paraId="6A4F0D70" w14:textId="40AD73BD" w:rsidR="00FA00BF" w:rsidRDefault="0093523C" w:rsidP="00A35248">
      <w:pPr>
        <w:pStyle w:val="2"/>
        <w:numPr>
          <w:ilvl w:val="1"/>
          <w:numId w:val="4"/>
        </w:numPr>
      </w:pPr>
      <w:bookmarkStart w:id="36" w:name="_Toc510169358"/>
      <w:r>
        <w:t>SSM</w:t>
      </w:r>
      <w:r w:rsidR="00D1076C">
        <w:rPr>
          <w:rFonts w:hint="eastAsia"/>
        </w:rPr>
        <w:t>框架的</w:t>
      </w:r>
      <w:r w:rsidR="00D65DEF">
        <w:rPr>
          <w:rFonts w:hint="eastAsia"/>
        </w:rPr>
        <w:t>优势</w:t>
      </w:r>
      <w:bookmarkEnd w:id="36"/>
    </w:p>
    <w:p w14:paraId="23DE1042" w14:textId="77777777" w:rsidR="002B19B9" w:rsidRPr="002B19B9" w:rsidRDefault="005A1530" w:rsidP="002B19B9">
      <w:pPr>
        <w:spacing w:line="460" w:lineRule="exact"/>
        <w:ind w:left="5" w:firstLine="420"/>
        <w:rPr>
          <w:rFonts w:ascii="宋体" w:eastAsia="宋体" w:hAnsi="宋体"/>
          <w:sz w:val="24"/>
          <w:szCs w:val="24"/>
        </w:rPr>
      </w:pPr>
      <w:r>
        <w:rPr>
          <w:rFonts w:ascii="宋体" w:eastAsia="宋体" w:hAnsi="宋体" w:hint="eastAsia"/>
          <w:sz w:val="24"/>
          <w:szCs w:val="24"/>
        </w:rPr>
        <w:t>SSM框架由S</w:t>
      </w:r>
      <w:r>
        <w:rPr>
          <w:rFonts w:ascii="宋体" w:eastAsia="宋体" w:hAnsi="宋体"/>
          <w:sz w:val="24"/>
          <w:szCs w:val="24"/>
        </w:rPr>
        <w:t>pring MVC</w:t>
      </w:r>
      <w:r>
        <w:rPr>
          <w:rFonts w:ascii="宋体" w:eastAsia="宋体" w:hAnsi="宋体" w:hint="eastAsia"/>
          <w:sz w:val="24"/>
          <w:szCs w:val="24"/>
        </w:rPr>
        <w:t>、Spring、Mybatis集合而成</w:t>
      </w:r>
      <w:r w:rsidR="002B19B9">
        <w:rPr>
          <w:rFonts w:ascii="宋体" w:eastAsia="宋体" w:hAnsi="宋体" w:hint="eastAsia"/>
          <w:sz w:val="24"/>
          <w:szCs w:val="24"/>
        </w:rPr>
        <w:t>，以下介绍</w:t>
      </w:r>
      <w:r w:rsidR="002B19B9">
        <w:rPr>
          <w:rFonts w:ascii="宋体" w:eastAsia="宋体" w:hAnsi="宋体"/>
          <w:sz w:val="24"/>
          <w:szCs w:val="24"/>
        </w:rPr>
        <w:t>SSM</w:t>
      </w:r>
      <w:r w:rsidR="002B19B9">
        <w:rPr>
          <w:rFonts w:ascii="宋体" w:eastAsia="宋体" w:hAnsi="宋体" w:hint="eastAsia"/>
          <w:sz w:val="24"/>
          <w:szCs w:val="24"/>
        </w:rPr>
        <w:t>框架下MVC三层的详情：</w:t>
      </w:r>
      <w:r w:rsidR="002B19B9">
        <w:rPr>
          <w:rFonts w:ascii="宋体" w:eastAsia="宋体" w:hAnsi="宋体"/>
          <w:sz w:val="24"/>
          <w:szCs w:val="24"/>
        </w:rPr>
        <w:br/>
      </w:r>
      <w:r w:rsidR="002B19B9" w:rsidRPr="002B19B9">
        <w:rPr>
          <w:rFonts w:ascii="宋体" w:eastAsia="宋体" w:hAnsi="宋体" w:hint="eastAsia"/>
          <w:sz w:val="24"/>
          <w:szCs w:val="24"/>
        </w:rPr>
        <w:t>持久层：</w:t>
      </w:r>
      <w:r w:rsidR="002B19B9" w:rsidRPr="002B19B9">
        <w:rPr>
          <w:rFonts w:ascii="宋体" w:eastAsia="宋体" w:hAnsi="宋体"/>
          <w:sz w:val="24"/>
          <w:szCs w:val="24"/>
        </w:rPr>
        <w:t>DAO层（mapper）</w:t>
      </w:r>
    </w:p>
    <w:p w14:paraId="43D6C722" w14:textId="66AC1C0B" w:rsidR="002B19B9" w:rsidRPr="002B19B9" w:rsidRDefault="002B19B9" w:rsidP="00B07F27">
      <w:pPr>
        <w:spacing w:line="460" w:lineRule="exact"/>
        <w:ind w:left="5" w:firstLine="420"/>
        <w:rPr>
          <w:rFonts w:ascii="宋体" w:eastAsia="宋体" w:hAnsi="宋体"/>
          <w:sz w:val="24"/>
          <w:szCs w:val="24"/>
        </w:rPr>
      </w:pPr>
      <w:r w:rsidRPr="002B19B9">
        <w:rPr>
          <w:rFonts w:ascii="宋体" w:eastAsia="宋体" w:hAnsi="宋体"/>
          <w:sz w:val="24"/>
          <w:szCs w:val="24"/>
        </w:rPr>
        <w:t>DAO层：DAO层主要是做数据持久层的工作，负责与数据库进行联络的一些任务都封装在此，DAO层的设计首先是设计DAO的接口，</w:t>
      </w:r>
      <w:r w:rsidRPr="002B19B9">
        <w:rPr>
          <w:rFonts w:ascii="宋体" w:eastAsia="宋体" w:hAnsi="宋体" w:hint="eastAsia"/>
          <w:sz w:val="24"/>
          <w:szCs w:val="24"/>
        </w:rPr>
        <w:t>然后在</w:t>
      </w:r>
      <w:r w:rsidRPr="002B19B9">
        <w:rPr>
          <w:rFonts w:ascii="宋体" w:eastAsia="宋体" w:hAnsi="宋体"/>
          <w:sz w:val="24"/>
          <w:szCs w:val="24"/>
        </w:rPr>
        <w:t>Spring的配置文件中定义此接口的实现类，</w:t>
      </w:r>
      <w:r w:rsidRPr="002B19B9">
        <w:rPr>
          <w:rFonts w:ascii="宋体" w:eastAsia="宋体" w:hAnsi="宋体" w:hint="eastAsia"/>
          <w:sz w:val="24"/>
          <w:szCs w:val="24"/>
        </w:rPr>
        <w:t>然后就可在模块中调用此接口来进行数据业务的处理，而不用关心此接口的具体实现类是哪个类，显得结构非常清晰，</w:t>
      </w:r>
      <w:r w:rsidRPr="002B19B9">
        <w:rPr>
          <w:rFonts w:ascii="宋体" w:eastAsia="宋体" w:hAnsi="宋体"/>
          <w:sz w:val="24"/>
          <w:szCs w:val="24"/>
        </w:rPr>
        <w:t>DAO层的数据源配置，以及有关数据库连接的参数都在Spring的配置文件中进行配置。</w:t>
      </w:r>
    </w:p>
    <w:p w14:paraId="21A23900" w14:textId="77777777" w:rsidR="002B19B9" w:rsidRPr="002B19B9" w:rsidRDefault="002B19B9" w:rsidP="002B19B9">
      <w:pPr>
        <w:spacing w:line="460" w:lineRule="exact"/>
        <w:ind w:left="5" w:firstLine="420"/>
        <w:rPr>
          <w:rFonts w:ascii="宋体" w:eastAsia="宋体" w:hAnsi="宋体"/>
          <w:sz w:val="24"/>
          <w:szCs w:val="24"/>
        </w:rPr>
      </w:pPr>
      <w:r w:rsidRPr="002B19B9">
        <w:rPr>
          <w:rFonts w:ascii="宋体" w:eastAsia="宋体" w:hAnsi="宋体" w:hint="eastAsia"/>
          <w:sz w:val="24"/>
          <w:szCs w:val="24"/>
        </w:rPr>
        <w:t>业务层：</w:t>
      </w:r>
      <w:r w:rsidRPr="002B19B9">
        <w:rPr>
          <w:rFonts w:ascii="宋体" w:eastAsia="宋体" w:hAnsi="宋体"/>
          <w:sz w:val="24"/>
          <w:szCs w:val="24"/>
        </w:rPr>
        <w:t>Service层</w:t>
      </w:r>
    </w:p>
    <w:p w14:paraId="4A503B0A" w14:textId="6D7C7D20" w:rsidR="002B19B9" w:rsidRPr="002B19B9" w:rsidRDefault="002B19B9" w:rsidP="00B07F27">
      <w:pPr>
        <w:spacing w:line="460" w:lineRule="exact"/>
        <w:ind w:left="5" w:firstLine="420"/>
        <w:rPr>
          <w:rFonts w:ascii="宋体" w:eastAsia="宋体" w:hAnsi="宋体"/>
          <w:sz w:val="24"/>
          <w:szCs w:val="24"/>
        </w:rPr>
      </w:pPr>
      <w:r w:rsidRPr="002B19B9">
        <w:rPr>
          <w:rFonts w:ascii="宋体" w:eastAsia="宋体" w:hAnsi="宋体"/>
          <w:sz w:val="24"/>
          <w:szCs w:val="24"/>
        </w:rPr>
        <w:t xml:space="preserve">Service层：Service层主要负责业务模块的逻辑应用设计。 </w:t>
      </w:r>
      <w:r w:rsidRPr="002B19B9">
        <w:rPr>
          <w:rFonts w:ascii="宋体" w:eastAsia="宋体" w:hAnsi="宋体" w:hint="eastAsia"/>
          <w:sz w:val="24"/>
          <w:szCs w:val="24"/>
        </w:rPr>
        <w:t>首先设计接口，再设计其实现的类</w:t>
      </w:r>
      <w:r w:rsidR="00B07F27">
        <w:rPr>
          <w:rFonts w:ascii="宋体" w:eastAsia="宋体" w:hAnsi="宋体" w:hint="eastAsia"/>
          <w:sz w:val="24"/>
          <w:szCs w:val="24"/>
        </w:rPr>
        <w:t>，</w:t>
      </w:r>
      <w:r w:rsidRPr="002B19B9">
        <w:rPr>
          <w:rFonts w:ascii="宋体" w:eastAsia="宋体" w:hAnsi="宋体" w:hint="eastAsia"/>
          <w:sz w:val="24"/>
          <w:szCs w:val="24"/>
        </w:rPr>
        <w:t>接着再在</w:t>
      </w:r>
      <w:r w:rsidRPr="002B19B9">
        <w:rPr>
          <w:rFonts w:ascii="宋体" w:eastAsia="宋体" w:hAnsi="宋体"/>
          <w:sz w:val="24"/>
          <w:szCs w:val="24"/>
        </w:rPr>
        <w:t>Spring的配置文件中配置其实现的关联。这样就可以在应用中调用Service接口来进行业务处理。Service层的业务实现，具体要调用到已定义的DAO层的接口，</w:t>
      </w:r>
      <w:r w:rsidRPr="002B19B9">
        <w:rPr>
          <w:rFonts w:ascii="宋体" w:eastAsia="宋体" w:hAnsi="宋体" w:hint="eastAsia"/>
          <w:sz w:val="24"/>
          <w:szCs w:val="24"/>
        </w:rPr>
        <w:t>封装</w:t>
      </w:r>
      <w:r w:rsidRPr="002B19B9">
        <w:rPr>
          <w:rFonts w:ascii="宋体" w:eastAsia="宋体" w:hAnsi="宋体"/>
          <w:sz w:val="24"/>
          <w:szCs w:val="24"/>
        </w:rPr>
        <w:t>Service层的业务逻辑有利于通用的业务逻辑的独立性和重复利用性，程序显得非常简洁。</w:t>
      </w:r>
    </w:p>
    <w:p w14:paraId="648C8215" w14:textId="77777777" w:rsidR="00B07F27" w:rsidRDefault="002B19B9" w:rsidP="00B07F27">
      <w:pPr>
        <w:spacing w:line="460" w:lineRule="exact"/>
        <w:ind w:left="5" w:firstLine="420"/>
        <w:rPr>
          <w:rFonts w:ascii="宋体" w:eastAsia="宋体" w:hAnsi="宋体"/>
          <w:sz w:val="24"/>
          <w:szCs w:val="24"/>
        </w:rPr>
      </w:pPr>
      <w:r w:rsidRPr="002B19B9">
        <w:rPr>
          <w:rFonts w:ascii="宋体" w:eastAsia="宋体" w:hAnsi="宋体" w:hint="eastAsia"/>
          <w:sz w:val="24"/>
          <w:szCs w:val="24"/>
        </w:rPr>
        <w:t>表现层：</w:t>
      </w:r>
      <w:r w:rsidRPr="002B19B9">
        <w:rPr>
          <w:rFonts w:ascii="宋体" w:eastAsia="宋体" w:hAnsi="宋体"/>
          <w:sz w:val="24"/>
          <w:szCs w:val="24"/>
        </w:rPr>
        <w:t>Controller层（Handler层）</w:t>
      </w:r>
    </w:p>
    <w:p w14:paraId="4A1AECA7" w14:textId="5BD928EA" w:rsidR="002B19B9" w:rsidRPr="002B19B9" w:rsidRDefault="002B19B9" w:rsidP="00B07F27">
      <w:pPr>
        <w:spacing w:line="460" w:lineRule="exact"/>
        <w:ind w:left="5" w:firstLine="420"/>
        <w:rPr>
          <w:rFonts w:ascii="宋体" w:eastAsia="宋体" w:hAnsi="宋体"/>
          <w:sz w:val="24"/>
          <w:szCs w:val="24"/>
        </w:rPr>
      </w:pPr>
      <w:r w:rsidRPr="002B19B9">
        <w:rPr>
          <w:rFonts w:ascii="宋体" w:eastAsia="宋体" w:hAnsi="宋体"/>
          <w:sz w:val="24"/>
          <w:szCs w:val="24"/>
        </w:rPr>
        <w:t xml:space="preserve">Controller层:Controller层负责具体的业务模块流程的控制， </w:t>
      </w:r>
      <w:r w:rsidRPr="002B19B9">
        <w:rPr>
          <w:rFonts w:ascii="宋体" w:eastAsia="宋体" w:hAnsi="宋体" w:hint="eastAsia"/>
          <w:sz w:val="24"/>
          <w:szCs w:val="24"/>
        </w:rPr>
        <w:t>在此层里面要调用</w:t>
      </w:r>
      <w:r w:rsidRPr="002B19B9">
        <w:rPr>
          <w:rFonts w:ascii="宋体" w:eastAsia="宋体" w:hAnsi="宋体"/>
          <w:sz w:val="24"/>
          <w:szCs w:val="24"/>
        </w:rPr>
        <w:t>Service层的接口来控制业务流程，</w:t>
      </w:r>
      <w:r w:rsidRPr="002B19B9">
        <w:rPr>
          <w:rFonts w:ascii="宋体" w:eastAsia="宋体" w:hAnsi="宋体" w:hint="eastAsia"/>
          <w:sz w:val="24"/>
          <w:szCs w:val="24"/>
        </w:rPr>
        <w:t>控制的配置也同样是在</w:t>
      </w:r>
      <w:r w:rsidRPr="002B19B9">
        <w:rPr>
          <w:rFonts w:ascii="宋体" w:eastAsia="宋体" w:hAnsi="宋体"/>
          <w:sz w:val="24"/>
          <w:szCs w:val="24"/>
        </w:rPr>
        <w:t>Spring的配置文件里面进行，针对具体的业务流程，会有不同的控制器，具体的设计过程中可以将流程进行抽象归纳，设计出可以重复利用的子单元流程模块，这样不仅使程序结构变得清晰，也大大减少了代码量。</w:t>
      </w:r>
    </w:p>
    <w:p w14:paraId="05F5A2A8" w14:textId="77777777" w:rsidR="002B19B9" w:rsidRPr="002B19B9" w:rsidRDefault="002B19B9" w:rsidP="002B19B9">
      <w:pPr>
        <w:spacing w:line="460" w:lineRule="exact"/>
        <w:ind w:left="5" w:firstLine="420"/>
        <w:rPr>
          <w:rFonts w:ascii="宋体" w:eastAsia="宋体" w:hAnsi="宋体"/>
          <w:sz w:val="24"/>
          <w:szCs w:val="24"/>
        </w:rPr>
      </w:pPr>
      <w:r w:rsidRPr="002B19B9">
        <w:rPr>
          <w:rFonts w:ascii="宋体" w:eastAsia="宋体" w:hAnsi="宋体"/>
          <w:sz w:val="24"/>
          <w:szCs w:val="24"/>
        </w:rPr>
        <w:t>View层</w:t>
      </w:r>
    </w:p>
    <w:p w14:paraId="3B6DAE4B" w14:textId="77777777" w:rsidR="002B19B9" w:rsidRPr="002B19B9" w:rsidRDefault="002B19B9" w:rsidP="00B07F27">
      <w:pPr>
        <w:spacing w:line="460" w:lineRule="exact"/>
        <w:ind w:left="5" w:firstLine="415"/>
        <w:rPr>
          <w:rFonts w:ascii="宋体" w:eastAsia="宋体" w:hAnsi="宋体"/>
          <w:sz w:val="24"/>
          <w:szCs w:val="24"/>
        </w:rPr>
      </w:pPr>
      <w:r w:rsidRPr="002B19B9">
        <w:rPr>
          <w:rFonts w:ascii="宋体" w:eastAsia="宋体" w:hAnsi="宋体"/>
          <w:sz w:val="24"/>
          <w:szCs w:val="24"/>
        </w:rPr>
        <w:t>View层 此层与控制层结合比较紧密，需要二者结合起来协同工发。View层主要负责前台jsp页面的表示.</w:t>
      </w:r>
    </w:p>
    <w:p w14:paraId="11035215" w14:textId="04DD8997" w:rsidR="00C93DF4" w:rsidRDefault="002B19B9" w:rsidP="00A371FD">
      <w:pPr>
        <w:spacing w:line="460" w:lineRule="exact"/>
        <w:ind w:left="5" w:firstLine="420"/>
        <w:rPr>
          <w:rFonts w:ascii="宋体" w:eastAsia="宋体" w:hAnsi="宋体"/>
          <w:sz w:val="24"/>
          <w:szCs w:val="24"/>
        </w:rPr>
      </w:pPr>
      <w:r w:rsidRPr="002B19B9">
        <w:rPr>
          <w:rFonts w:ascii="宋体" w:eastAsia="宋体" w:hAnsi="宋体" w:hint="eastAsia"/>
          <w:sz w:val="24"/>
          <w:szCs w:val="24"/>
        </w:rPr>
        <w:t>各层联系</w:t>
      </w:r>
      <w:r w:rsidR="00AF2587">
        <w:rPr>
          <w:rFonts w:ascii="宋体" w:eastAsia="宋体" w:hAnsi="宋体" w:hint="eastAsia"/>
          <w:sz w:val="24"/>
          <w:szCs w:val="24"/>
        </w:rPr>
        <w:t>见</w:t>
      </w:r>
      <w:r w:rsidR="00A371FD">
        <w:rPr>
          <w:rFonts w:ascii="宋体" w:eastAsia="宋体" w:hAnsi="宋体" w:hint="eastAsia"/>
          <w:sz w:val="24"/>
          <w:szCs w:val="24"/>
        </w:rPr>
        <w:t>及</w:t>
      </w:r>
      <w:r w:rsidR="002C3759">
        <w:rPr>
          <w:rFonts w:ascii="宋体" w:eastAsia="宋体" w:hAnsi="宋体" w:hint="eastAsia"/>
          <w:sz w:val="24"/>
          <w:szCs w:val="24"/>
        </w:rPr>
        <w:t>工作原理见图</w:t>
      </w:r>
      <w:r w:rsidR="00D20A6B">
        <w:rPr>
          <w:rFonts w:ascii="宋体" w:eastAsia="宋体" w:hAnsi="宋体"/>
          <w:sz w:val="24"/>
          <w:szCs w:val="24"/>
        </w:rPr>
        <w:t>2</w:t>
      </w:r>
      <w:r w:rsidR="00D844C4">
        <w:rPr>
          <w:rFonts w:ascii="宋体" w:eastAsia="宋体" w:hAnsi="宋体"/>
          <w:sz w:val="24"/>
          <w:szCs w:val="24"/>
        </w:rPr>
        <w:t>-1</w:t>
      </w:r>
    </w:p>
    <w:p w14:paraId="054AFA6B" w14:textId="77777777" w:rsidR="00FC2A60" w:rsidRDefault="002C3759" w:rsidP="00FC2A60">
      <w:pPr>
        <w:keepNext/>
        <w:spacing w:line="360" w:lineRule="auto"/>
      </w:pPr>
      <w:r w:rsidRPr="002C3759">
        <w:rPr>
          <w:rFonts w:ascii="宋体" w:eastAsia="宋体" w:hAnsi="宋体"/>
          <w:noProof/>
          <w:sz w:val="24"/>
          <w:szCs w:val="24"/>
        </w:rPr>
        <w:lastRenderedPageBreak/>
        <w:drawing>
          <wp:inline distT="0" distB="0" distL="0" distR="0" wp14:anchorId="00972399" wp14:editId="63631E77">
            <wp:extent cx="5633049" cy="2543615"/>
            <wp:effectExtent l="0" t="0" r="6350" b="9525"/>
            <wp:docPr id="15" name="图片 15" descr="C:\Users\Lover\AppData\Local\Temp\WeChat Files\948d288a98a7bbb49113910fd72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ver\AppData\Local\Temp\WeChat Files\948d288a98a7bbb49113910fd7232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2223" cy="2547758"/>
                    </a:xfrm>
                    <a:prstGeom prst="rect">
                      <a:avLst/>
                    </a:prstGeom>
                    <a:noFill/>
                    <a:ln>
                      <a:noFill/>
                    </a:ln>
                  </pic:spPr>
                </pic:pic>
              </a:graphicData>
            </a:graphic>
          </wp:inline>
        </w:drawing>
      </w:r>
    </w:p>
    <w:p w14:paraId="751B21ED" w14:textId="0FFAEE6F" w:rsidR="00C369CD" w:rsidRPr="00A24F93" w:rsidRDefault="00FC2A60" w:rsidP="00A24F93">
      <w:pPr>
        <w:jc w:val="center"/>
        <w:rPr>
          <w:rFonts w:ascii="黑体" w:eastAsia="黑体" w:hAnsi="黑体"/>
          <w:sz w:val="18"/>
          <w:szCs w:val="18"/>
        </w:rPr>
      </w:pPr>
      <w:r w:rsidRPr="00573310">
        <w:rPr>
          <w:rFonts w:ascii="黑体" w:eastAsia="黑体" w:hAnsi="黑体"/>
          <w:szCs w:val="21"/>
        </w:rPr>
        <w:t xml:space="preserve">MVC 工作原理 </w:t>
      </w:r>
      <w:r w:rsidR="008F29DF">
        <w:rPr>
          <w:rFonts w:ascii="黑体" w:eastAsia="黑体" w:hAnsi="黑体"/>
          <w:szCs w:val="21"/>
        </w:rPr>
        <w:t>2</w:t>
      </w:r>
      <w:r w:rsidRPr="00573310">
        <w:rPr>
          <w:rFonts w:ascii="黑体" w:eastAsia="黑体" w:hAnsi="黑体"/>
          <w:szCs w:val="21"/>
        </w:rPr>
        <w:t>-1</w:t>
      </w:r>
    </w:p>
    <w:p w14:paraId="3CD10B0D" w14:textId="0003132D" w:rsidR="00D1076C" w:rsidRPr="00F56B59" w:rsidRDefault="00A71ED8" w:rsidP="00AF676F">
      <w:pPr>
        <w:spacing w:line="460" w:lineRule="exact"/>
        <w:ind w:firstLine="420"/>
        <w:rPr>
          <w:rFonts w:ascii="宋体" w:eastAsia="宋体" w:hAnsi="宋体"/>
          <w:sz w:val="24"/>
          <w:szCs w:val="24"/>
        </w:rPr>
      </w:pPr>
      <w:r>
        <w:rPr>
          <w:rFonts w:ascii="宋体" w:eastAsia="宋体" w:hAnsi="宋体" w:hint="eastAsia"/>
          <w:sz w:val="24"/>
          <w:szCs w:val="24"/>
        </w:rPr>
        <w:t>由于</w:t>
      </w:r>
      <w:r>
        <w:rPr>
          <w:rFonts w:ascii="宋体" w:eastAsia="宋体" w:hAnsi="宋体"/>
          <w:sz w:val="24"/>
          <w:szCs w:val="24"/>
        </w:rPr>
        <w:t>JSP</w:t>
      </w:r>
      <w:r>
        <w:rPr>
          <w:rFonts w:ascii="宋体" w:eastAsia="宋体" w:hAnsi="宋体" w:hint="eastAsia"/>
          <w:sz w:val="24"/>
          <w:szCs w:val="24"/>
        </w:rPr>
        <w:t>自身继承传统的开发模式，</w:t>
      </w:r>
      <w:r w:rsidR="00FA00BF">
        <w:rPr>
          <w:rFonts w:ascii="宋体" w:eastAsia="宋体" w:hAnsi="宋体" w:hint="eastAsia"/>
          <w:sz w:val="24"/>
          <w:szCs w:val="24"/>
        </w:rPr>
        <w:t>使</w:t>
      </w:r>
      <w:r>
        <w:rPr>
          <w:rFonts w:ascii="宋体" w:eastAsia="宋体" w:hAnsi="宋体" w:hint="eastAsia"/>
          <w:sz w:val="24"/>
          <w:szCs w:val="24"/>
        </w:rPr>
        <w:t>其在</w:t>
      </w:r>
      <w:r w:rsidR="001C2056">
        <w:rPr>
          <w:rFonts w:ascii="宋体" w:eastAsia="宋体" w:hAnsi="宋体" w:hint="eastAsia"/>
          <w:sz w:val="24"/>
          <w:szCs w:val="24"/>
        </w:rPr>
        <w:t>进行前后端开发</w:t>
      </w:r>
      <w:r>
        <w:rPr>
          <w:rFonts w:ascii="宋体" w:eastAsia="宋体" w:hAnsi="宋体" w:hint="eastAsia"/>
          <w:sz w:val="24"/>
          <w:szCs w:val="24"/>
        </w:rPr>
        <w:t>时必然存在足够明显的约束与弊端，首先最为明显的弊端来自其维护成本。项目完成部署后其稳定性、灵活性等都需要花费大量的时间与精力来维持，维护难度及开发难度使得单纯的JSP开发模式被摒弃，用SSM框架分离开发模式来替换，提高开发效率及质量。</w:t>
      </w:r>
      <w:r w:rsidR="00197F74">
        <w:rPr>
          <w:rFonts w:ascii="宋体" w:eastAsia="宋体" w:hAnsi="宋体" w:hint="eastAsia"/>
          <w:sz w:val="24"/>
          <w:szCs w:val="24"/>
        </w:rPr>
        <w:t>下面对SSM框架分点概括其优势</w:t>
      </w:r>
      <w:r w:rsidR="005A5C07">
        <w:rPr>
          <w:rFonts w:ascii="宋体" w:eastAsia="宋体" w:hAnsi="宋体" w:hint="eastAsia"/>
          <w:sz w:val="24"/>
          <w:szCs w:val="24"/>
        </w:rPr>
        <w:t>：</w:t>
      </w:r>
    </w:p>
    <w:p w14:paraId="03E69666" w14:textId="4B3078A9" w:rsidR="00F60353" w:rsidRDefault="00D1076C" w:rsidP="00F56B59">
      <w:pPr>
        <w:spacing w:line="460" w:lineRule="exact"/>
        <w:rPr>
          <w:rFonts w:ascii="宋体" w:eastAsia="宋体" w:hAnsi="宋体"/>
          <w:sz w:val="24"/>
          <w:szCs w:val="24"/>
        </w:rPr>
      </w:pPr>
      <w:r w:rsidRPr="00F56B59">
        <w:rPr>
          <w:rFonts w:ascii="宋体" w:eastAsia="宋体" w:hAnsi="宋体"/>
          <w:sz w:val="24"/>
          <w:szCs w:val="24"/>
        </w:rPr>
        <w:tab/>
      </w:r>
      <w:r w:rsidR="00F60353">
        <w:rPr>
          <w:rFonts w:ascii="宋体" w:eastAsia="宋体" w:hAnsi="宋体"/>
          <w:sz w:val="24"/>
          <w:szCs w:val="24"/>
        </w:rPr>
        <w:t>Spring</w:t>
      </w:r>
      <w:r w:rsidR="00DA45FC">
        <w:rPr>
          <w:rFonts w:ascii="宋体" w:eastAsia="宋体" w:hAnsi="宋体"/>
          <w:sz w:val="24"/>
          <w:szCs w:val="24"/>
        </w:rPr>
        <w:t xml:space="preserve"> </w:t>
      </w:r>
      <w:r w:rsidR="00F60353">
        <w:rPr>
          <w:rFonts w:ascii="宋体" w:eastAsia="宋体" w:hAnsi="宋体"/>
          <w:sz w:val="24"/>
          <w:szCs w:val="24"/>
        </w:rPr>
        <w:t>MVC</w:t>
      </w:r>
      <w:r w:rsidR="00F74687">
        <w:rPr>
          <w:rFonts w:ascii="宋体" w:eastAsia="宋体" w:hAnsi="宋体"/>
          <w:sz w:val="24"/>
          <w:szCs w:val="24"/>
        </w:rPr>
        <w:t xml:space="preserve"> </w:t>
      </w:r>
      <w:r w:rsidR="00F74687" w:rsidRPr="00F74687">
        <w:rPr>
          <w:rFonts w:ascii="宋体" w:eastAsia="宋体" w:hAnsi="宋体" w:hint="eastAsia"/>
          <w:sz w:val="24"/>
          <w:szCs w:val="24"/>
        </w:rPr>
        <w:t>完全基于接口编程，真正实现了视图无关。除了</w:t>
      </w:r>
      <w:r w:rsidR="00F74687" w:rsidRPr="00F74687">
        <w:rPr>
          <w:rFonts w:ascii="宋体" w:eastAsia="宋体" w:hAnsi="宋体"/>
          <w:sz w:val="24"/>
          <w:szCs w:val="24"/>
        </w:rPr>
        <w:t>jsp，还可以使用</w:t>
      </w:r>
      <w:r w:rsidR="00283D3A">
        <w:rPr>
          <w:rFonts w:ascii="宋体" w:eastAsia="宋体" w:hAnsi="宋体"/>
          <w:sz w:val="24"/>
          <w:szCs w:val="24"/>
        </w:rPr>
        <w:t>j</w:t>
      </w:r>
      <w:r w:rsidR="00F74687" w:rsidRPr="00F74687">
        <w:rPr>
          <w:rFonts w:ascii="宋体" w:eastAsia="宋体" w:hAnsi="宋体"/>
          <w:sz w:val="24"/>
          <w:szCs w:val="24"/>
        </w:rPr>
        <w:t>stl视图技术，甚至是自定义的视图技术--只需要简单的实现view接口</w:t>
      </w:r>
      <w:r w:rsidR="00F74687">
        <w:rPr>
          <w:rFonts w:ascii="宋体" w:eastAsia="宋体" w:hAnsi="宋体" w:hint="eastAsia"/>
          <w:sz w:val="24"/>
          <w:szCs w:val="24"/>
        </w:rPr>
        <w:t>，</w:t>
      </w:r>
      <w:r w:rsidR="00F74687" w:rsidRPr="00F74687">
        <w:rPr>
          <w:rFonts w:ascii="宋体" w:eastAsia="宋体" w:hAnsi="宋体"/>
          <w:sz w:val="24"/>
          <w:szCs w:val="24"/>
        </w:rPr>
        <w:t>Spring MVC框架以DispatchServlet为核心控制器，该控制器负责拦截用户的所有请求</w:t>
      </w:r>
      <w:r w:rsidR="00F74687">
        <w:rPr>
          <w:rFonts w:ascii="宋体" w:eastAsia="宋体" w:hAnsi="宋体" w:hint="eastAsia"/>
          <w:sz w:val="24"/>
          <w:szCs w:val="24"/>
        </w:rPr>
        <w:t>；</w:t>
      </w:r>
      <w:r w:rsidR="00F74687" w:rsidRPr="00F74687">
        <w:rPr>
          <w:rFonts w:ascii="宋体" w:eastAsia="宋体" w:hAnsi="宋体"/>
          <w:sz w:val="24"/>
          <w:szCs w:val="24"/>
        </w:rPr>
        <w:t>Spring MVC所有控制器都必须实现Contro</w:t>
      </w:r>
      <w:r w:rsidR="00283D3A">
        <w:rPr>
          <w:rFonts w:ascii="宋体" w:eastAsia="宋体" w:hAnsi="宋体"/>
          <w:sz w:val="24"/>
          <w:szCs w:val="24"/>
        </w:rPr>
        <w:t>l</w:t>
      </w:r>
      <w:r w:rsidR="00F74687" w:rsidRPr="00F74687">
        <w:rPr>
          <w:rFonts w:ascii="宋体" w:eastAsia="宋体" w:hAnsi="宋体"/>
          <w:sz w:val="24"/>
          <w:szCs w:val="24"/>
        </w:rPr>
        <w:t>ler接口，该接口定义了ModelAndView  handleRequest（request，response）方法，通过实现该接口实现用户的业务逻辑控制</w:t>
      </w:r>
      <w:r w:rsidR="00835232">
        <w:rPr>
          <w:rFonts w:ascii="宋体" w:eastAsia="宋体" w:hAnsi="宋体" w:hint="eastAsia"/>
          <w:sz w:val="24"/>
          <w:szCs w:val="24"/>
        </w:rPr>
        <w:t>，</w:t>
      </w:r>
      <w:r w:rsidR="00835232" w:rsidRPr="00934D26">
        <w:rPr>
          <w:rFonts w:ascii="宋体" w:eastAsia="宋体" w:hAnsi="宋体" w:hint="eastAsia"/>
          <w:sz w:val="24"/>
          <w:szCs w:val="24"/>
        </w:rPr>
        <w:t>降低表现层和业务层的依赖和关联</w:t>
      </w:r>
      <w:r w:rsidR="00710F35">
        <w:rPr>
          <w:rFonts w:ascii="宋体" w:eastAsia="宋体" w:hAnsi="宋体" w:hint="eastAsia"/>
          <w:sz w:val="24"/>
          <w:szCs w:val="24"/>
        </w:rPr>
        <w:t>。但其业务处理能力受限，</w:t>
      </w:r>
      <w:r w:rsidR="00F54DBA">
        <w:rPr>
          <w:rFonts w:ascii="宋体" w:eastAsia="宋体" w:hAnsi="宋体" w:hint="eastAsia"/>
          <w:sz w:val="24"/>
          <w:szCs w:val="24"/>
        </w:rPr>
        <w:t>故选择Spring</w:t>
      </w:r>
      <w:r w:rsidR="00941518">
        <w:rPr>
          <w:rFonts w:ascii="宋体" w:eastAsia="宋体" w:hAnsi="宋体" w:hint="eastAsia"/>
          <w:sz w:val="24"/>
          <w:szCs w:val="24"/>
        </w:rPr>
        <w:t>作为业务逻辑处理框架。</w:t>
      </w:r>
    </w:p>
    <w:p w14:paraId="675CDEC5" w14:textId="38C008B5" w:rsidR="0041121F" w:rsidRPr="0077278C" w:rsidRDefault="009A4F37" w:rsidP="0077278C">
      <w:pPr>
        <w:spacing w:line="460" w:lineRule="exact"/>
        <w:ind w:firstLine="420"/>
        <w:rPr>
          <w:rFonts w:ascii="宋体" w:eastAsia="宋体" w:hAnsi="宋体"/>
          <w:sz w:val="24"/>
          <w:szCs w:val="24"/>
        </w:rPr>
      </w:pPr>
      <w:r w:rsidRPr="009A4F37">
        <w:rPr>
          <w:rFonts w:ascii="宋体" w:eastAsia="宋体" w:hAnsi="宋体"/>
          <w:sz w:val="24"/>
          <w:szCs w:val="24"/>
        </w:rPr>
        <w:t>spring是一个轻量级的控制反转（I</w:t>
      </w:r>
      <w:r w:rsidR="00D750CF">
        <w:rPr>
          <w:rFonts w:ascii="宋体" w:eastAsia="宋体" w:hAnsi="宋体"/>
          <w:sz w:val="24"/>
          <w:szCs w:val="24"/>
        </w:rPr>
        <w:t>O</w:t>
      </w:r>
      <w:r w:rsidRPr="009A4F37">
        <w:rPr>
          <w:rFonts w:ascii="宋体" w:eastAsia="宋体" w:hAnsi="宋体"/>
          <w:sz w:val="24"/>
          <w:szCs w:val="24"/>
        </w:rPr>
        <w:t>C）和面向切面（AOP）的容器框架</w:t>
      </w:r>
      <w:r w:rsidR="001E6CA5">
        <w:rPr>
          <w:rFonts w:ascii="宋体" w:eastAsia="宋体" w:hAnsi="宋体" w:hint="eastAsia"/>
          <w:sz w:val="24"/>
          <w:szCs w:val="24"/>
        </w:rPr>
        <w:t>。</w:t>
      </w:r>
      <w:r w:rsidR="008F0488">
        <w:rPr>
          <w:rFonts w:ascii="宋体" w:eastAsia="宋体" w:hAnsi="宋体" w:hint="eastAsia"/>
          <w:sz w:val="24"/>
          <w:szCs w:val="24"/>
        </w:rPr>
        <w:t>IOC控制反转机制</w:t>
      </w:r>
      <w:r w:rsidR="005B18F3">
        <w:rPr>
          <w:rFonts w:ascii="宋体" w:eastAsia="宋体" w:hAnsi="宋体" w:hint="eastAsia"/>
          <w:sz w:val="24"/>
          <w:szCs w:val="24"/>
        </w:rPr>
        <w:t>在实现学院招生管理系统中起着非常重要的解耦作用，它可以降低对象与对象之间</w:t>
      </w:r>
      <w:r w:rsidR="00953EC9">
        <w:rPr>
          <w:rFonts w:ascii="宋体" w:eastAsia="宋体" w:hAnsi="宋体" w:hint="eastAsia"/>
          <w:sz w:val="24"/>
          <w:szCs w:val="24"/>
        </w:rPr>
        <w:t>、模块与模块之间</w:t>
      </w:r>
      <w:r w:rsidR="005B18F3">
        <w:rPr>
          <w:rFonts w:ascii="宋体" w:eastAsia="宋体" w:hAnsi="宋体" w:hint="eastAsia"/>
          <w:sz w:val="24"/>
          <w:szCs w:val="24"/>
        </w:rPr>
        <w:t>的强耦合关系。而AOP面向切面机制</w:t>
      </w:r>
      <w:r w:rsidR="005B18F3" w:rsidRPr="005B18F3">
        <w:rPr>
          <w:rFonts w:ascii="宋体" w:eastAsia="宋体" w:hAnsi="宋体" w:hint="eastAsia"/>
          <w:sz w:val="24"/>
          <w:szCs w:val="24"/>
        </w:rPr>
        <w:t>是面向对象开发的一种补充，它允许开发人员在不改变原来模型的基础上动态的修改模型以满足新的需求，如：动态的增加日志、安全或异常处理等。</w:t>
      </w:r>
      <w:r w:rsidR="005B18F3" w:rsidRPr="005B18F3">
        <w:rPr>
          <w:rFonts w:ascii="宋体" w:eastAsia="宋体" w:hAnsi="宋体"/>
          <w:sz w:val="24"/>
          <w:szCs w:val="24"/>
        </w:rPr>
        <w:t>AOP使业务逻辑各部分间的耦合度降低，提高程序可重用性，提高开发效率。</w:t>
      </w:r>
      <w:r w:rsidR="009B762A">
        <w:rPr>
          <w:rFonts w:ascii="宋体" w:eastAsia="宋体" w:hAnsi="宋体" w:hint="eastAsia"/>
          <w:sz w:val="24"/>
          <w:szCs w:val="24"/>
        </w:rPr>
        <w:t>不仅如此，</w:t>
      </w:r>
      <w:r w:rsidR="009B762A" w:rsidRPr="009B762A">
        <w:rPr>
          <w:rFonts w:ascii="宋体" w:eastAsia="宋体" w:hAnsi="宋体"/>
          <w:sz w:val="24"/>
          <w:szCs w:val="24"/>
        </w:rPr>
        <w:t>Spring属于低侵入，代码污染极低</w:t>
      </w:r>
      <w:r w:rsidR="009B762A">
        <w:rPr>
          <w:rFonts w:ascii="宋体" w:eastAsia="宋体" w:hAnsi="宋体" w:hint="eastAsia"/>
          <w:sz w:val="24"/>
          <w:szCs w:val="24"/>
        </w:rPr>
        <w:t>，</w:t>
      </w:r>
      <w:r w:rsidR="009B762A" w:rsidRPr="009B762A">
        <w:rPr>
          <w:rFonts w:ascii="宋体" w:eastAsia="宋体" w:hAnsi="宋体"/>
          <w:sz w:val="24"/>
          <w:szCs w:val="24"/>
        </w:rPr>
        <w:t>Spring的高度可开放性，并不强制依赖于Spring，开发者可以自</w:t>
      </w:r>
      <w:r w:rsidR="009B762A" w:rsidRPr="009B762A">
        <w:rPr>
          <w:rFonts w:ascii="宋体" w:eastAsia="宋体" w:hAnsi="宋体"/>
          <w:sz w:val="24"/>
          <w:szCs w:val="24"/>
        </w:rPr>
        <w:lastRenderedPageBreak/>
        <w:t>由选择Spring部分或全部</w:t>
      </w:r>
      <w:r w:rsidR="009B762A">
        <w:rPr>
          <w:rFonts w:ascii="宋体" w:eastAsia="宋体" w:hAnsi="宋体" w:hint="eastAsia"/>
          <w:sz w:val="24"/>
          <w:szCs w:val="24"/>
        </w:rPr>
        <w:t>。</w:t>
      </w:r>
      <w:r w:rsidR="00A06B83" w:rsidRPr="00F56B59">
        <w:rPr>
          <w:rFonts w:ascii="宋体" w:eastAsia="宋体" w:hAnsi="宋体" w:hint="eastAsia"/>
          <w:sz w:val="24"/>
          <w:szCs w:val="24"/>
        </w:rPr>
        <w:t>由此可知Spring框架的引入能提高系统的处理性能。</w:t>
      </w:r>
      <w:r w:rsidR="00BA1850">
        <w:rPr>
          <w:rFonts w:ascii="宋体" w:eastAsia="宋体" w:hAnsi="宋体" w:hint="eastAsia"/>
          <w:sz w:val="24"/>
          <w:szCs w:val="24"/>
        </w:rPr>
        <w:t>但</w:t>
      </w:r>
      <w:r w:rsidR="00F74687">
        <w:rPr>
          <w:rFonts w:ascii="宋体" w:eastAsia="宋体" w:hAnsi="宋体" w:hint="eastAsia"/>
          <w:sz w:val="24"/>
          <w:szCs w:val="24"/>
        </w:rPr>
        <w:t>由于</w:t>
      </w:r>
      <w:r w:rsidR="00F60353">
        <w:rPr>
          <w:rFonts w:ascii="宋体" w:eastAsia="宋体" w:hAnsi="宋体" w:hint="eastAsia"/>
          <w:sz w:val="24"/>
          <w:szCs w:val="24"/>
        </w:rPr>
        <w:t>Spring在</w:t>
      </w:r>
      <w:r w:rsidR="00FD3EF0">
        <w:rPr>
          <w:rFonts w:ascii="宋体" w:eastAsia="宋体" w:hAnsi="宋体" w:hint="eastAsia"/>
          <w:sz w:val="24"/>
          <w:szCs w:val="24"/>
        </w:rPr>
        <w:t>持久</w:t>
      </w:r>
      <w:r w:rsidR="00F60353">
        <w:rPr>
          <w:rFonts w:ascii="宋体" w:eastAsia="宋体" w:hAnsi="宋体" w:hint="eastAsia"/>
          <w:sz w:val="24"/>
          <w:szCs w:val="24"/>
        </w:rPr>
        <w:t>层处理能力较差，</w:t>
      </w:r>
      <w:r w:rsidR="00246706">
        <w:rPr>
          <w:rFonts w:ascii="宋体" w:eastAsia="宋体" w:hAnsi="宋体" w:hint="eastAsia"/>
          <w:sz w:val="24"/>
          <w:szCs w:val="24"/>
        </w:rPr>
        <w:t>故选择Mybatis</w:t>
      </w:r>
      <w:r w:rsidR="00B17830">
        <w:rPr>
          <w:rFonts w:ascii="宋体" w:eastAsia="宋体" w:hAnsi="宋体" w:hint="eastAsia"/>
          <w:sz w:val="24"/>
          <w:szCs w:val="24"/>
        </w:rPr>
        <w:t>处理持久层操作。</w:t>
      </w:r>
    </w:p>
    <w:p w14:paraId="0682F0F2" w14:textId="663B4DC3" w:rsidR="00640291" w:rsidRDefault="00D1076C" w:rsidP="00F13E9A">
      <w:pPr>
        <w:spacing w:line="460" w:lineRule="exact"/>
        <w:rPr>
          <w:rFonts w:ascii="宋体" w:eastAsia="宋体" w:hAnsi="宋体"/>
          <w:sz w:val="24"/>
          <w:szCs w:val="24"/>
        </w:rPr>
      </w:pPr>
      <w:r>
        <w:tab/>
      </w:r>
      <w:r w:rsidR="008E2A15">
        <w:rPr>
          <w:rFonts w:ascii="宋体" w:eastAsia="宋体" w:hAnsi="宋体"/>
          <w:sz w:val="24"/>
          <w:szCs w:val="24"/>
        </w:rPr>
        <w:t>Mybatis</w:t>
      </w:r>
      <w:r w:rsidRPr="00934D26">
        <w:rPr>
          <w:rFonts w:ascii="宋体" w:eastAsia="宋体" w:hAnsi="宋体" w:hint="eastAsia"/>
          <w:sz w:val="24"/>
          <w:szCs w:val="24"/>
        </w:rPr>
        <w:t>框架</w:t>
      </w:r>
      <w:r w:rsidR="000D7840">
        <w:rPr>
          <w:rFonts w:ascii="宋体" w:eastAsia="宋体" w:hAnsi="宋体" w:hint="eastAsia"/>
          <w:sz w:val="24"/>
          <w:szCs w:val="24"/>
        </w:rPr>
        <w:t>在学院招生管理系统的数据交互层能显著提升系统处理能力，使其招生办处理考生数据及新生数据，以及其他数据得到有效的访问。灵活的SQL脚本让系统继承了MySQL高效率的执行效果。ORM映射关系在数据库与实体之间保持数据的完整性。而</w:t>
      </w:r>
      <w:r w:rsidR="000D7840">
        <w:rPr>
          <w:rFonts w:ascii="宋体" w:eastAsia="宋体" w:hAnsi="宋体"/>
          <w:sz w:val="24"/>
          <w:szCs w:val="24"/>
        </w:rPr>
        <w:t>generator</w:t>
      </w:r>
      <w:r w:rsidR="000D7840">
        <w:rPr>
          <w:rFonts w:ascii="宋体" w:eastAsia="宋体" w:hAnsi="宋体" w:hint="eastAsia"/>
          <w:sz w:val="24"/>
          <w:szCs w:val="24"/>
        </w:rPr>
        <w:t>结合Mybatis框架使得开发效率得到提升</w:t>
      </w:r>
      <w:r w:rsidRPr="00934D26">
        <w:rPr>
          <w:rFonts w:ascii="宋体" w:eastAsia="宋体" w:hAnsi="宋体" w:hint="eastAsia"/>
          <w:sz w:val="24"/>
          <w:szCs w:val="24"/>
        </w:rPr>
        <w:t>。</w:t>
      </w:r>
    </w:p>
    <w:p w14:paraId="4C46592F" w14:textId="58AE5913" w:rsidR="00F35A63" w:rsidRDefault="00CF04A1" w:rsidP="00640291">
      <w:pPr>
        <w:spacing w:line="460" w:lineRule="exact"/>
        <w:ind w:firstLine="420"/>
        <w:rPr>
          <w:rFonts w:ascii="宋体" w:eastAsia="宋体" w:hAnsi="宋体"/>
          <w:sz w:val="24"/>
          <w:szCs w:val="24"/>
        </w:rPr>
      </w:pPr>
      <w:r>
        <w:rPr>
          <w:rFonts w:ascii="宋体" w:eastAsia="宋体" w:hAnsi="宋体" w:hint="eastAsia"/>
          <w:sz w:val="24"/>
          <w:szCs w:val="24"/>
        </w:rPr>
        <w:t>分析三种框架得出结论：使用SSM框架设计与实现学院招生管理系统符合需求，包括视图展示</w:t>
      </w:r>
      <w:r w:rsidR="007A005B">
        <w:rPr>
          <w:rFonts w:ascii="宋体" w:eastAsia="宋体" w:hAnsi="宋体" w:hint="eastAsia"/>
          <w:sz w:val="24"/>
          <w:szCs w:val="24"/>
        </w:rPr>
        <w:t>、业务逻辑处理、数据交互都有各自的好处。在视图展示方面，Spring</w:t>
      </w:r>
      <w:r w:rsidR="007A005B">
        <w:rPr>
          <w:rFonts w:ascii="宋体" w:eastAsia="宋体" w:hAnsi="宋体"/>
          <w:sz w:val="24"/>
          <w:szCs w:val="24"/>
        </w:rPr>
        <w:t xml:space="preserve"> MVC</w:t>
      </w:r>
      <w:r w:rsidR="007A005B">
        <w:rPr>
          <w:rFonts w:ascii="宋体" w:eastAsia="宋体" w:hAnsi="宋体" w:hint="eastAsia"/>
          <w:sz w:val="24"/>
          <w:szCs w:val="24"/>
        </w:rPr>
        <w:t>能够</w:t>
      </w:r>
      <w:r w:rsidR="0062643D">
        <w:rPr>
          <w:rFonts w:ascii="宋体" w:eastAsia="宋体" w:hAnsi="宋体" w:hint="eastAsia"/>
          <w:sz w:val="24"/>
          <w:szCs w:val="24"/>
        </w:rPr>
        <w:t>降低业务逻辑及视图表现层的耦合关系</w:t>
      </w:r>
      <w:r w:rsidR="008A18D2">
        <w:rPr>
          <w:rFonts w:ascii="宋体" w:eastAsia="宋体" w:hAnsi="宋体" w:hint="eastAsia"/>
          <w:sz w:val="24"/>
          <w:szCs w:val="24"/>
        </w:rPr>
        <w:t>；</w:t>
      </w:r>
      <w:r w:rsidR="003A0E4E" w:rsidRPr="00934D26">
        <w:rPr>
          <w:rFonts w:ascii="宋体" w:eastAsia="宋体" w:hAnsi="宋体" w:hint="eastAsia"/>
          <w:sz w:val="24"/>
          <w:szCs w:val="24"/>
        </w:rPr>
        <w:t xml:space="preserve"> </w:t>
      </w:r>
      <w:r w:rsidR="006A1376" w:rsidRPr="00934D26">
        <w:rPr>
          <w:rFonts w:ascii="宋体" w:eastAsia="宋体" w:hAnsi="宋体" w:hint="eastAsia"/>
          <w:sz w:val="24"/>
          <w:szCs w:val="24"/>
        </w:rPr>
        <w:t>Spring</w:t>
      </w:r>
      <w:r w:rsidR="0062643D">
        <w:rPr>
          <w:rFonts w:ascii="宋体" w:eastAsia="宋体" w:hAnsi="宋体" w:hint="eastAsia"/>
          <w:sz w:val="24"/>
          <w:szCs w:val="24"/>
        </w:rPr>
        <w:t>利用IOC机制及A</w:t>
      </w:r>
      <w:r w:rsidR="0062643D">
        <w:rPr>
          <w:rFonts w:ascii="宋体" w:eastAsia="宋体" w:hAnsi="宋体"/>
          <w:sz w:val="24"/>
          <w:szCs w:val="24"/>
        </w:rPr>
        <w:t>OP</w:t>
      </w:r>
      <w:r w:rsidR="0062643D">
        <w:rPr>
          <w:rFonts w:ascii="宋体" w:eastAsia="宋体" w:hAnsi="宋体" w:hint="eastAsia"/>
          <w:sz w:val="24"/>
          <w:szCs w:val="24"/>
        </w:rPr>
        <w:t>容器有效的减少模块与模块、实体与实体之间的耦合关系。</w:t>
      </w:r>
      <w:r w:rsidR="006A1376" w:rsidRPr="00934D26">
        <w:rPr>
          <w:rFonts w:ascii="宋体" w:eastAsia="宋体" w:hAnsi="宋体" w:hint="eastAsia"/>
          <w:sz w:val="24"/>
          <w:szCs w:val="24"/>
        </w:rPr>
        <w:t>而</w:t>
      </w:r>
      <w:r w:rsidR="00BB63DC">
        <w:rPr>
          <w:rFonts w:ascii="宋体" w:eastAsia="宋体" w:hAnsi="宋体"/>
          <w:sz w:val="24"/>
          <w:szCs w:val="24"/>
        </w:rPr>
        <w:t>Mybatis</w:t>
      </w:r>
      <w:r w:rsidR="006A1376" w:rsidRPr="00934D26">
        <w:rPr>
          <w:rFonts w:ascii="宋体" w:eastAsia="宋体" w:hAnsi="宋体" w:hint="eastAsia"/>
          <w:sz w:val="24"/>
          <w:szCs w:val="24"/>
        </w:rPr>
        <w:t>框架</w:t>
      </w:r>
      <w:r w:rsidR="00FB08BC">
        <w:rPr>
          <w:rFonts w:ascii="宋体" w:eastAsia="宋体" w:hAnsi="宋体" w:hint="eastAsia"/>
          <w:sz w:val="24"/>
          <w:szCs w:val="24"/>
        </w:rPr>
        <w:t>致力于数据交互</w:t>
      </w:r>
      <w:r w:rsidR="007C701C">
        <w:rPr>
          <w:rFonts w:ascii="宋体" w:eastAsia="宋体" w:hAnsi="宋体" w:hint="eastAsia"/>
          <w:sz w:val="24"/>
          <w:szCs w:val="24"/>
        </w:rPr>
        <w:t>，打造信息化系统数据交互体系</w:t>
      </w:r>
      <w:r w:rsidR="006A1376" w:rsidRPr="00934D26">
        <w:rPr>
          <w:rFonts w:ascii="宋体" w:eastAsia="宋体" w:hAnsi="宋体" w:hint="eastAsia"/>
          <w:sz w:val="24"/>
          <w:szCs w:val="24"/>
        </w:rPr>
        <w:t>。</w:t>
      </w:r>
      <w:r w:rsidR="000E4D41">
        <w:rPr>
          <w:rFonts w:ascii="宋体" w:eastAsia="宋体" w:hAnsi="宋体" w:hint="eastAsia"/>
          <w:sz w:val="24"/>
          <w:szCs w:val="24"/>
        </w:rPr>
        <w:t>集三者于一体，在实现与设计系统过程中能够有效提升开发效率，降低开发复杂度，保持系统技术下进行的同时提高系统稳定性，维护成本也大大降低。</w:t>
      </w:r>
    </w:p>
    <w:p w14:paraId="339C1E5F" w14:textId="2685C19D" w:rsidR="00DA6DB7" w:rsidRDefault="00DA6DB7" w:rsidP="00801EAE">
      <w:pPr>
        <w:pStyle w:val="2"/>
        <w:numPr>
          <w:ilvl w:val="1"/>
          <w:numId w:val="4"/>
        </w:numPr>
      </w:pPr>
      <w:bookmarkStart w:id="37" w:name="_Toc510169359"/>
      <w:r w:rsidRPr="00801EAE">
        <w:rPr>
          <w:rFonts w:hint="eastAsia"/>
        </w:rPr>
        <w:t>本章小结</w:t>
      </w:r>
      <w:bookmarkEnd w:id="37"/>
    </w:p>
    <w:p w14:paraId="06D10324" w14:textId="4229A8C4" w:rsidR="00A078DE" w:rsidRPr="00DE4AB9" w:rsidRDefault="00F636A1" w:rsidP="00DE4AB9">
      <w:pPr>
        <w:spacing w:line="460" w:lineRule="exact"/>
        <w:rPr>
          <w:rFonts w:ascii="宋体" w:eastAsia="宋体" w:hAnsi="宋体"/>
          <w:sz w:val="24"/>
          <w:szCs w:val="24"/>
        </w:rPr>
      </w:pPr>
      <w:r w:rsidRPr="00DE4AB9">
        <w:rPr>
          <w:rFonts w:ascii="宋体" w:eastAsia="宋体" w:hAnsi="宋体" w:hint="eastAsia"/>
          <w:sz w:val="24"/>
          <w:szCs w:val="24"/>
        </w:rPr>
        <w:t>本章旨在介绍本</w:t>
      </w:r>
      <w:r w:rsidR="00DE4AB9" w:rsidRPr="00DE4AB9">
        <w:rPr>
          <w:rFonts w:ascii="宋体" w:eastAsia="宋体" w:hAnsi="宋体" w:hint="eastAsia"/>
          <w:sz w:val="24"/>
          <w:szCs w:val="24"/>
        </w:rPr>
        <w:t>课题研发所设计的相关基础理论介绍以及相关技术简介。</w:t>
      </w:r>
      <w:r w:rsidR="00F165C4">
        <w:rPr>
          <w:rFonts w:ascii="宋体" w:eastAsia="宋体" w:hAnsi="宋体" w:hint="eastAsia"/>
          <w:sz w:val="24"/>
          <w:szCs w:val="24"/>
        </w:rPr>
        <w:t>学院招生管理系统使用J2EE框架</w:t>
      </w:r>
      <w:r w:rsidR="00D8294F">
        <w:rPr>
          <w:rFonts w:ascii="宋体" w:eastAsia="宋体" w:hAnsi="宋体" w:hint="eastAsia"/>
          <w:sz w:val="24"/>
          <w:szCs w:val="24"/>
        </w:rPr>
        <w:t>，结合S</w:t>
      </w:r>
      <w:r w:rsidR="00D8294F">
        <w:rPr>
          <w:rFonts w:ascii="宋体" w:eastAsia="宋体" w:hAnsi="宋体"/>
          <w:sz w:val="24"/>
          <w:szCs w:val="24"/>
        </w:rPr>
        <w:t>pring MVC</w:t>
      </w:r>
      <w:r w:rsidR="00D8294F">
        <w:rPr>
          <w:rFonts w:ascii="宋体" w:eastAsia="宋体" w:hAnsi="宋体" w:hint="eastAsia"/>
          <w:sz w:val="24"/>
          <w:szCs w:val="24"/>
        </w:rPr>
        <w:t>+</w:t>
      </w:r>
      <w:r w:rsidR="00D8294F">
        <w:rPr>
          <w:rFonts w:ascii="宋体" w:eastAsia="宋体" w:hAnsi="宋体"/>
          <w:sz w:val="24"/>
          <w:szCs w:val="24"/>
        </w:rPr>
        <w:t>Spring+Mybatis</w:t>
      </w:r>
      <w:r w:rsidR="00D8294F">
        <w:rPr>
          <w:rFonts w:ascii="宋体" w:eastAsia="宋体" w:hAnsi="宋体" w:hint="eastAsia"/>
          <w:sz w:val="24"/>
          <w:szCs w:val="24"/>
        </w:rPr>
        <w:t>框架</w:t>
      </w:r>
      <w:r w:rsidR="00F165C4">
        <w:rPr>
          <w:rFonts w:ascii="宋体" w:eastAsia="宋体" w:hAnsi="宋体" w:hint="eastAsia"/>
          <w:sz w:val="24"/>
          <w:szCs w:val="24"/>
        </w:rPr>
        <w:t>进行整体开发</w:t>
      </w:r>
      <w:r w:rsidR="00770912">
        <w:rPr>
          <w:rFonts w:ascii="宋体" w:eastAsia="宋体" w:hAnsi="宋体" w:hint="eastAsia"/>
          <w:sz w:val="24"/>
          <w:szCs w:val="24"/>
        </w:rPr>
        <w:t>。</w:t>
      </w:r>
      <w:r w:rsidR="00C740C5">
        <w:rPr>
          <w:rFonts w:ascii="宋体" w:eastAsia="宋体" w:hAnsi="宋体" w:hint="eastAsia"/>
          <w:sz w:val="24"/>
          <w:szCs w:val="24"/>
        </w:rPr>
        <w:t>在开发接口完成之后，使用Postman接口调试工具进行接口测试，以防基本的业务逻辑处理错误</w:t>
      </w:r>
      <w:r w:rsidR="00181C5E">
        <w:rPr>
          <w:rFonts w:ascii="宋体" w:eastAsia="宋体" w:hAnsi="宋体" w:hint="eastAsia"/>
          <w:sz w:val="24"/>
          <w:szCs w:val="24"/>
        </w:rPr>
        <w:t>。</w:t>
      </w:r>
    </w:p>
    <w:p w14:paraId="00E60823" w14:textId="0207FF8F" w:rsidR="00E10751" w:rsidRDefault="008917C1" w:rsidP="00C06143">
      <w:pPr>
        <w:pStyle w:val="1"/>
      </w:pPr>
      <w:r>
        <w:rPr>
          <w:rFonts w:hint="eastAsia"/>
        </w:rPr>
        <w:t xml:space="preserve"> </w:t>
      </w:r>
      <w:bookmarkStart w:id="38" w:name="_Toc510169360"/>
      <w:r w:rsidR="00E10751">
        <w:rPr>
          <w:rFonts w:hint="eastAsia"/>
        </w:rPr>
        <w:t>系统需求分析</w:t>
      </w:r>
      <w:bookmarkEnd w:id="38"/>
    </w:p>
    <w:p w14:paraId="3CB7B029" w14:textId="77777777" w:rsidR="005E796C" w:rsidRPr="005E796C" w:rsidRDefault="005E796C"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39" w:name="_Toc509779719"/>
      <w:bookmarkStart w:id="40" w:name="_Toc509961734"/>
      <w:bookmarkStart w:id="41" w:name="_Toc510132724"/>
      <w:bookmarkStart w:id="42" w:name="_Toc510169361"/>
      <w:bookmarkEnd w:id="39"/>
      <w:bookmarkEnd w:id="40"/>
      <w:bookmarkEnd w:id="41"/>
      <w:bookmarkEnd w:id="42"/>
    </w:p>
    <w:p w14:paraId="74D0D325" w14:textId="66C55E18" w:rsidR="00E10751" w:rsidRDefault="00E10751" w:rsidP="00D847EC">
      <w:pPr>
        <w:pStyle w:val="2"/>
        <w:numPr>
          <w:ilvl w:val="1"/>
          <w:numId w:val="9"/>
        </w:numPr>
      </w:pPr>
      <w:bookmarkStart w:id="43" w:name="_Toc510169362"/>
      <w:r>
        <w:rPr>
          <w:rFonts w:hint="eastAsia"/>
        </w:rPr>
        <w:t>可行性分析</w:t>
      </w:r>
      <w:bookmarkEnd w:id="43"/>
    </w:p>
    <w:p w14:paraId="42E401FE" w14:textId="2D6B79C6" w:rsidR="00CB177B" w:rsidRDefault="00FF4E0D" w:rsidP="00447D38">
      <w:pPr>
        <w:spacing w:line="460" w:lineRule="exact"/>
        <w:ind w:firstLine="420"/>
        <w:rPr>
          <w:rFonts w:ascii="宋体" w:eastAsia="宋体" w:hAnsi="宋体"/>
          <w:sz w:val="24"/>
          <w:szCs w:val="24"/>
        </w:rPr>
      </w:pPr>
      <w:r>
        <w:rPr>
          <w:rFonts w:ascii="宋体" w:eastAsia="宋体" w:hAnsi="宋体" w:hint="eastAsia"/>
          <w:sz w:val="24"/>
          <w:szCs w:val="24"/>
        </w:rPr>
        <w:t>在</w:t>
      </w:r>
      <w:r w:rsidR="00EF30AD">
        <w:rPr>
          <w:rFonts w:ascii="宋体" w:eastAsia="宋体" w:hAnsi="宋体" w:hint="eastAsia"/>
          <w:sz w:val="24"/>
          <w:szCs w:val="24"/>
        </w:rPr>
        <w:t>现如今信息智能化管理已经成为人工管理模式的替代品，人工管理被取代归咎于它本身存在的局限性。数据完整性</w:t>
      </w:r>
      <w:r w:rsidR="00FE0DCB">
        <w:rPr>
          <w:rFonts w:ascii="宋体" w:eastAsia="宋体" w:hAnsi="宋体" w:hint="eastAsia"/>
          <w:sz w:val="24"/>
          <w:szCs w:val="24"/>
        </w:rPr>
        <w:t>易</w:t>
      </w:r>
      <w:r w:rsidR="00EF30AD">
        <w:rPr>
          <w:rFonts w:ascii="宋体" w:eastAsia="宋体" w:hAnsi="宋体" w:hint="eastAsia"/>
          <w:sz w:val="24"/>
          <w:szCs w:val="24"/>
        </w:rPr>
        <w:t>丢失，容错能力低、无法满足大数据流转</w:t>
      </w:r>
      <w:r w:rsidR="00FE0DCB">
        <w:rPr>
          <w:rFonts w:ascii="宋体" w:eastAsia="宋体" w:hAnsi="宋体" w:hint="eastAsia"/>
          <w:sz w:val="24"/>
          <w:szCs w:val="24"/>
        </w:rPr>
        <w:t>下</w:t>
      </w:r>
      <w:r w:rsidR="00EF30AD">
        <w:rPr>
          <w:rFonts w:ascii="宋体" w:eastAsia="宋体" w:hAnsi="宋体" w:hint="eastAsia"/>
          <w:sz w:val="24"/>
          <w:szCs w:val="24"/>
        </w:rPr>
        <w:t>的招生办</w:t>
      </w:r>
      <w:r w:rsidR="00FE0DCB">
        <w:rPr>
          <w:rFonts w:ascii="宋体" w:eastAsia="宋体" w:hAnsi="宋体" w:hint="eastAsia"/>
          <w:sz w:val="24"/>
          <w:szCs w:val="24"/>
        </w:rPr>
        <w:t>管理需求等等因素促进这一替代的速度</w:t>
      </w:r>
      <w:r w:rsidR="00EF30AD">
        <w:rPr>
          <w:rFonts w:ascii="宋体" w:eastAsia="宋体" w:hAnsi="宋体" w:hint="eastAsia"/>
          <w:sz w:val="24"/>
          <w:szCs w:val="24"/>
        </w:rPr>
        <w:t>。</w:t>
      </w:r>
      <w:r w:rsidR="00FE0DCB">
        <w:rPr>
          <w:rFonts w:ascii="宋体" w:eastAsia="宋体" w:hAnsi="宋体" w:hint="eastAsia"/>
          <w:sz w:val="24"/>
          <w:szCs w:val="24"/>
        </w:rPr>
        <w:t>为了提高招生办工作人员的办公效率，提升自动化管理质量，减少成本代价，</w:t>
      </w:r>
      <w:r w:rsidR="00DF0FCF">
        <w:rPr>
          <w:rFonts w:ascii="宋体" w:eastAsia="宋体" w:hAnsi="宋体" w:hint="eastAsia"/>
          <w:sz w:val="24"/>
          <w:szCs w:val="24"/>
        </w:rPr>
        <w:t>本文将于信息化的维度分析实现招生管理系统信息化的可行性分析，对学院是否支持实现招生信息的自动化管理做出分析</w:t>
      </w:r>
      <w:r w:rsidR="00394DF9">
        <w:rPr>
          <w:rFonts w:ascii="宋体" w:eastAsia="宋体" w:hAnsi="宋体" w:hint="eastAsia"/>
          <w:sz w:val="24"/>
          <w:szCs w:val="24"/>
        </w:rPr>
        <w:t>研究</w:t>
      </w:r>
      <w:r w:rsidR="00DF0FCF">
        <w:rPr>
          <w:rFonts w:ascii="宋体" w:eastAsia="宋体" w:hAnsi="宋体" w:hint="eastAsia"/>
          <w:sz w:val="24"/>
          <w:szCs w:val="24"/>
        </w:rPr>
        <w:t>。</w:t>
      </w:r>
    </w:p>
    <w:p w14:paraId="4C404151" w14:textId="77777777" w:rsidR="006C6FA0" w:rsidRPr="006C6FA0" w:rsidRDefault="006C6FA0" w:rsidP="00D847EC">
      <w:pPr>
        <w:pStyle w:val="a7"/>
        <w:keepNext/>
        <w:keepLines/>
        <w:numPr>
          <w:ilvl w:val="0"/>
          <w:numId w:val="7"/>
        </w:numPr>
        <w:spacing w:before="260" w:after="260" w:line="415" w:lineRule="auto"/>
        <w:ind w:firstLineChars="0"/>
        <w:outlineLvl w:val="2"/>
        <w:rPr>
          <w:rFonts w:eastAsia="黑体"/>
          <w:b/>
          <w:bCs/>
          <w:vanish/>
          <w:sz w:val="24"/>
          <w:szCs w:val="32"/>
        </w:rPr>
      </w:pPr>
      <w:bookmarkStart w:id="44" w:name="_Toc509779721"/>
      <w:bookmarkStart w:id="45" w:name="_Toc509961736"/>
      <w:bookmarkStart w:id="46" w:name="_Toc510132726"/>
      <w:bookmarkStart w:id="47" w:name="_Toc510169363"/>
      <w:bookmarkEnd w:id="44"/>
      <w:bookmarkEnd w:id="45"/>
      <w:bookmarkEnd w:id="46"/>
      <w:bookmarkEnd w:id="47"/>
    </w:p>
    <w:p w14:paraId="76F50B31" w14:textId="77777777" w:rsidR="006C6FA0" w:rsidRPr="006C6FA0" w:rsidRDefault="006C6FA0" w:rsidP="00D847EC">
      <w:pPr>
        <w:pStyle w:val="a7"/>
        <w:keepNext/>
        <w:keepLines/>
        <w:numPr>
          <w:ilvl w:val="0"/>
          <w:numId w:val="7"/>
        </w:numPr>
        <w:spacing w:before="260" w:after="260" w:line="415" w:lineRule="auto"/>
        <w:ind w:firstLineChars="0"/>
        <w:outlineLvl w:val="2"/>
        <w:rPr>
          <w:rFonts w:eastAsia="黑体"/>
          <w:b/>
          <w:bCs/>
          <w:vanish/>
          <w:sz w:val="24"/>
          <w:szCs w:val="32"/>
        </w:rPr>
      </w:pPr>
      <w:bookmarkStart w:id="48" w:name="_Toc509961737"/>
      <w:bookmarkStart w:id="49" w:name="_Toc510132727"/>
      <w:bookmarkStart w:id="50" w:name="_Toc510169364"/>
      <w:bookmarkEnd w:id="48"/>
      <w:bookmarkEnd w:id="49"/>
      <w:bookmarkEnd w:id="50"/>
    </w:p>
    <w:p w14:paraId="77599D52" w14:textId="77777777" w:rsidR="006C6FA0" w:rsidRPr="006C6FA0" w:rsidRDefault="006C6FA0" w:rsidP="00D847EC">
      <w:pPr>
        <w:pStyle w:val="a7"/>
        <w:keepNext/>
        <w:keepLines/>
        <w:numPr>
          <w:ilvl w:val="0"/>
          <w:numId w:val="7"/>
        </w:numPr>
        <w:spacing w:before="260" w:after="260" w:line="415" w:lineRule="auto"/>
        <w:ind w:firstLineChars="0"/>
        <w:outlineLvl w:val="2"/>
        <w:rPr>
          <w:rFonts w:eastAsia="黑体"/>
          <w:b/>
          <w:bCs/>
          <w:vanish/>
          <w:sz w:val="24"/>
          <w:szCs w:val="32"/>
        </w:rPr>
      </w:pPr>
      <w:bookmarkStart w:id="51" w:name="_Toc509961738"/>
      <w:bookmarkStart w:id="52" w:name="_Toc510132728"/>
      <w:bookmarkStart w:id="53" w:name="_Toc510169365"/>
      <w:bookmarkEnd w:id="51"/>
      <w:bookmarkEnd w:id="52"/>
      <w:bookmarkEnd w:id="53"/>
    </w:p>
    <w:p w14:paraId="36274477" w14:textId="77777777" w:rsidR="006C6FA0" w:rsidRPr="006C6FA0" w:rsidRDefault="006C6FA0" w:rsidP="00D847EC">
      <w:pPr>
        <w:pStyle w:val="a7"/>
        <w:keepNext/>
        <w:keepLines/>
        <w:numPr>
          <w:ilvl w:val="1"/>
          <w:numId w:val="7"/>
        </w:numPr>
        <w:spacing w:before="260" w:after="260" w:line="415" w:lineRule="auto"/>
        <w:ind w:firstLineChars="0"/>
        <w:outlineLvl w:val="2"/>
        <w:rPr>
          <w:rFonts w:eastAsia="黑体"/>
          <w:b/>
          <w:bCs/>
          <w:vanish/>
          <w:sz w:val="24"/>
          <w:szCs w:val="32"/>
        </w:rPr>
      </w:pPr>
      <w:bookmarkStart w:id="54" w:name="_Toc509961739"/>
      <w:bookmarkStart w:id="55" w:name="_Toc510132729"/>
      <w:bookmarkStart w:id="56" w:name="_Toc510169366"/>
      <w:bookmarkEnd w:id="54"/>
      <w:bookmarkEnd w:id="55"/>
      <w:bookmarkEnd w:id="56"/>
    </w:p>
    <w:p w14:paraId="1F8473A7" w14:textId="43CBE086" w:rsidR="00D15E60" w:rsidRPr="00A816E6" w:rsidRDefault="00E10751" w:rsidP="00D847EC">
      <w:pPr>
        <w:pStyle w:val="3"/>
        <w:numPr>
          <w:ilvl w:val="2"/>
          <w:numId w:val="7"/>
        </w:numPr>
      </w:pPr>
      <w:bookmarkStart w:id="57" w:name="_Toc510169367"/>
      <w:r w:rsidRPr="00647D10">
        <w:rPr>
          <w:rFonts w:hint="eastAsia"/>
        </w:rPr>
        <w:t>技术</w:t>
      </w:r>
      <w:r w:rsidR="00447D38" w:rsidRPr="00647D10">
        <w:rPr>
          <w:rFonts w:hint="eastAsia"/>
        </w:rPr>
        <w:t>可行性</w:t>
      </w:r>
      <w:bookmarkEnd w:id="57"/>
    </w:p>
    <w:p w14:paraId="0ABC6F88" w14:textId="6BEBE31C" w:rsidR="005778D6" w:rsidRPr="001B5954" w:rsidRDefault="001370A2" w:rsidP="001B5954">
      <w:pPr>
        <w:spacing w:line="460" w:lineRule="exact"/>
        <w:rPr>
          <w:rFonts w:ascii="宋体" w:eastAsia="宋体" w:hAnsi="宋体"/>
          <w:sz w:val="24"/>
          <w:szCs w:val="24"/>
        </w:rPr>
      </w:pPr>
      <w:r>
        <w:rPr>
          <w:rFonts w:ascii="宋体" w:eastAsia="宋体" w:hAnsi="宋体"/>
          <w:sz w:val="24"/>
          <w:szCs w:val="24"/>
        </w:rPr>
        <w:tab/>
      </w:r>
      <w:r w:rsidR="0084749F">
        <w:rPr>
          <w:rFonts w:ascii="宋体" w:eastAsia="宋体" w:hAnsi="宋体" w:hint="eastAsia"/>
          <w:sz w:val="24"/>
          <w:szCs w:val="24"/>
        </w:rPr>
        <w:t>学院招生管理系统</w:t>
      </w:r>
      <w:r w:rsidR="00AC4D4F">
        <w:rPr>
          <w:rFonts w:ascii="宋体" w:eastAsia="宋体" w:hAnsi="宋体" w:hint="eastAsia"/>
          <w:sz w:val="24"/>
          <w:szCs w:val="24"/>
        </w:rPr>
        <w:t>的设计与实现</w:t>
      </w:r>
      <w:r w:rsidR="000B5A6B">
        <w:rPr>
          <w:rFonts w:ascii="宋体" w:eastAsia="宋体" w:hAnsi="宋体" w:hint="eastAsia"/>
          <w:sz w:val="24"/>
          <w:szCs w:val="24"/>
        </w:rPr>
        <w:t>属于难度中等的</w:t>
      </w:r>
      <w:r w:rsidR="004560C4">
        <w:rPr>
          <w:rFonts w:ascii="宋体" w:eastAsia="宋体" w:hAnsi="宋体" w:hint="eastAsia"/>
          <w:sz w:val="24"/>
          <w:szCs w:val="24"/>
        </w:rPr>
        <w:t>实用型课题</w:t>
      </w:r>
      <w:r w:rsidR="00AC4D4F">
        <w:rPr>
          <w:rFonts w:ascii="宋体" w:eastAsia="宋体" w:hAnsi="宋体" w:hint="eastAsia"/>
          <w:sz w:val="24"/>
          <w:szCs w:val="24"/>
        </w:rPr>
        <w:t>，</w:t>
      </w:r>
      <w:r w:rsidR="00EF3231">
        <w:rPr>
          <w:rFonts w:ascii="宋体" w:eastAsia="宋体" w:hAnsi="宋体" w:hint="eastAsia"/>
          <w:sz w:val="24"/>
          <w:szCs w:val="24"/>
        </w:rPr>
        <w:t>其业务流程经需求调研科得到具体并且确定的完整流程，所以开发难度主要集中在控制开发的复杂度。</w:t>
      </w:r>
      <w:r w:rsidR="00163F10">
        <w:rPr>
          <w:rFonts w:ascii="宋体" w:eastAsia="宋体" w:hAnsi="宋体" w:hint="eastAsia"/>
          <w:sz w:val="24"/>
          <w:szCs w:val="24"/>
        </w:rPr>
        <w:t>JAR包管理</w:t>
      </w:r>
      <w:r w:rsidR="00955EDA">
        <w:rPr>
          <w:rFonts w:ascii="宋体" w:eastAsia="宋体" w:hAnsi="宋体" w:hint="eastAsia"/>
          <w:sz w:val="24"/>
          <w:szCs w:val="24"/>
        </w:rPr>
        <w:t>方面，</w:t>
      </w:r>
      <w:r w:rsidR="00163F10">
        <w:rPr>
          <w:rFonts w:ascii="宋体" w:eastAsia="宋体" w:hAnsi="宋体" w:hint="eastAsia"/>
          <w:sz w:val="24"/>
          <w:szCs w:val="24"/>
        </w:rPr>
        <w:t>使用Maven进行管理，降低了引用j</w:t>
      </w:r>
      <w:r w:rsidR="00163F10">
        <w:rPr>
          <w:rFonts w:ascii="宋体" w:eastAsia="宋体" w:hAnsi="宋体"/>
          <w:sz w:val="24"/>
          <w:szCs w:val="24"/>
        </w:rPr>
        <w:t>ar</w:t>
      </w:r>
      <w:r w:rsidR="00163F10">
        <w:rPr>
          <w:rFonts w:ascii="宋体" w:eastAsia="宋体" w:hAnsi="宋体" w:hint="eastAsia"/>
          <w:sz w:val="24"/>
          <w:szCs w:val="24"/>
        </w:rPr>
        <w:t>包重复或累赘等问题出现率。</w:t>
      </w:r>
      <w:r w:rsidR="00100ACA">
        <w:rPr>
          <w:rFonts w:ascii="宋体" w:eastAsia="宋体" w:hAnsi="宋体" w:hint="eastAsia"/>
          <w:sz w:val="24"/>
          <w:szCs w:val="24"/>
        </w:rPr>
        <w:t>在开发方面，</w:t>
      </w:r>
      <w:r w:rsidR="00896FD9">
        <w:rPr>
          <w:rFonts w:ascii="宋体" w:eastAsia="宋体" w:hAnsi="宋体" w:hint="eastAsia"/>
          <w:sz w:val="24"/>
          <w:szCs w:val="24"/>
        </w:rPr>
        <w:t>视图层选择Spring</w:t>
      </w:r>
      <w:r w:rsidR="00896FD9">
        <w:rPr>
          <w:rFonts w:ascii="宋体" w:eastAsia="宋体" w:hAnsi="宋体"/>
          <w:sz w:val="24"/>
          <w:szCs w:val="24"/>
        </w:rPr>
        <w:t xml:space="preserve"> MVC</w:t>
      </w:r>
      <w:r w:rsidR="00896FD9">
        <w:rPr>
          <w:rFonts w:ascii="宋体" w:eastAsia="宋体" w:hAnsi="宋体" w:hint="eastAsia"/>
          <w:sz w:val="24"/>
          <w:szCs w:val="24"/>
        </w:rPr>
        <w:t>来控制业务及表示层的耦合关系是降低前端开发难度的有力</w:t>
      </w:r>
      <w:r w:rsidR="00834A1D">
        <w:rPr>
          <w:rFonts w:ascii="宋体" w:eastAsia="宋体" w:hAnsi="宋体" w:hint="eastAsia"/>
          <w:sz w:val="24"/>
          <w:szCs w:val="24"/>
        </w:rPr>
        <w:t>保证</w:t>
      </w:r>
      <w:r w:rsidR="00FC2664">
        <w:rPr>
          <w:rFonts w:ascii="宋体" w:eastAsia="宋体" w:hAnsi="宋体" w:hint="eastAsia"/>
          <w:sz w:val="24"/>
          <w:szCs w:val="24"/>
        </w:rPr>
        <w:t>。</w:t>
      </w:r>
      <w:r w:rsidR="00896FD9">
        <w:rPr>
          <w:rFonts w:ascii="宋体" w:eastAsia="宋体" w:hAnsi="宋体" w:hint="eastAsia"/>
          <w:sz w:val="24"/>
          <w:szCs w:val="24"/>
        </w:rPr>
        <w:t>除此之外，业务层的模块之间耦合度也需要s</w:t>
      </w:r>
      <w:r w:rsidR="00896FD9">
        <w:rPr>
          <w:rFonts w:ascii="宋体" w:eastAsia="宋体" w:hAnsi="宋体"/>
          <w:sz w:val="24"/>
          <w:szCs w:val="24"/>
        </w:rPr>
        <w:t xml:space="preserve">pring </w:t>
      </w:r>
      <w:r w:rsidR="00896FD9">
        <w:rPr>
          <w:rFonts w:ascii="宋体" w:eastAsia="宋体" w:hAnsi="宋体" w:hint="eastAsia"/>
          <w:sz w:val="24"/>
          <w:szCs w:val="24"/>
        </w:rPr>
        <w:t>的IOC机制及AOP容易进行强有力的控制，避免出现功能模块之间，对象之间强耦合度的问题</w:t>
      </w:r>
      <w:r w:rsidR="007569C8">
        <w:rPr>
          <w:rFonts w:ascii="宋体" w:eastAsia="宋体" w:hAnsi="宋体" w:hint="eastAsia"/>
          <w:sz w:val="24"/>
          <w:szCs w:val="24"/>
        </w:rPr>
        <w:t>。</w:t>
      </w:r>
      <w:r w:rsidR="00B64215">
        <w:rPr>
          <w:rFonts w:ascii="宋体" w:eastAsia="宋体" w:hAnsi="宋体" w:hint="eastAsia"/>
          <w:sz w:val="24"/>
          <w:szCs w:val="24"/>
        </w:rPr>
        <w:t>在数据交互层选择Mybatis可以避免</w:t>
      </w:r>
      <w:r w:rsidR="0022428C">
        <w:rPr>
          <w:rFonts w:ascii="宋体" w:eastAsia="宋体" w:hAnsi="宋体" w:hint="eastAsia"/>
          <w:sz w:val="24"/>
          <w:szCs w:val="24"/>
        </w:rPr>
        <w:t>门槛高的问题，并且继承了MySQL高效率的运行速度</w:t>
      </w:r>
      <w:r w:rsidR="001649BD">
        <w:rPr>
          <w:rFonts w:ascii="宋体" w:eastAsia="宋体" w:hAnsi="宋体" w:hint="eastAsia"/>
          <w:sz w:val="24"/>
          <w:szCs w:val="24"/>
        </w:rPr>
        <w:t>。</w:t>
      </w:r>
      <w:r w:rsidR="0079706E">
        <w:rPr>
          <w:rFonts w:ascii="宋体" w:eastAsia="宋体" w:hAnsi="宋体" w:hint="eastAsia"/>
          <w:sz w:val="24"/>
          <w:szCs w:val="24"/>
        </w:rPr>
        <w:t>继承SSM框架开发后端大幅度降低系统开发的复杂度和困难度。实体映射可通过g</w:t>
      </w:r>
      <w:r w:rsidR="0079706E">
        <w:rPr>
          <w:rFonts w:ascii="宋体" w:eastAsia="宋体" w:hAnsi="宋体"/>
          <w:sz w:val="24"/>
          <w:szCs w:val="24"/>
        </w:rPr>
        <w:t>enerator</w:t>
      </w:r>
      <w:r w:rsidR="0079706E">
        <w:rPr>
          <w:rFonts w:ascii="宋体" w:eastAsia="宋体" w:hAnsi="宋体" w:hint="eastAsia"/>
          <w:sz w:val="24"/>
          <w:szCs w:val="24"/>
        </w:rPr>
        <w:t>工具自动生成</w:t>
      </w:r>
      <w:r w:rsidR="0079706E">
        <w:rPr>
          <w:rFonts w:ascii="宋体" w:eastAsia="宋体" w:hAnsi="宋体"/>
          <w:sz w:val="24"/>
          <w:szCs w:val="24"/>
        </w:rPr>
        <w:t>Mapper</w:t>
      </w:r>
      <w:r w:rsidR="0079706E">
        <w:rPr>
          <w:rFonts w:ascii="宋体" w:eastAsia="宋体" w:hAnsi="宋体" w:hint="eastAsia"/>
          <w:sz w:val="24"/>
          <w:szCs w:val="24"/>
        </w:rPr>
        <w:t>控制数据库</w:t>
      </w:r>
      <w:r w:rsidR="00EA50C4">
        <w:rPr>
          <w:rFonts w:ascii="宋体" w:eastAsia="宋体" w:hAnsi="宋体" w:hint="eastAsia"/>
          <w:sz w:val="24"/>
          <w:szCs w:val="24"/>
        </w:rPr>
        <w:t>，避免开发人员认为降低</w:t>
      </w:r>
      <w:r w:rsidR="00EA50C4">
        <w:rPr>
          <w:rFonts w:ascii="宋体" w:eastAsia="宋体" w:hAnsi="宋体"/>
          <w:sz w:val="24"/>
          <w:szCs w:val="24"/>
        </w:rPr>
        <w:t>MySQL</w:t>
      </w:r>
      <w:r w:rsidR="00AC5BE2">
        <w:rPr>
          <w:rFonts w:ascii="宋体" w:eastAsia="宋体" w:hAnsi="宋体" w:hint="eastAsia"/>
          <w:sz w:val="24"/>
          <w:szCs w:val="24"/>
        </w:rPr>
        <w:t>执行</w:t>
      </w:r>
      <w:r w:rsidR="00EA50C4">
        <w:rPr>
          <w:rFonts w:ascii="宋体" w:eastAsia="宋体" w:hAnsi="宋体" w:hint="eastAsia"/>
          <w:sz w:val="24"/>
          <w:szCs w:val="24"/>
        </w:rPr>
        <w:t>速率。</w:t>
      </w:r>
      <w:r w:rsidR="001F1729">
        <w:rPr>
          <w:rFonts w:ascii="宋体" w:eastAsia="宋体" w:hAnsi="宋体" w:hint="eastAsia"/>
          <w:sz w:val="24"/>
          <w:szCs w:val="24"/>
        </w:rPr>
        <w:t>SSM框架结合g</w:t>
      </w:r>
      <w:r w:rsidR="001F1729">
        <w:rPr>
          <w:rFonts w:ascii="宋体" w:eastAsia="宋体" w:hAnsi="宋体"/>
          <w:sz w:val="24"/>
          <w:szCs w:val="24"/>
        </w:rPr>
        <w:t>enerator</w:t>
      </w:r>
      <w:r w:rsidR="001F1729">
        <w:rPr>
          <w:rFonts w:ascii="宋体" w:eastAsia="宋体" w:hAnsi="宋体" w:hint="eastAsia"/>
          <w:sz w:val="24"/>
          <w:szCs w:val="24"/>
        </w:rPr>
        <w:t>工具实现快速开发高质量代码</w:t>
      </w:r>
      <w:r w:rsidR="007B020D">
        <w:rPr>
          <w:rFonts w:ascii="宋体" w:eastAsia="宋体" w:hAnsi="宋体" w:hint="eastAsia"/>
          <w:sz w:val="24"/>
          <w:szCs w:val="24"/>
        </w:rPr>
        <w:t>。在接口管理方面，</w:t>
      </w:r>
      <w:r w:rsidR="00B2522B">
        <w:rPr>
          <w:rFonts w:ascii="宋体" w:eastAsia="宋体" w:hAnsi="宋体" w:hint="eastAsia"/>
          <w:sz w:val="24"/>
          <w:szCs w:val="24"/>
        </w:rPr>
        <w:t>使用DOCLever在线接口管理平台开发管理已完成开发的接口</w:t>
      </w:r>
      <w:r w:rsidR="007526B0">
        <w:rPr>
          <w:rFonts w:ascii="宋体" w:eastAsia="宋体" w:hAnsi="宋体" w:hint="eastAsia"/>
          <w:sz w:val="24"/>
          <w:szCs w:val="24"/>
        </w:rPr>
        <w:t>，通过</w:t>
      </w:r>
      <w:r w:rsidR="007526B0">
        <w:rPr>
          <w:rFonts w:ascii="宋体" w:eastAsia="宋体" w:hAnsi="宋体"/>
          <w:sz w:val="24"/>
          <w:szCs w:val="24"/>
        </w:rPr>
        <w:t>Postman</w:t>
      </w:r>
      <w:r w:rsidR="007526B0">
        <w:rPr>
          <w:rFonts w:ascii="宋体" w:eastAsia="宋体" w:hAnsi="宋体" w:hint="eastAsia"/>
          <w:sz w:val="24"/>
          <w:szCs w:val="24"/>
        </w:rPr>
        <w:t>接口测试工具对已完成开发的接口进行测试</w:t>
      </w:r>
      <w:r w:rsidR="00B2522B">
        <w:rPr>
          <w:rFonts w:ascii="宋体" w:eastAsia="宋体" w:hAnsi="宋体" w:hint="eastAsia"/>
          <w:sz w:val="24"/>
          <w:szCs w:val="24"/>
        </w:rPr>
        <w:t>。</w:t>
      </w:r>
    </w:p>
    <w:p w14:paraId="7E2C55BE" w14:textId="46362633" w:rsidR="005778D6" w:rsidRDefault="005778D6" w:rsidP="00D847EC">
      <w:pPr>
        <w:pStyle w:val="3"/>
        <w:numPr>
          <w:ilvl w:val="2"/>
          <w:numId w:val="7"/>
        </w:numPr>
      </w:pPr>
      <w:bookmarkStart w:id="58" w:name="_Toc510169368"/>
      <w:r>
        <w:rPr>
          <w:rFonts w:hint="eastAsia"/>
        </w:rPr>
        <w:t>经济可行性</w:t>
      </w:r>
      <w:bookmarkEnd w:id="58"/>
    </w:p>
    <w:p w14:paraId="26643DE8" w14:textId="1EC3C6EE" w:rsidR="005778D6" w:rsidRDefault="005778D6" w:rsidP="00F556B6">
      <w:pPr>
        <w:spacing w:line="460" w:lineRule="exact"/>
        <w:rPr>
          <w:rFonts w:ascii="宋体" w:eastAsia="宋体" w:hAnsi="宋体"/>
          <w:sz w:val="24"/>
          <w:szCs w:val="24"/>
        </w:rPr>
      </w:pPr>
      <w:r>
        <w:tab/>
      </w:r>
      <w:r w:rsidRPr="00F556B6">
        <w:rPr>
          <w:rFonts w:ascii="宋体" w:eastAsia="宋体" w:hAnsi="宋体" w:hint="eastAsia"/>
          <w:sz w:val="24"/>
          <w:szCs w:val="24"/>
        </w:rPr>
        <w:t>传统的招生信息管理模式在人、财、物等方面的费用极为巨大，在耗费之余还记忆造成信息丢失和出错，这些都会给</w:t>
      </w:r>
      <w:r w:rsidR="007D6863">
        <w:rPr>
          <w:rFonts w:ascii="宋体" w:eastAsia="宋体" w:hAnsi="宋体" w:hint="eastAsia"/>
          <w:sz w:val="24"/>
          <w:szCs w:val="24"/>
        </w:rPr>
        <w:t>学院</w:t>
      </w:r>
      <w:r w:rsidRPr="00F556B6">
        <w:rPr>
          <w:rFonts w:ascii="宋体" w:eastAsia="宋体" w:hAnsi="宋体" w:hint="eastAsia"/>
          <w:sz w:val="24"/>
          <w:szCs w:val="24"/>
        </w:rPr>
        <w:t>招生办带来不必要的损失，损失就需要运营成本来弥补。鼓励</w:t>
      </w:r>
      <w:r w:rsidR="007D6863">
        <w:rPr>
          <w:rFonts w:ascii="宋体" w:eastAsia="宋体" w:hAnsi="宋体" w:hint="eastAsia"/>
          <w:sz w:val="24"/>
          <w:szCs w:val="24"/>
        </w:rPr>
        <w:t>学院</w:t>
      </w:r>
      <w:r w:rsidRPr="00F556B6">
        <w:rPr>
          <w:rFonts w:ascii="宋体" w:eastAsia="宋体" w:hAnsi="宋体" w:hint="eastAsia"/>
          <w:sz w:val="24"/>
          <w:szCs w:val="24"/>
        </w:rPr>
        <w:t>建立招生管理信息系统就旨在提高招生办工作人员的工作效率，可降低劳动承办。而开发</w:t>
      </w:r>
      <w:r w:rsidR="004907E5">
        <w:rPr>
          <w:rFonts w:ascii="宋体" w:eastAsia="宋体" w:hAnsi="宋体" w:hint="eastAsia"/>
          <w:sz w:val="24"/>
          <w:szCs w:val="24"/>
        </w:rPr>
        <w:t>学院招生管理</w:t>
      </w:r>
      <w:r w:rsidRPr="00F556B6">
        <w:rPr>
          <w:rFonts w:ascii="宋体" w:eastAsia="宋体" w:hAnsi="宋体" w:hint="eastAsia"/>
          <w:sz w:val="24"/>
          <w:szCs w:val="24"/>
        </w:rPr>
        <w:t>系统所需要的成本较低，并且有国家的大力支持。可见，系统的开发与应用效益要大于开发成本，因此在经济上具有可行性。</w:t>
      </w:r>
    </w:p>
    <w:p w14:paraId="57B35514" w14:textId="5AD619A6" w:rsidR="009F35EA" w:rsidRPr="00F556B6" w:rsidRDefault="009F35EA" w:rsidP="00F556B6">
      <w:pPr>
        <w:spacing w:line="460" w:lineRule="exact"/>
        <w:rPr>
          <w:rFonts w:ascii="宋体" w:eastAsia="宋体" w:hAnsi="宋体"/>
          <w:sz w:val="24"/>
          <w:szCs w:val="24"/>
        </w:rPr>
      </w:pPr>
      <w:r>
        <w:rPr>
          <w:rFonts w:ascii="宋体" w:eastAsia="宋体" w:hAnsi="宋体"/>
          <w:sz w:val="24"/>
          <w:szCs w:val="24"/>
        </w:rPr>
        <w:tab/>
      </w:r>
      <w:r w:rsidR="00A37778">
        <w:rPr>
          <w:rFonts w:ascii="宋体" w:eastAsia="宋体" w:hAnsi="宋体" w:hint="eastAsia"/>
          <w:sz w:val="24"/>
          <w:szCs w:val="24"/>
        </w:rPr>
        <w:t>随着国家积极推进管理领域信息化建设进程，</w:t>
      </w:r>
      <w:r w:rsidR="00DC4A6B">
        <w:rPr>
          <w:rFonts w:ascii="宋体" w:eastAsia="宋体" w:hAnsi="宋体" w:hint="eastAsia"/>
          <w:sz w:val="24"/>
          <w:szCs w:val="24"/>
        </w:rPr>
        <w:t>传统落后的人工管理模式已经与时代脱轨，而与时俱进的计算机科技取代传统招生管理模式势在必行。</w:t>
      </w:r>
      <w:r w:rsidR="00C70C72">
        <w:rPr>
          <w:rFonts w:ascii="宋体" w:eastAsia="宋体" w:hAnsi="宋体" w:hint="eastAsia"/>
          <w:sz w:val="24"/>
          <w:szCs w:val="24"/>
        </w:rPr>
        <w:t>除了成本消耗大，人力、物力、财力损失严重，数据完整性丢失，容错能力弱等显性弊端外，传统的人工管理招生信息模式在劳动承办以及</w:t>
      </w:r>
      <w:r w:rsidR="00294188">
        <w:rPr>
          <w:rFonts w:ascii="宋体" w:eastAsia="宋体" w:hAnsi="宋体" w:hint="eastAsia"/>
          <w:sz w:val="24"/>
          <w:szCs w:val="24"/>
        </w:rPr>
        <w:t>系统运营收益</w:t>
      </w:r>
      <w:r w:rsidR="00C70C72">
        <w:rPr>
          <w:rFonts w:ascii="宋体" w:eastAsia="宋体" w:hAnsi="宋体" w:hint="eastAsia"/>
          <w:sz w:val="24"/>
          <w:szCs w:val="24"/>
        </w:rPr>
        <w:t>方面都存在着很</w:t>
      </w:r>
      <w:r w:rsidR="00886A1C">
        <w:rPr>
          <w:rFonts w:ascii="宋体" w:eastAsia="宋体" w:hAnsi="宋体" w:hint="eastAsia"/>
          <w:sz w:val="24"/>
          <w:szCs w:val="24"/>
        </w:rPr>
        <w:t>多</w:t>
      </w:r>
      <w:r w:rsidR="00294188">
        <w:rPr>
          <w:rFonts w:ascii="宋体" w:eastAsia="宋体" w:hAnsi="宋体" w:hint="eastAsia"/>
          <w:sz w:val="24"/>
          <w:szCs w:val="24"/>
        </w:rPr>
        <w:t>的利润问题</w:t>
      </w:r>
      <w:r w:rsidR="00886A1C">
        <w:rPr>
          <w:rFonts w:ascii="宋体" w:eastAsia="宋体" w:hAnsi="宋体" w:hint="eastAsia"/>
          <w:sz w:val="24"/>
          <w:szCs w:val="24"/>
        </w:rPr>
        <w:t>。</w:t>
      </w:r>
      <w:r w:rsidR="00411F6E">
        <w:rPr>
          <w:rFonts w:ascii="宋体" w:eastAsia="宋体" w:hAnsi="宋体" w:hint="eastAsia"/>
          <w:sz w:val="24"/>
          <w:szCs w:val="24"/>
        </w:rPr>
        <w:t>开发信息化学院招生管理系统成本代价较低，且应用效益比开发成本高，</w:t>
      </w:r>
      <w:r w:rsidR="00875B9D">
        <w:rPr>
          <w:rFonts w:ascii="宋体" w:eastAsia="宋体" w:hAnsi="宋体" w:hint="eastAsia"/>
          <w:sz w:val="24"/>
          <w:szCs w:val="24"/>
        </w:rPr>
        <w:t>故在经济上具有可行性。</w:t>
      </w:r>
    </w:p>
    <w:p w14:paraId="70248349" w14:textId="4792A578" w:rsidR="00E5189D" w:rsidRPr="00720FF9" w:rsidRDefault="00091D61" w:rsidP="00D847EC">
      <w:pPr>
        <w:pStyle w:val="3"/>
        <w:numPr>
          <w:ilvl w:val="2"/>
          <w:numId w:val="7"/>
        </w:numPr>
      </w:pPr>
      <w:bookmarkStart w:id="59" w:name="_Toc510169369"/>
      <w:r>
        <w:rPr>
          <w:rFonts w:hint="eastAsia"/>
        </w:rPr>
        <w:lastRenderedPageBreak/>
        <w:t>运营</w:t>
      </w:r>
      <w:r w:rsidR="005778D6">
        <w:rPr>
          <w:rFonts w:hint="eastAsia"/>
        </w:rPr>
        <w:t>可行性</w:t>
      </w:r>
      <w:bookmarkEnd w:id="59"/>
    </w:p>
    <w:p w14:paraId="501405C4" w14:textId="5B9447C4" w:rsidR="00F16219" w:rsidRPr="008728CD" w:rsidRDefault="00E5189D" w:rsidP="00E5189D">
      <w:pPr>
        <w:spacing w:line="460" w:lineRule="exact"/>
        <w:ind w:firstLine="420"/>
        <w:rPr>
          <w:rFonts w:ascii="宋体" w:eastAsia="宋体" w:hAnsi="宋体"/>
          <w:sz w:val="24"/>
          <w:szCs w:val="24"/>
        </w:rPr>
      </w:pPr>
      <w:r>
        <w:rPr>
          <w:rFonts w:ascii="宋体" w:eastAsia="宋体" w:hAnsi="宋体" w:hint="eastAsia"/>
          <w:sz w:val="24"/>
          <w:szCs w:val="24"/>
        </w:rPr>
        <w:t>人工管理模式与信息化管理模式</w:t>
      </w:r>
      <w:r w:rsidR="009604CD">
        <w:rPr>
          <w:rFonts w:ascii="宋体" w:eastAsia="宋体" w:hAnsi="宋体" w:hint="eastAsia"/>
          <w:sz w:val="24"/>
          <w:szCs w:val="24"/>
        </w:rPr>
        <w:t>本质上没有</w:t>
      </w:r>
      <w:r w:rsidR="002003AC">
        <w:rPr>
          <w:rFonts w:ascii="宋体" w:eastAsia="宋体" w:hAnsi="宋体" w:hint="eastAsia"/>
          <w:sz w:val="24"/>
          <w:szCs w:val="24"/>
        </w:rPr>
        <w:t>多大的区别，系统操作人员可通过系统说明书对系统的功能进行学习浏览，即可掌握系统的简单操作。学院招生管理系统致力于降低招生信息管理的风险，缩短学习系统基本操作所需要消耗的时间，以便用户能快速上手系统。</w:t>
      </w:r>
    </w:p>
    <w:p w14:paraId="65A39940" w14:textId="5F970964" w:rsidR="00A7533F" w:rsidRPr="00145D3E" w:rsidRDefault="00F40BA1" w:rsidP="00977A89">
      <w:pPr>
        <w:spacing w:line="460" w:lineRule="exact"/>
        <w:ind w:firstLine="420"/>
        <w:rPr>
          <w:rFonts w:ascii="宋体" w:eastAsia="宋体" w:hAnsi="宋体"/>
          <w:sz w:val="24"/>
          <w:szCs w:val="24"/>
        </w:rPr>
      </w:pPr>
      <w:r>
        <w:rPr>
          <w:rFonts w:ascii="宋体" w:eastAsia="宋体" w:hAnsi="宋体" w:hint="eastAsia"/>
          <w:sz w:val="24"/>
          <w:szCs w:val="24"/>
        </w:rPr>
        <w:t>根据上述技术、经济、运营可行性描述，</w:t>
      </w:r>
      <w:r w:rsidR="00A7533F" w:rsidRPr="00145D3E">
        <w:rPr>
          <w:rFonts w:ascii="宋体" w:eastAsia="宋体" w:hAnsi="宋体" w:hint="eastAsia"/>
          <w:sz w:val="24"/>
          <w:szCs w:val="24"/>
        </w:rPr>
        <w:t>运营</w:t>
      </w:r>
      <w:r>
        <w:rPr>
          <w:rFonts w:ascii="宋体" w:eastAsia="宋体" w:hAnsi="宋体" w:hint="eastAsia"/>
          <w:sz w:val="24"/>
          <w:szCs w:val="24"/>
        </w:rPr>
        <w:t>该学院招生管理</w:t>
      </w:r>
      <w:r w:rsidR="00A7533F" w:rsidRPr="00145D3E">
        <w:rPr>
          <w:rFonts w:ascii="宋体" w:eastAsia="宋体" w:hAnsi="宋体" w:hint="eastAsia"/>
          <w:sz w:val="24"/>
          <w:szCs w:val="24"/>
        </w:rPr>
        <w:t>系统是具有可行性的。</w:t>
      </w:r>
      <w:r w:rsidR="00977A89" w:rsidRPr="00145D3E">
        <w:rPr>
          <w:rFonts w:ascii="宋体" w:eastAsia="宋体" w:hAnsi="宋体" w:hint="eastAsia"/>
          <w:sz w:val="24"/>
          <w:szCs w:val="24"/>
        </w:rPr>
        <w:t>通过功能需求分析才可以帮助招生办完成招生管理流程的一体化。</w:t>
      </w:r>
      <w:r w:rsidR="00977A89" w:rsidRPr="00145D3E">
        <w:rPr>
          <w:rFonts w:ascii="宋体" w:eastAsia="宋体" w:hAnsi="宋体"/>
          <w:sz w:val="24"/>
          <w:szCs w:val="24"/>
        </w:rPr>
        <w:t xml:space="preserve"> </w:t>
      </w:r>
    </w:p>
    <w:p w14:paraId="417D6D06" w14:textId="37EAA1D1" w:rsidR="006E2850" w:rsidRDefault="006E2850" w:rsidP="00D847EC">
      <w:pPr>
        <w:pStyle w:val="2"/>
        <w:numPr>
          <w:ilvl w:val="1"/>
          <w:numId w:val="9"/>
        </w:numPr>
      </w:pPr>
      <w:bookmarkStart w:id="60" w:name="_Toc510169370"/>
      <w:r>
        <w:rPr>
          <w:rFonts w:hint="eastAsia"/>
        </w:rPr>
        <w:t>业务流程分析</w:t>
      </w:r>
      <w:bookmarkEnd w:id="60"/>
    </w:p>
    <w:p w14:paraId="08F70C80" w14:textId="462D8FD0" w:rsidR="006E2850" w:rsidRPr="000753CB" w:rsidRDefault="008673F7" w:rsidP="0018085F">
      <w:pPr>
        <w:spacing w:line="460" w:lineRule="exact"/>
        <w:ind w:firstLine="420"/>
        <w:rPr>
          <w:rFonts w:ascii="宋体" w:eastAsia="宋体" w:hAnsi="宋体"/>
          <w:sz w:val="24"/>
          <w:szCs w:val="24"/>
        </w:rPr>
      </w:pPr>
      <w:r w:rsidRPr="000753CB">
        <w:rPr>
          <w:rFonts w:ascii="宋体" w:eastAsia="宋体" w:hAnsi="宋体" w:hint="eastAsia"/>
          <w:sz w:val="24"/>
          <w:szCs w:val="24"/>
        </w:rPr>
        <w:t>（1）</w:t>
      </w:r>
      <w:r w:rsidR="006E2850" w:rsidRPr="000753CB">
        <w:rPr>
          <w:rFonts w:ascii="宋体" w:eastAsia="宋体" w:hAnsi="宋体" w:hint="eastAsia"/>
          <w:sz w:val="24"/>
          <w:szCs w:val="24"/>
        </w:rPr>
        <w:t>国家统招招生流程</w:t>
      </w:r>
    </w:p>
    <w:p w14:paraId="6F850FC1" w14:textId="07B295C0" w:rsidR="00373DD0" w:rsidRDefault="000A7F64" w:rsidP="0018085F">
      <w:pPr>
        <w:spacing w:line="460" w:lineRule="exact"/>
        <w:ind w:firstLine="420"/>
        <w:rPr>
          <w:rFonts w:ascii="宋体" w:eastAsia="宋体" w:hAnsi="宋体"/>
          <w:sz w:val="24"/>
          <w:szCs w:val="24"/>
        </w:rPr>
      </w:pPr>
      <w:r>
        <w:rPr>
          <w:rFonts w:ascii="宋体" w:eastAsia="宋体" w:hAnsi="宋体" w:hint="eastAsia"/>
          <w:sz w:val="24"/>
          <w:szCs w:val="24"/>
        </w:rPr>
        <w:t>通过</w:t>
      </w:r>
      <w:r w:rsidR="00DB19B6">
        <w:rPr>
          <w:rFonts w:ascii="宋体" w:eastAsia="宋体" w:hAnsi="宋体" w:hint="eastAsia"/>
          <w:sz w:val="24"/>
          <w:szCs w:val="24"/>
        </w:rPr>
        <w:t>前期需求</w:t>
      </w:r>
      <w:r>
        <w:rPr>
          <w:rFonts w:ascii="宋体" w:eastAsia="宋体" w:hAnsi="宋体" w:hint="eastAsia"/>
          <w:sz w:val="24"/>
          <w:szCs w:val="24"/>
        </w:rPr>
        <w:t>调研</w:t>
      </w:r>
      <w:r w:rsidR="00173478">
        <w:rPr>
          <w:rFonts w:ascii="宋体" w:eastAsia="宋体" w:hAnsi="宋体" w:hint="eastAsia"/>
          <w:sz w:val="24"/>
          <w:szCs w:val="24"/>
        </w:rPr>
        <w:t>可以</w:t>
      </w:r>
      <w:r w:rsidR="00487545">
        <w:rPr>
          <w:rFonts w:ascii="宋体" w:eastAsia="宋体" w:hAnsi="宋体" w:hint="eastAsia"/>
          <w:sz w:val="24"/>
          <w:szCs w:val="24"/>
        </w:rPr>
        <w:t>得出一个完整的招生流程</w:t>
      </w:r>
      <w:r w:rsidR="00B412B8">
        <w:rPr>
          <w:rFonts w:ascii="宋体" w:eastAsia="宋体" w:hAnsi="宋体" w:hint="eastAsia"/>
          <w:sz w:val="24"/>
          <w:szCs w:val="24"/>
        </w:rPr>
        <w:t>，</w:t>
      </w:r>
      <w:r w:rsidR="00730301">
        <w:rPr>
          <w:rFonts w:ascii="宋体" w:eastAsia="宋体" w:hAnsi="宋体" w:hint="eastAsia"/>
          <w:sz w:val="24"/>
          <w:szCs w:val="24"/>
        </w:rPr>
        <w:t>由于广州大学华软软件学院采取统招的招生方式进行招生，故本文主要对统招招生流程进行流程描述。</w:t>
      </w:r>
      <w:r w:rsidR="00B412B8">
        <w:rPr>
          <w:rFonts w:ascii="宋体" w:eastAsia="宋体" w:hAnsi="宋体" w:hint="eastAsia"/>
          <w:sz w:val="24"/>
          <w:szCs w:val="24"/>
        </w:rPr>
        <w:t>全部的高校学院招生工作流程与国家统招流程保持一致</w:t>
      </w:r>
      <w:r w:rsidR="00A11529">
        <w:rPr>
          <w:rFonts w:ascii="宋体" w:eastAsia="宋体" w:hAnsi="宋体" w:hint="eastAsia"/>
          <w:sz w:val="24"/>
          <w:szCs w:val="24"/>
        </w:rPr>
        <w:t>，其流程图见</w:t>
      </w:r>
      <w:r w:rsidR="00377FB4">
        <w:rPr>
          <w:rFonts w:ascii="宋体" w:eastAsia="宋体" w:hAnsi="宋体"/>
          <w:sz w:val="24"/>
          <w:szCs w:val="24"/>
        </w:rPr>
        <w:t>3</w:t>
      </w:r>
      <w:r w:rsidR="00A11529">
        <w:rPr>
          <w:rFonts w:ascii="宋体" w:eastAsia="宋体" w:hAnsi="宋体"/>
          <w:sz w:val="24"/>
          <w:szCs w:val="24"/>
        </w:rPr>
        <w:t>-</w:t>
      </w:r>
      <w:r w:rsidR="00377FB4">
        <w:rPr>
          <w:rFonts w:ascii="宋体" w:eastAsia="宋体" w:hAnsi="宋体"/>
          <w:sz w:val="24"/>
          <w:szCs w:val="24"/>
        </w:rPr>
        <w:t>1</w:t>
      </w:r>
      <w:r w:rsidR="00B412B8">
        <w:rPr>
          <w:rFonts w:ascii="宋体" w:eastAsia="宋体" w:hAnsi="宋体" w:hint="eastAsia"/>
          <w:sz w:val="24"/>
          <w:szCs w:val="24"/>
        </w:rPr>
        <w:t>：</w:t>
      </w:r>
    </w:p>
    <w:p w14:paraId="39BB29A0" w14:textId="77777777" w:rsidR="00B60295" w:rsidRDefault="00BD451A" w:rsidP="00B60295">
      <w:pPr>
        <w:keepNext/>
      </w:pPr>
      <w:r>
        <w:rPr>
          <w:noProof/>
        </w:rPr>
        <w:lastRenderedPageBreak/>
        <w:drawing>
          <wp:inline distT="0" distB="0" distL="0" distR="0" wp14:anchorId="1CF48820" wp14:editId="6C170286">
            <wp:extent cx="5019048" cy="50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048" cy="5000000"/>
                    </a:xfrm>
                    <a:prstGeom prst="rect">
                      <a:avLst/>
                    </a:prstGeom>
                  </pic:spPr>
                </pic:pic>
              </a:graphicData>
            </a:graphic>
          </wp:inline>
        </w:drawing>
      </w:r>
    </w:p>
    <w:p w14:paraId="585FF155" w14:textId="70584ABB" w:rsidR="00514042" w:rsidRPr="00B60295" w:rsidRDefault="00B60295" w:rsidP="00B60295">
      <w:pPr>
        <w:pStyle w:val="af4"/>
        <w:jc w:val="center"/>
        <w:rPr>
          <w:rFonts w:ascii="黑体" w:hAnsi="黑体"/>
          <w:sz w:val="21"/>
          <w:szCs w:val="21"/>
        </w:rPr>
      </w:pPr>
      <w:r w:rsidRPr="00B60295">
        <w:rPr>
          <w:rFonts w:ascii="黑体" w:hAnsi="黑体"/>
          <w:sz w:val="21"/>
          <w:szCs w:val="21"/>
        </w:rPr>
        <w:t>国家统招流程图 3-</w:t>
      </w:r>
      <w:r w:rsidRPr="00B60295">
        <w:rPr>
          <w:rFonts w:ascii="黑体" w:hAnsi="黑体"/>
          <w:sz w:val="21"/>
          <w:szCs w:val="21"/>
        </w:rPr>
        <w:fldChar w:fldCharType="begin"/>
      </w:r>
      <w:r w:rsidRPr="00B60295">
        <w:rPr>
          <w:rFonts w:ascii="黑体" w:hAnsi="黑体"/>
          <w:sz w:val="21"/>
          <w:szCs w:val="21"/>
        </w:rPr>
        <w:instrText xml:space="preserve"> SEQ 国家统招流程图_3-1 \* ARABIC </w:instrText>
      </w:r>
      <w:r w:rsidRPr="00B60295">
        <w:rPr>
          <w:rFonts w:ascii="黑体" w:hAnsi="黑体"/>
          <w:sz w:val="21"/>
          <w:szCs w:val="21"/>
        </w:rPr>
        <w:fldChar w:fldCharType="separate"/>
      </w:r>
      <w:r w:rsidRPr="00B60295">
        <w:rPr>
          <w:rFonts w:ascii="黑体" w:hAnsi="黑体"/>
          <w:noProof/>
          <w:sz w:val="21"/>
          <w:szCs w:val="21"/>
        </w:rPr>
        <w:t>1</w:t>
      </w:r>
      <w:r w:rsidRPr="00B60295">
        <w:rPr>
          <w:rFonts w:ascii="黑体" w:hAnsi="黑体"/>
          <w:sz w:val="21"/>
          <w:szCs w:val="21"/>
        </w:rPr>
        <w:fldChar w:fldCharType="end"/>
      </w:r>
    </w:p>
    <w:p w14:paraId="203438DF" w14:textId="67102F1F" w:rsidR="007F198F" w:rsidRDefault="007F198F" w:rsidP="00D847EC">
      <w:pPr>
        <w:pStyle w:val="2"/>
        <w:numPr>
          <w:ilvl w:val="1"/>
          <w:numId w:val="9"/>
        </w:numPr>
      </w:pPr>
      <w:bookmarkStart w:id="61" w:name="_Toc510169371"/>
      <w:r>
        <w:rPr>
          <w:rFonts w:hint="eastAsia"/>
        </w:rPr>
        <w:t>用户角色分析</w:t>
      </w:r>
      <w:bookmarkEnd w:id="61"/>
    </w:p>
    <w:p w14:paraId="07C9AF50" w14:textId="3DC42D93" w:rsidR="00320D99" w:rsidRDefault="007F198F" w:rsidP="001E29B1">
      <w:pPr>
        <w:spacing w:line="460" w:lineRule="exact"/>
        <w:ind w:firstLine="420"/>
        <w:rPr>
          <w:rFonts w:ascii="宋体" w:eastAsia="宋体" w:hAnsi="宋体"/>
          <w:sz w:val="24"/>
          <w:szCs w:val="24"/>
        </w:rPr>
      </w:pPr>
      <w:r w:rsidRPr="005A3610">
        <w:rPr>
          <w:rFonts w:ascii="宋体" w:eastAsia="宋体" w:hAnsi="宋体" w:hint="eastAsia"/>
          <w:sz w:val="24"/>
          <w:szCs w:val="24"/>
        </w:rPr>
        <w:t>高效</w:t>
      </w:r>
      <w:r w:rsidR="003B41A8">
        <w:rPr>
          <w:rFonts w:ascii="宋体" w:eastAsia="宋体" w:hAnsi="宋体" w:hint="eastAsia"/>
          <w:sz w:val="24"/>
          <w:szCs w:val="24"/>
        </w:rPr>
        <w:t>学院招生管理系统</w:t>
      </w:r>
      <w:r w:rsidRPr="005A3610">
        <w:rPr>
          <w:rFonts w:ascii="宋体" w:eastAsia="宋体" w:hAnsi="宋体" w:hint="eastAsia"/>
          <w:sz w:val="24"/>
          <w:szCs w:val="24"/>
        </w:rPr>
        <w:t>主要是招生办的工作人员与考生进行互动。</w:t>
      </w:r>
    </w:p>
    <w:p w14:paraId="04D5C1BE" w14:textId="4942DE79" w:rsidR="00DA4922" w:rsidRDefault="00843956" w:rsidP="00D847EC">
      <w:pPr>
        <w:pStyle w:val="a7"/>
        <w:numPr>
          <w:ilvl w:val="0"/>
          <w:numId w:val="11"/>
        </w:numPr>
        <w:spacing w:line="460" w:lineRule="exact"/>
        <w:ind w:firstLineChars="0"/>
        <w:rPr>
          <w:rFonts w:ascii="宋体" w:eastAsia="宋体" w:hAnsi="宋体"/>
          <w:sz w:val="24"/>
          <w:szCs w:val="24"/>
        </w:rPr>
      </w:pPr>
      <w:r>
        <w:rPr>
          <w:rFonts w:ascii="宋体" w:eastAsia="宋体" w:hAnsi="宋体" w:hint="eastAsia"/>
          <w:sz w:val="24"/>
          <w:szCs w:val="24"/>
        </w:rPr>
        <w:t>院招生办</w:t>
      </w:r>
    </w:p>
    <w:p w14:paraId="255D9B21" w14:textId="569F7D08" w:rsidR="00DA4922" w:rsidRPr="00DA4922" w:rsidRDefault="00DA4922" w:rsidP="00686316">
      <w:pPr>
        <w:pStyle w:val="a7"/>
        <w:spacing w:line="460" w:lineRule="exact"/>
        <w:ind w:left="840" w:firstLineChars="0" w:firstLine="0"/>
        <w:rPr>
          <w:rFonts w:ascii="宋体" w:eastAsia="宋体" w:hAnsi="宋体"/>
          <w:sz w:val="24"/>
          <w:szCs w:val="24"/>
        </w:rPr>
      </w:pPr>
      <w:r w:rsidRPr="00DA4922">
        <w:rPr>
          <w:rFonts w:ascii="宋体" w:eastAsia="宋体" w:hAnsi="宋体" w:hint="eastAsia"/>
          <w:sz w:val="24"/>
          <w:szCs w:val="24"/>
        </w:rPr>
        <w:t>绝大多数院校都有院招生办部门，专门负责院系的招生计划管理，录取考生管理的工作</w:t>
      </w:r>
    </w:p>
    <w:p w14:paraId="7EA70532" w14:textId="1FA87F60" w:rsidR="00DA4922" w:rsidRDefault="00F91B78" w:rsidP="00D847EC">
      <w:pPr>
        <w:pStyle w:val="a7"/>
        <w:numPr>
          <w:ilvl w:val="0"/>
          <w:numId w:val="11"/>
        </w:numPr>
        <w:spacing w:line="460" w:lineRule="exact"/>
        <w:ind w:firstLineChars="0"/>
        <w:rPr>
          <w:rFonts w:ascii="宋体" w:eastAsia="宋体" w:hAnsi="宋体"/>
          <w:sz w:val="24"/>
          <w:szCs w:val="24"/>
        </w:rPr>
      </w:pPr>
      <w:r>
        <w:rPr>
          <w:rFonts w:ascii="宋体" w:eastAsia="宋体" w:hAnsi="宋体" w:hint="eastAsia"/>
          <w:sz w:val="24"/>
          <w:szCs w:val="24"/>
        </w:rPr>
        <w:t>系招生办</w:t>
      </w:r>
    </w:p>
    <w:p w14:paraId="1E2B5647" w14:textId="614C2BCD" w:rsidR="0002597B" w:rsidRPr="0002597B" w:rsidRDefault="0002597B" w:rsidP="0002597B">
      <w:pPr>
        <w:spacing w:line="460" w:lineRule="exact"/>
        <w:ind w:left="840"/>
        <w:rPr>
          <w:rFonts w:ascii="宋体" w:eastAsia="宋体" w:hAnsi="宋体"/>
          <w:sz w:val="24"/>
          <w:szCs w:val="24"/>
        </w:rPr>
      </w:pPr>
      <w:r>
        <w:rPr>
          <w:rFonts w:ascii="宋体" w:eastAsia="宋体" w:hAnsi="宋体" w:hint="eastAsia"/>
          <w:sz w:val="24"/>
          <w:szCs w:val="24"/>
        </w:rPr>
        <w:t>除了院招生办，学院还存在着系招生办的角色，可以处理新生转专业、学生班级分派等功能</w:t>
      </w:r>
    </w:p>
    <w:p w14:paraId="7BE38505" w14:textId="4978825C" w:rsidR="00F91B78" w:rsidRDefault="00F91B78" w:rsidP="00D847EC">
      <w:pPr>
        <w:pStyle w:val="a7"/>
        <w:numPr>
          <w:ilvl w:val="0"/>
          <w:numId w:val="11"/>
        </w:numPr>
        <w:spacing w:line="460" w:lineRule="exact"/>
        <w:ind w:firstLineChars="0"/>
        <w:rPr>
          <w:rFonts w:ascii="宋体" w:eastAsia="宋体" w:hAnsi="宋体"/>
          <w:sz w:val="24"/>
          <w:szCs w:val="24"/>
        </w:rPr>
      </w:pPr>
      <w:r>
        <w:rPr>
          <w:rFonts w:ascii="宋体" w:eastAsia="宋体" w:hAnsi="宋体" w:hint="eastAsia"/>
          <w:sz w:val="24"/>
          <w:szCs w:val="24"/>
        </w:rPr>
        <w:t>学生</w:t>
      </w:r>
    </w:p>
    <w:p w14:paraId="2F2DE967" w14:textId="7D82F775" w:rsidR="00AA52CD" w:rsidRPr="00AA52CD" w:rsidRDefault="00AA52CD" w:rsidP="00AA52CD">
      <w:pPr>
        <w:spacing w:line="460" w:lineRule="exact"/>
        <w:ind w:left="840"/>
        <w:rPr>
          <w:rFonts w:ascii="宋体" w:eastAsia="宋体" w:hAnsi="宋体"/>
          <w:sz w:val="24"/>
          <w:szCs w:val="24"/>
        </w:rPr>
      </w:pPr>
      <w:r>
        <w:rPr>
          <w:rFonts w:ascii="宋体" w:eastAsia="宋体" w:hAnsi="宋体" w:hint="eastAsia"/>
          <w:sz w:val="24"/>
          <w:szCs w:val="24"/>
        </w:rPr>
        <w:lastRenderedPageBreak/>
        <w:t>学生登录系统后，在首页即可看到个人基本信息，以及录取专业，包括所在院系及专业方向。且可以预览招生计划统计报表，查看学院当前年招生计划。还可查看热门答疑问题。</w:t>
      </w:r>
    </w:p>
    <w:p w14:paraId="26E551CF" w14:textId="078A2C9E" w:rsidR="000A754D" w:rsidRDefault="000A754D" w:rsidP="000A754D">
      <w:pPr>
        <w:spacing w:line="460" w:lineRule="exact"/>
        <w:ind w:left="840"/>
        <w:rPr>
          <w:rFonts w:ascii="宋体" w:eastAsia="宋体" w:hAnsi="宋体"/>
          <w:sz w:val="24"/>
          <w:szCs w:val="24"/>
        </w:rPr>
      </w:pPr>
      <w:r>
        <w:rPr>
          <w:rFonts w:ascii="宋体" w:eastAsia="宋体" w:hAnsi="宋体" w:hint="eastAsia"/>
          <w:sz w:val="24"/>
          <w:szCs w:val="24"/>
        </w:rPr>
        <w:t>用户角色分析见图</w:t>
      </w:r>
      <w:r w:rsidR="0051708E">
        <w:rPr>
          <w:rFonts w:ascii="宋体" w:eastAsia="宋体" w:hAnsi="宋体"/>
          <w:sz w:val="24"/>
          <w:szCs w:val="24"/>
        </w:rPr>
        <w:t>3-2</w:t>
      </w:r>
    </w:p>
    <w:p w14:paraId="159C98C9" w14:textId="77777777" w:rsidR="00CD0323" w:rsidRDefault="00B200CC" w:rsidP="00CD0323">
      <w:pPr>
        <w:keepNext/>
        <w:spacing w:line="360" w:lineRule="auto"/>
        <w:ind w:left="839"/>
      </w:pPr>
      <w:r w:rsidRPr="00B200CC">
        <w:rPr>
          <w:rFonts w:ascii="宋体" w:eastAsia="宋体" w:hAnsi="宋体"/>
          <w:noProof/>
          <w:sz w:val="24"/>
          <w:szCs w:val="24"/>
        </w:rPr>
        <w:drawing>
          <wp:inline distT="0" distB="0" distL="0" distR="0" wp14:anchorId="78E7D731" wp14:editId="028D589E">
            <wp:extent cx="4533900" cy="3524250"/>
            <wp:effectExtent l="0" t="0" r="0" b="0"/>
            <wp:docPr id="13" name="图片 13" descr="F:\GraduattionSources\GraduationProject\Resources\DataSources\功能模块截图\功能模块导图\用户分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raduattionSources\GraduationProject\Resources\DataSources\功能模块截图\功能模块导图\用户分析.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524250"/>
                    </a:xfrm>
                    <a:prstGeom prst="rect">
                      <a:avLst/>
                    </a:prstGeom>
                    <a:noFill/>
                    <a:ln>
                      <a:noFill/>
                    </a:ln>
                  </pic:spPr>
                </pic:pic>
              </a:graphicData>
            </a:graphic>
          </wp:inline>
        </w:drawing>
      </w:r>
    </w:p>
    <w:p w14:paraId="6C3AB4EE" w14:textId="22198822" w:rsidR="00B200CC" w:rsidRPr="00CD0323" w:rsidRDefault="00CD0323" w:rsidP="00CD0323">
      <w:pPr>
        <w:pStyle w:val="af4"/>
        <w:jc w:val="center"/>
        <w:rPr>
          <w:rFonts w:ascii="黑体" w:hAnsi="黑体"/>
          <w:sz w:val="21"/>
          <w:szCs w:val="21"/>
        </w:rPr>
      </w:pPr>
      <w:r w:rsidRPr="00CD0323">
        <w:rPr>
          <w:rFonts w:ascii="黑体" w:hAnsi="黑体"/>
          <w:sz w:val="21"/>
          <w:szCs w:val="21"/>
        </w:rPr>
        <w:t>用户角色分析图</w:t>
      </w:r>
      <w:r>
        <w:rPr>
          <w:rFonts w:ascii="黑体" w:hAnsi="黑体" w:hint="eastAsia"/>
          <w:sz w:val="21"/>
          <w:szCs w:val="21"/>
        </w:rPr>
        <w:t>3</w:t>
      </w:r>
      <w:r>
        <w:rPr>
          <w:rFonts w:ascii="黑体" w:hAnsi="黑体"/>
          <w:sz w:val="21"/>
          <w:szCs w:val="21"/>
        </w:rPr>
        <w:t>-2</w:t>
      </w:r>
    </w:p>
    <w:p w14:paraId="600F58BC" w14:textId="2DAE57B5" w:rsidR="007E70F4" w:rsidRPr="000A754D" w:rsidRDefault="007E70F4" w:rsidP="007E70F4">
      <w:pPr>
        <w:spacing w:line="360" w:lineRule="auto"/>
        <w:ind w:left="839"/>
        <w:jc w:val="center"/>
        <w:rPr>
          <w:rFonts w:ascii="宋体" w:eastAsia="宋体" w:hAnsi="宋体"/>
          <w:sz w:val="24"/>
          <w:szCs w:val="24"/>
        </w:rPr>
      </w:pPr>
    </w:p>
    <w:p w14:paraId="323411E4" w14:textId="56F91ABC" w:rsidR="00320D99" w:rsidRDefault="00320D99" w:rsidP="00D847EC">
      <w:pPr>
        <w:pStyle w:val="2"/>
        <w:numPr>
          <w:ilvl w:val="1"/>
          <w:numId w:val="9"/>
        </w:numPr>
      </w:pPr>
      <w:bookmarkStart w:id="62" w:name="_Toc510169372"/>
      <w:r>
        <w:rPr>
          <w:rFonts w:hint="eastAsia"/>
        </w:rPr>
        <w:t>功能需求分析</w:t>
      </w:r>
      <w:bookmarkEnd w:id="62"/>
    </w:p>
    <w:p w14:paraId="2D83707F" w14:textId="26E9AD91" w:rsidR="00320D99" w:rsidRPr="001E29B1" w:rsidRDefault="00320D99" w:rsidP="001E29B1">
      <w:pPr>
        <w:spacing w:line="460" w:lineRule="exact"/>
        <w:rPr>
          <w:rFonts w:ascii="宋体" w:eastAsia="宋体" w:hAnsi="宋体"/>
          <w:sz w:val="24"/>
          <w:szCs w:val="24"/>
        </w:rPr>
      </w:pPr>
      <w:r>
        <w:tab/>
      </w:r>
      <w:r w:rsidR="00C26B8E">
        <w:rPr>
          <w:rFonts w:ascii="宋体" w:eastAsia="宋体" w:hAnsi="宋体" w:hint="eastAsia"/>
          <w:sz w:val="24"/>
          <w:szCs w:val="24"/>
        </w:rPr>
        <w:t>在前期工作准备中，</w:t>
      </w:r>
      <w:r w:rsidR="006446E9">
        <w:rPr>
          <w:rFonts w:ascii="宋体" w:eastAsia="宋体" w:hAnsi="宋体" w:hint="eastAsia"/>
          <w:sz w:val="24"/>
          <w:szCs w:val="24"/>
        </w:rPr>
        <w:t>对招生办业务流程进行了粗略</w:t>
      </w:r>
      <w:r w:rsidR="00E75F5A">
        <w:rPr>
          <w:rFonts w:ascii="宋体" w:eastAsia="宋体" w:hAnsi="宋体" w:hint="eastAsia"/>
          <w:sz w:val="24"/>
          <w:szCs w:val="24"/>
        </w:rPr>
        <w:t>的</w:t>
      </w:r>
      <w:r w:rsidRPr="001E29B1">
        <w:rPr>
          <w:rFonts w:ascii="宋体" w:eastAsia="宋体" w:hAnsi="宋体" w:hint="eastAsia"/>
          <w:sz w:val="24"/>
          <w:szCs w:val="24"/>
        </w:rPr>
        <w:t>调查，</w:t>
      </w:r>
      <w:r w:rsidR="00B37417">
        <w:rPr>
          <w:rFonts w:ascii="宋体" w:eastAsia="宋体" w:hAnsi="宋体" w:hint="eastAsia"/>
          <w:sz w:val="24"/>
          <w:szCs w:val="24"/>
        </w:rPr>
        <w:t>通过研究调查结果，可以将招生信息管理系统分为以下几大模块：</w:t>
      </w:r>
      <w:r w:rsidR="00994D94">
        <w:rPr>
          <w:rFonts w:ascii="宋体" w:eastAsia="宋体" w:hAnsi="宋体" w:hint="eastAsia"/>
          <w:sz w:val="24"/>
          <w:szCs w:val="24"/>
        </w:rPr>
        <w:t>学院网站部分的</w:t>
      </w:r>
      <w:r w:rsidR="0074645A">
        <w:rPr>
          <w:rFonts w:ascii="宋体" w:eastAsia="宋体" w:hAnsi="宋体" w:hint="eastAsia"/>
          <w:sz w:val="24"/>
          <w:szCs w:val="24"/>
        </w:rPr>
        <w:t>学院宣传模块</w:t>
      </w:r>
      <w:r w:rsidR="00126B44">
        <w:rPr>
          <w:rFonts w:ascii="宋体" w:eastAsia="宋体" w:hAnsi="宋体" w:hint="eastAsia"/>
          <w:sz w:val="24"/>
          <w:szCs w:val="24"/>
        </w:rPr>
        <w:t>、</w:t>
      </w:r>
      <w:r w:rsidR="00994D94">
        <w:rPr>
          <w:rFonts w:ascii="宋体" w:eastAsia="宋体" w:hAnsi="宋体" w:hint="eastAsia"/>
          <w:sz w:val="24"/>
          <w:szCs w:val="24"/>
        </w:rPr>
        <w:t>学生端的</w:t>
      </w:r>
      <w:r w:rsidR="006C399A">
        <w:rPr>
          <w:rFonts w:ascii="宋体" w:eastAsia="宋体" w:hAnsi="宋体" w:hint="eastAsia"/>
          <w:sz w:val="24"/>
          <w:szCs w:val="24"/>
        </w:rPr>
        <w:t>新生基本信息模块</w:t>
      </w:r>
      <w:r w:rsidR="006C4DE2">
        <w:rPr>
          <w:rFonts w:ascii="宋体" w:eastAsia="宋体" w:hAnsi="宋体" w:hint="eastAsia"/>
          <w:sz w:val="24"/>
          <w:szCs w:val="24"/>
        </w:rPr>
        <w:t>、</w:t>
      </w:r>
      <w:r w:rsidR="00BC1949">
        <w:rPr>
          <w:rFonts w:ascii="宋体" w:eastAsia="宋体" w:hAnsi="宋体" w:hint="eastAsia"/>
          <w:sz w:val="24"/>
          <w:szCs w:val="24"/>
        </w:rPr>
        <w:t>院招生办</w:t>
      </w:r>
      <w:r w:rsidR="00367466">
        <w:rPr>
          <w:rFonts w:ascii="宋体" w:eastAsia="宋体" w:hAnsi="宋体" w:hint="eastAsia"/>
          <w:sz w:val="24"/>
          <w:szCs w:val="24"/>
        </w:rPr>
        <w:t>部分的</w:t>
      </w:r>
      <w:r w:rsidR="00126B44">
        <w:rPr>
          <w:rFonts w:ascii="宋体" w:eastAsia="宋体" w:hAnsi="宋体" w:hint="eastAsia"/>
          <w:sz w:val="24"/>
          <w:szCs w:val="24"/>
        </w:rPr>
        <w:t>考生数据提取模块、招生计划管理模块、招生宣传管理模块、录取管理模块、综合查询功能模块、系统管理模块</w:t>
      </w:r>
      <w:r w:rsidRPr="001E29B1">
        <w:rPr>
          <w:rFonts w:ascii="宋体" w:eastAsia="宋体" w:hAnsi="宋体" w:hint="eastAsia"/>
          <w:sz w:val="24"/>
          <w:szCs w:val="24"/>
        </w:rPr>
        <w:t>，</w:t>
      </w:r>
      <w:r w:rsidR="00CD730B">
        <w:rPr>
          <w:rFonts w:ascii="宋体" w:eastAsia="宋体" w:hAnsi="宋体" w:hint="eastAsia"/>
          <w:sz w:val="24"/>
          <w:szCs w:val="24"/>
        </w:rPr>
        <w:t>八大模块各司其职，完成各自的工作任务</w:t>
      </w:r>
      <w:r w:rsidR="001C6484">
        <w:rPr>
          <w:rFonts w:ascii="宋体" w:eastAsia="宋体" w:hAnsi="宋体" w:hint="eastAsia"/>
          <w:sz w:val="24"/>
          <w:szCs w:val="24"/>
        </w:rPr>
        <w:t>,下面对</w:t>
      </w:r>
      <w:r w:rsidR="001F0BB5">
        <w:rPr>
          <w:rFonts w:ascii="宋体" w:eastAsia="宋体" w:hAnsi="宋体" w:hint="eastAsia"/>
          <w:sz w:val="24"/>
          <w:szCs w:val="24"/>
        </w:rPr>
        <w:t>八</w:t>
      </w:r>
      <w:r w:rsidR="001C6484">
        <w:rPr>
          <w:rFonts w:ascii="宋体" w:eastAsia="宋体" w:hAnsi="宋体" w:hint="eastAsia"/>
          <w:sz w:val="24"/>
          <w:szCs w:val="24"/>
        </w:rPr>
        <w:t>大功能模块进行详细的需求分析。</w:t>
      </w:r>
      <w:r w:rsidR="001C6484" w:rsidRPr="001E29B1">
        <w:rPr>
          <w:rFonts w:ascii="宋体" w:eastAsia="宋体" w:hAnsi="宋体"/>
          <w:sz w:val="24"/>
          <w:szCs w:val="24"/>
        </w:rPr>
        <w:t xml:space="preserve"> </w:t>
      </w:r>
    </w:p>
    <w:p w14:paraId="5AAEB7EE" w14:textId="77777777" w:rsidR="00855BE7" w:rsidRPr="00855BE7" w:rsidRDefault="00855BE7" w:rsidP="00D847EC">
      <w:pPr>
        <w:pStyle w:val="a7"/>
        <w:keepNext/>
        <w:keepLines/>
        <w:numPr>
          <w:ilvl w:val="1"/>
          <w:numId w:val="7"/>
        </w:numPr>
        <w:spacing w:before="260" w:after="260" w:line="415" w:lineRule="auto"/>
        <w:ind w:firstLineChars="0"/>
        <w:outlineLvl w:val="2"/>
        <w:rPr>
          <w:rFonts w:eastAsia="黑体"/>
          <w:b/>
          <w:bCs/>
          <w:vanish/>
          <w:sz w:val="24"/>
          <w:szCs w:val="32"/>
        </w:rPr>
      </w:pPr>
      <w:bookmarkStart w:id="63" w:name="_Toc509779729"/>
      <w:bookmarkStart w:id="64" w:name="_Toc509961746"/>
      <w:bookmarkStart w:id="65" w:name="_Toc510132736"/>
      <w:bookmarkStart w:id="66" w:name="_Toc510169373"/>
      <w:bookmarkEnd w:id="63"/>
      <w:bookmarkEnd w:id="64"/>
      <w:bookmarkEnd w:id="65"/>
      <w:bookmarkEnd w:id="66"/>
    </w:p>
    <w:p w14:paraId="69429703" w14:textId="77777777" w:rsidR="00855BE7" w:rsidRPr="00855BE7" w:rsidRDefault="00855BE7" w:rsidP="00D847EC">
      <w:pPr>
        <w:pStyle w:val="a7"/>
        <w:keepNext/>
        <w:keepLines/>
        <w:numPr>
          <w:ilvl w:val="1"/>
          <w:numId w:val="7"/>
        </w:numPr>
        <w:spacing w:before="260" w:after="260" w:line="415" w:lineRule="auto"/>
        <w:ind w:firstLineChars="0"/>
        <w:outlineLvl w:val="2"/>
        <w:rPr>
          <w:rFonts w:eastAsia="黑体"/>
          <w:b/>
          <w:bCs/>
          <w:vanish/>
          <w:sz w:val="24"/>
          <w:szCs w:val="32"/>
        </w:rPr>
      </w:pPr>
      <w:bookmarkStart w:id="67" w:name="_Toc509779730"/>
      <w:bookmarkStart w:id="68" w:name="_Toc509961747"/>
      <w:bookmarkStart w:id="69" w:name="_Toc510132737"/>
      <w:bookmarkStart w:id="70" w:name="_Toc510169374"/>
      <w:bookmarkEnd w:id="67"/>
      <w:bookmarkEnd w:id="68"/>
      <w:bookmarkEnd w:id="69"/>
      <w:bookmarkEnd w:id="70"/>
    </w:p>
    <w:p w14:paraId="63D0BBF0" w14:textId="77777777" w:rsidR="00855BE7" w:rsidRPr="00855BE7" w:rsidRDefault="00855BE7" w:rsidP="00D847EC">
      <w:pPr>
        <w:pStyle w:val="a7"/>
        <w:keepNext/>
        <w:keepLines/>
        <w:numPr>
          <w:ilvl w:val="1"/>
          <w:numId w:val="7"/>
        </w:numPr>
        <w:spacing w:before="260" w:after="260" w:line="415" w:lineRule="auto"/>
        <w:ind w:firstLineChars="0"/>
        <w:outlineLvl w:val="2"/>
        <w:rPr>
          <w:rFonts w:eastAsia="黑体"/>
          <w:b/>
          <w:bCs/>
          <w:vanish/>
          <w:sz w:val="24"/>
          <w:szCs w:val="32"/>
        </w:rPr>
      </w:pPr>
      <w:bookmarkStart w:id="71" w:name="_Toc509779731"/>
      <w:bookmarkStart w:id="72" w:name="_Toc509961748"/>
      <w:bookmarkStart w:id="73" w:name="_Toc510132738"/>
      <w:bookmarkStart w:id="74" w:name="_Toc510169375"/>
      <w:bookmarkEnd w:id="71"/>
      <w:bookmarkEnd w:id="72"/>
      <w:bookmarkEnd w:id="73"/>
      <w:bookmarkEnd w:id="74"/>
    </w:p>
    <w:p w14:paraId="396296F9" w14:textId="77777777" w:rsidR="00855BE7" w:rsidRPr="00855BE7" w:rsidRDefault="00855BE7" w:rsidP="00D847EC">
      <w:pPr>
        <w:pStyle w:val="a7"/>
        <w:keepNext/>
        <w:keepLines/>
        <w:numPr>
          <w:ilvl w:val="1"/>
          <w:numId w:val="7"/>
        </w:numPr>
        <w:spacing w:before="260" w:after="260" w:line="415" w:lineRule="auto"/>
        <w:ind w:firstLineChars="0"/>
        <w:outlineLvl w:val="2"/>
        <w:rPr>
          <w:rFonts w:eastAsia="黑体"/>
          <w:b/>
          <w:bCs/>
          <w:vanish/>
          <w:sz w:val="24"/>
          <w:szCs w:val="32"/>
        </w:rPr>
      </w:pPr>
      <w:bookmarkStart w:id="75" w:name="_Toc509779732"/>
      <w:bookmarkStart w:id="76" w:name="_Toc509961749"/>
      <w:bookmarkStart w:id="77" w:name="_Toc510132739"/>
      <w:bookmarkStart w:id="78" w:name="_Toc510169376"/>
      <w:bookmarkEnd w:id="75"/>
      <w:bookmarkEnd w:id="76"/>
      <w:bookmarkEnd w:id="77"/>
      <w:bookmarkEnd w:id="78"/>
    </w:p>
    <w:p w14:paraId="1C79FB1F" w14:textId="77777777" w:rsidR="00715B27" w:rsidRPr="00715B27" w:rsidRDefault="00715B27" w:rsidP="00D847EC">
      <w:pPr>
        <w:pStyle w:val="a7"/>
        <w:keepNext/>
        <w:keepLines/>
        <w:numPr>
          <w:ilvl w:val="0"/>
          <w:numId w:val="8"/>
        </w:numPr>
        <w:spacing w:before="260" w:after="260" w:line="415" w:lineRule="auto"/>
        <w:ind w:firstLineChars="0"/>
        <w:outlineLvl w:val="2"/>
        <w:rPr>
          <w:rFonts w:eastAsia="黑体"/>
          <w:b/>
          <w:bCs/>
          <w:vanish/>
          <w:sz w:val="24"/>
          <w:szCs w:val="32"/>
        </w:rPr>
      </w:pPr>
      <w:bookmarkStart w:id="79" w:name="_Toc509779733"/>
      <w:bookmarkStart w:id="80" w:name="_Toc509961750"/>
      <w:bookmarkStart w:id="81" w:name="_Toc510132740"/>
      <w:bookmarkStart w:id="82" w:name="_Toc510169377"/>
      <w:bookmarkEnd w:id="79"/>
      <w:bookmarkEnd w:id="80"/>
      <w:bookmarkEnd w:id="81"/>
      <w:bookmarkEnd w:id="82"/>
    </w:p>
    <w:p w14:paraId="352A91D9" w14:textId="77777777" w:rsidR="00715B27" w:rsidRPr="00715B27" w:rsidRDefault="00715B27" w:rsidP="00D847EC">
      <w:pPr>
        <w:pStyle w:val="a7"/>
        <w:keepNext/>
        <w:keepLines/>
        <w:numPr>
          <w:ilvl w:val="0"/>
          <w:numId w:val="8"/>
        </w:numPr>
        <w:spacing w:before="260" w:after="260" w:line="415" w:lineRule="auto"/>
        <w:ind w:firstLineChars="0"/>
        <w:outlineLvl w:val="2"/>
        <w:rPr>
          <w:rFonts w:eastAsia="黑体"/>
          <w:b/>
          <w:bCs/>
          <w:vanish/>
          <w:sz w:val="24"/>
          <w:szCs w:val="32"/>
        </w:rPr>
      </w:pPr>
      <w:bookmarkStart w:id="83" w:name="_Toc509779734"/>
      <w:bookmarkStart w:id="84" w:name="_Toc509961751"/>
      <w:bookmarkStart w:id="85" w:name="_Toc510132741"/>
      <w:bookmarkStart w:id="86" w:name="_Toc510169378"/>
      <w:bookmarkEnd w:id="83"/>
      <w:bookmarkEnd w:id="84"/>
      <w:bookmarkEnd w:id="85"/>
      <w:bookmarkEnd w:id="86"/>
    </w:p>
    <w:p w14:paraId="0E28F887" w14:textId="77777777" w:rsidR="00715B27" w:rsidRPr="00715B27" w:rsidRDefault="00715B27" w:rsidP="00D847EC">
      <w:pPr>
        <w:pStyle w:val="a7"/>
        <w:keepNext/>
        <w:keepLines/>
        <w:numPr>
          <w:ilvl w:val="0"/>
          <w:numId w:val="8"/>
        </w:numPr>
        <w:spacing w:before="260" w:after="260" w:line="415" w:lineRule="auto"/>
        <w:ind w:firstLineChars="0"/>
        <w:outlineLvl w:val="2"/>
        <w:rPr>
          <w:rFonts w:eastAsia="黑体"/>
          <w:b/>
          <w:bCs/>
          <w:vanish/>
          <w:sz w:val="24"/>
          <w:szCs w:val="32"/>
        </w:rPr>
      </w:pPr>
      <w:bookmarkStart w:id="87" w:name="_Toc509779735"/>
      <w:bookmarkStart w:id="88" w:name="_Toc509961752"/>
      <w:bookmarkStart w:id="89" w:name="_Toc510132742"/>
      <w:bookmarkStart w:id="90" w:name="_Toc510169379"/>
      <w:bookmarkEnd w:id="87"/>
      <w:bookmarkEnd w:id="88"/>
      <w:bookmarkEnd w:id="89"/>
      <w:bookmarkEnd w:id="90"/>
    </w:p>
    <w:p w14:paraId="3CF901A5" w14:textId="77777777" w:rsidR="00715B27" w:rsidRPr="00715B27" w:rsidRDefault="00715B27" w:rsidP="00D847EC">
      <w:pPr>
        <w:pStyle w:val="a7"/>
        <w:keepNext/>
        <w:keepLines/>
        <w:numPr>
          <w:ilvl w:val="1"/>
          <w:numId w:val="8"/>
        </w:numPr>
        <w:spacing w:before="260" w:after="260" w:line="415" w:lineRule="auto"/>
        <w:ind w:firstLineChars="0"/>
        <w:outlineLvl w:val="2"/>
        <w:rPr>
          <w:rFonts w:eastAsia="黑体"/>
          <w:b/>
          <w:bCs/>
          <w:vanish/>
          <w:sz w:val="24"/>
          <w:szCs w:val="32"/>
        </w:rPr>
      </w:pPr>
      <w:bookmarkStart w:id="91" w:name="_Toc509779736"/>
      <w:bookmarkStart w:id="92" w:name="_Toc509961753"/>
      <w:bookmarkStart w:id="93" w:name="_Toc510132743"/>
      <w:bookmarkStart w:id="94" w:name="_Toc510169380"/>
      <w:bookmarkEnd w:id="91"/>
      <w:bookmarkEnd w:id="92"/>
      <w:bookmarkEnd w:id="93"/>
      <w:bookmarkEnd w:id="94"/>
    </w:p>
    <w:p w14:paraId="01B3A562" w14:textId="77777777" w:rsidR="00715B27" w:rsidRPr="00715B27" w:rsidRDefault="00715B27" w:rsidP="00D847EC">
      <w:pPr>
        <w:pStyle w:val="a7"/>
        <w:keepNext/>
        <w:keepLines/>
        <w:numPr>
          <w:ilvl w:val="1"/>
          <w:numId w:val="8"/>
        </w:numPr>
        <w:spacing w:before="260" w:after="260" w:line="415" w:lineRule="auto"/>
        <w:ind w:firstLineChars="0"/>
        <w:outlineLvl w:val="2"/>
        <w:rPr>
          <w:rFonts w:eastAsia="黑体"/>
          <w:b/>
          <w:bCs/>
          <w:vanish/>
          <w:sz w:val="24"/>
          <w:szCs w:val="32"/>
        </w:rPr>
      </w:pPr>
      <w:bookmarkStart w:id="95" w:name="_Toc509779737"/>
      <w:bookmarkStart w:id="96" w:name="_Toc509961754"/>
      <w:bookmarkStart w:id="97" w:name="_Toc510132744"/>
      <w:bookmarkStart w:id="98" w:name="_Toc510169381"/>
      <w:bookmarkEnd w:id="95"/>
      <w:bookmarkEnd w:id="96"/>
      <w:bookmarkEnd w:id="97"/>
      <w:bookmarkEnd w:id="98"/>
    </w:p>
    <w:p w14:paraId="1430F05C" w14:textId="77777777" w:rsidR="00715B27" w:rsidRPr="00715B27" w:rsidRDefault="00715B27" w:rsidP="00D847EC">
      <w:pPr>
        <w:pStyle w:val="a7"/>
        <w:keepNext/>
        <w:keepLines/>
        <w:numPr>
          <w:ilvl w:val="1"/>
          <w:numId w:val="8"/>
        </w:numPr>
        <w:spacing w:before="260" w:after="260" w:line="415" w:lineRule="auto"/>
        <w:ind w:firstLineChars="0"/>
        <w:outlineLvl w:val="2"/>
        <w:rPr>
          <w:rFonts w:eastAsia="黑体"/>
          <w:b/>
          <w:bCs/>
          <w:vanish/>
          <w:sz w:val="24"/>
          <w:szCs w:val="32"/>
        </w:rPr>
      </w:pPr>
      <w:bookmarkStart w:id="99" w:name="_Toc509779738"/>
      <w:bookmarkStart w:id="100" w:name="_Toc509961755"/>
      <w:bookmarkStart w:id="101" w:name="_Toc510132745"/>
      <w:bookmarkStart w:id="102" w:name="_Toc510169382"/>
      <w:bookmarkEnd w:id="99"/>
      <w:bookmarkEnd w:id="100"/>
      <w:bookmarkEnd w:id="101"/>
      <w:bookmarkEnd w:id="102"/>
    </w:p>
    <w:p w14:paraId="6FE68D4C" w14:textId="77777777" w:rsidR="00715B27" w:rsidRPr="00715B27" w:rsidRDefault="00715B27" w:rsidP="00D847EC">
      <w:pPr>
        <w:pStyle w:val="a7"/>
        <w:keepNext/>
        <w:keepLines/>
        <w:numPr>
          <w:ilvl w:val="1"/>
          <w:numId w:val="8"/>
        </w:numPr>
        <w:spacing w:before="260" w:after="260" w:line="415" w:lineRule="auto"/>
        <w:ind w:firstLineChars="0"/>
        <w:outlineLvl w:val="2"/>
        <w:rPr>
          <w:rFonts w:eastAsia="黑体"/>
          <w:b/>
          <w:bCs/>
          <w:vanish/>
          <w:sz w:val="24"/>
          <w:szCs w:val="32"/>
        </w:rPr>
      </w:pPr>
      <w:bookmarkStart w:id="103" w:name="_Toc509779739"/>
      <w:bookmarkStart w:id="104" w:name="_Toc509961756"/>
      <w:bookmarkStart w:id="105" w:name="_Toc510132746"/>
      <w:bookmarkStart w:id="106" w:name="_Toc510169383"/>
      <w:bookmarkEnd w:id="103"/>
      <w:bookmarkEnd w:id="104"/>
      <w:bookmarkEnd w:id="105"/>
      <w:bookmarkEnd w:id="106"/>
    </w:p>
    <w:p w14:paraId="77918674" w14:textId="3319EE98" w:rsidR="00A66C0A" w:rsidRPr="00CF5781" w:rsidRDefault="00DF729C" w:rsidP="00D847EC">
      <w:pPr>
        <w:pStyle w:val="3"/>
        <w:numPr>
          <w:ilvl w:val="2"/>
          <w:numId w:val="8"/>
        </w:numPr>
      </w:pPr>
      <w:bookmarkStart w:id="107" w:name="_Toc510169384"/>
      <w:r>
        <w:rPr>
          <w:rFonts w:hint="eastAsia"/>
        </w:rPr>
        <w:t>学院宣传模块</w:t>
      </w:r>
      <w:bookmarkEnd w:id="107"/>
    </w:p>
    <w:p w14:paraId="777CA515" w14:textId="739C2C53" w:rsidR="004C5AB2" w:rsidRPr="00B64840" w:rsidRDefault="00F733F3" w:rsidP="00B64840">
      <w:pPr>
        <w:spacing w:line="460" w:lineRule="exact"/>
        <w:rPr>
          <w:rFonts w:ascii="宋体" w:eastAsia="宋体" w:hAnsi="宋体"/>
          <w:sz w:val="24"/>
          <w:szCs w:val="24"/>
        </w:rPr>
      </w:pPr>
      <w:r>
        <w:rPr>
          <w:rFonts w:ascii="宋体" w:eastAsia="宋体" w:hAnsi="宋体"/>
          <w:sz w:val="24"/>
          <w:szCs w:val="24"/>
        </w:rPr>
        <w:tab/>
      </w:r>
      <w:r w:rsidR="00905F5C">
        <w:rPr>
          <w:rFonts w:ascii="宋体" w:eastAsia="宋体" w:hAnsi="宋体" w:hint="eastAsia"/>
          <w:sz w:val="24"/>
          <w:szCs w:val="24"/>
        </w:rPr>
        <w:t>静态展示学院资源。</w:t>
      </w:r>
      <w:r w:rsidR="00066CE0" w:rsidRPr="00066CE0">
        <w:rPr>
          <w:rFonts w:ascii="宋体" w:eastAsia="宋体" w:hAnsi="宋体" w:hint="eastAsia"/>
          <w:sz w:val="24"/>
          <w:szCs w:val="24"/>
        </w:rPr>
        <w:t>作为招生管理系统，学院宣传模块扮演着非常很重要的角色。此模块从学院的角度共享学院各类资源，展示学院风貌及招生计划等。</w:t>
      </w:r>
      <w:r w:rsidR="00D96F3C">
        <w:rPr>
          <w:rFonts w:ascii="宋体" w:eastAsia="宋体" w:hAnsi="宋体" w:hint="eastAsia"/>
          <w:sz w:val="24"/>
          <w:szCs w:val="24"/>
        </w:rPr>
        <w:t>由首页、</w:t>
      </w:r>
      <w:r w:rsidR="00AC3DBD">
        <w:rPr>
          <w:rFonts w:ascii="宋体" w:eastAsia="宋体" w:hAnsi="宋体" w:hint="eastAsia"/>
          <w:sz w:val="24"/>
          <w:szCs w:val="24"/>
        </w:rPr>
        <w:t>华软宣传、招生计划、新生指南、办学特色、联系六部分组成。</w:t>
      </w:r>
    </w:p>
    <w:p w14:paraId="4D2926B3" w14:textId="139D73CF" w:rsidR="00A66C0A" w:rsidRPr="00B64840" w:rsidRDefault="00D6552B" w:rsidP="00B64840">
      <w:pPr>
        <w:spacing w:line="460" w:lineRule="exact"/>
        <w:rPr>
          <w:rFonts w:ascii="宋体" w:eastAsia="宋体" w:hAnsi="宋体"/>
          <w:sz w:val="24"/>
          <w:szCs w:val="24"/>
        </w:rPr>
      </w:pPr>
      <w:r>
        <w:rPr>
          <w:rFonts w:ascii="宋体" w:eastAsia="宋体" w:hAnsi="宋体" w:hint="eastAsia"/>
          <w:sz w:val="24"/>
          <w:szCs w:val="24"/>
        </w:rPr>
        <w:t>（1）</w:t>
      </w:r>
      <w:r w:rsidR="00E370F2">
        <w:rPr>
          <w:rFonts w:ascii="宋体" w:eastAsia="宋体" w:hAnsi="宋体" w:hint="eastAsia"/>
          <w:sz w:val="24"/>
          <w:szCs w:val="24"/>
        </w:rPr>
        <w:t xml:space="preserve"> </w:t>
      </w:r>
      <w:r w:rsidR="00E370F2">
        <w:rPr>
          <w:rFonts w:ascii="宋体" w:eastAsia="宋体" w:hAnsi="宋体"/>
          <w:sz w:val="24"/>
          <w:szCs w:val="24"/>
        </w:rPr>
        <w:t xml:space="preserve"> </w:t>
      </w:r>
      <w:r w:rsidR="00315B22">
        <w:rPr>
          <w:rFonts w:ascii="宋体" w:eastAsia="宋体" w:hAnsi="宋体" w:hint="eastAsia"/>
          <w:sz w:val="24"/>
          <w:szCs w:val="24"/>
        </w:rPr>
        <w:t>首页</w:t>
      </w:r>
    </w:p>
    <w:p w14:paraId="31D9BDAC" w14:textId="5F75FB40" w:rsidR="00A66C0A" w:rsidRDefault="0045034F" w:rsidP="004B3318">
      <w:pPr>
        <w:spacing w:line="460" w:lineRule="exact"/>
        <w:ind w:left="420"/>
        <w:rPr>
          <w:rFonts w:ascii="宋体" w:eastAsia="宋体" w:hAnsi="宋体"/>
          <w:sz w:val="24"/>
          <w:szCs w:val="24"/>
        </w:rPr>
      </w:pPr>
      <w:r>
        <w:rPr>
          <w:rFonts w:ascii="宋体" w:eastAsia="宋体" w:hAnsi="宋体" w:hint="eastAsia"/>
          <w:sz w:val="24"/>
          <w:szCs w:val="24"/>
        </w:rPr>
        <w:t>首页主要作用在于展示广州大学华软软件学院招生办的主要资源，包括</w:t>
      </w:r>
      <w:r w:rsidR="00315B22">
        <w:rPr>
          <w:rFonts w:ascii="宋体" w:eastAsia="宋体" w:hAnsi="宋体" w:hint="eastAsia"/>
          <w:sz w:val="24"/>
          <w:szCs w:val="24"/>
        </w:rPr>
        <w:t>学院校训</w:t>
      </w:r>
      <w:r>
        <w:rPr>
          <w:rFonts w:ascii="宋体" w:eastAsia="宋体" w:hAnsi="宋体" w:hint="eastAsia"/>
          <w:sz w:val="24"/>
          <w:szCs w:val="24"/>
        </w:rPr>
        <w:t>：</w:t>
      </w:r>
      <w:r w:rsidR="00D1410B">
        <w:rPr>
          <w:rFonts w:ascii="宋体" w:eastAsia="宋体" w:hAnsi="宋体" w:hint="eastAsia"/>
          <w:sz w:val="24"/>
          <w:szCs w:val="24"/>
        </w:rPr>
        <w:t>博学笃行，与时俱进</w:t>
      </w:r>
      <w:r>
        <w:rPr>
          <w:rFonts w:ascii="宋体" w:eastAsia="宋体" w:hAnsi="宋体" w:hint="eastAsia"/>
          <w:sz w:val="24"/>
          <w:szCs w:val="24"/>
        </w:rPr>
        <w:t>；招生计划、办学特色、入学</w:t>
      </w:r>
      <w:r w:rsidR="005F03FC">
        <w:rPr>
          <w:rFonts w:ascii="宋体" w:eastAsia="宋体" w:hAnsi="宋体" w:hint="eastAsia"/>
          <w:sz w:val="24"/>
          <w:szCs w:val="24"/>
        </w:rPr>
        <w:t>须知</w:t>
      </w:r>
      <w:r w:rsidR="00C933BA">
        <w:rPr>
          <w:rFonts w:ascii="宋体" w:eastAsia="宋体" w:hAnsi="宋体" w:hint="eastAsia"/>
          <w:sz w:val="24"/>
          <w:szCs w:val="24"/>
        </w:rPr>
        <w:t>等</w:t>
      </w:r>
      <w:r w:rsidR="00A66C0A" w:rsidRPr="00B64840">
        <w:rPr>
          <w:rFonts w:ascii="宋体" w:eastAsia="宋体" w:hAnsi="宋体" w:hint="eastAsia"/>
          <w:sz w:val="24"/>
          <w:szCs w:val="24"/>
        </w:rPr>
        <w:t>。</w:t>
      </w:r>
      <w:r w:rsidR="00C933BA">
        <w:rPr>
          <w:rFonts w:ascii="宋体" w:eastAsia="宋体" w:hAnsi="宋体" w:hint="eastAsia"/>
          <w:sz w:val="24"/>
          <w:szCs w:val="24"/>
        </w:rPr>
        <w:t>美丽华软部分展示包括教学设施、校花、生活设施、运动设施的链接</w:t>
      </w:r>
      <w:r w:rsidR="00EA4E06">
        <w:rPr>
          <w:rFonts w:ascii="宋体" w:eastAsia="宋体" w:hAnsi="宋体" w:hint="eastAsia"/>
          <w:sz w:val="24"/>
          <w:szCs w:val="24"/>
        </w:rPr>
        <w:t>以及领导致辞</w:t>
      </w:r>
      <w:r w:rsidR="00C933BA">
        <w:rPr>
          <w:rFonts w:ascii="宋体" w:eastAsia="宋体" w:hAnsi="宋体" w:hint="eastAsia"/>
          <w:sz w:val="24"/>
          <w:szCs w:val="24"/>
        </w:rPr>
        <w:t>。</w:t>
      </w:r>
    </w:p>
    <w:p w14:paraId="4DFC6ACD" w14:textId="600243C0" w:rsidR="00F47FE2" w:rsidRPr="00970108" w:rsidRDefault="0094767E" w:rsidP="00970108">
      <w:pPr>
        <w:pStyle w:val="a7"/>
        <w:numPr>
          <w:ilvl w:val="0"/>
          <w:numId w:val="1"/>
        </w:numPr>
        <w:spacing w:line="460" w:lineRule="exact"/>
        <w:ind w:firstLineChars="0"/>
        <w:rPr>
          <w:rFonts w:ascii="宋体" w:eastAsia="宋体" w:hAnsi="宋体"/>
          <w:sz w:val="24"/>
          <w:szCs w:val="24"/>
        </w:rPr>
      </w:pPr>
      <w:r w:rsidRPr="00970108">
        <w:rPr>
          <w:rFonts w:ascii="宋体" w:eastAsia="宋体" w:hAnsi="宋体" w:hint="eastAsia"/>
          <w:sz w:val="24"/>
          <w:szCs w:val="24"/>
        </w:rPr>
        <w:t>华软宣传</w:t>
      </w:r>
    </w:p>
    <w:p w14:paraId="1CAB07D4" w14:textId="2A98DC11" w:rsidR="007563C3" w:rsidRDefault="009B71EE" w:rsidP="00442C03">
      <w:pPr>
        <w:pStyle w:val="a7"/>
        <w:spacing w:line="460" w:lineRule="exact"/>
        <w:ind w:left="420" w:firstLineChars="0" w:firstLine="0"/>
        <w:rPr>
          <w:rFonts w:ascii="宋体" w:eastAsia="宋体" w:hAnsi="宋体"/>
          <w:sz w:val="24"/>
          <w:szCs w:val="24"/>
        </w:rPr>
      </w:pPr>
      <w:r>
        <w:rPr>
          <w:rFonts w:ascii="宋体" w:eastAsia="宋体" w:hAnsi="宋体" w:hint="eastAsia"/>
          <w:sz w:val="24"/>
          <w:szCs w:val="24"/>
        </w:rPr>
        <w:t>华软宣传由华软简介、美丽华软、社团组织三部分组成</w:t>
      </w:r>
      <w:r w:rsidR="006C33E8">
        <w:rPr>
          <w:rFonts w:ascii="宋体" w:eastAsia="宋体" w:hAnsi="宋体" w:hint="eastAsia"/>
          <w:sz w:val="24"/>
          <w:szCs w:val="24"/>
        </w:rPr>
        <w:t>。</w:t>
      </w:r>
      <w:r w:rsidR="00E526DE" w:rsidRPr="00D228E3">
        <w:rPr>
          <w:rFonts w:ascii="宋体" w:eastAsia="宋体" w:hAnsi="宋体" w:hint="eastAsia"/>
          <w:sz w:val="24"/>
          <w:szCs w:val="24"/>
        </w:rPr>
        <w:t>华软宣传主要负责介绍华软基本信息、华软学院风景特色、华软社团组织生活的基本情况。</w:t>
      </w:r>
    </w:p>
    <w:p w14:paraId="57013F14" w14:textId="0208B7D1" w:rsidR="006D725A" w:rsidRDefault="00EE11A1" w:rsidP="006D725A">
      <w:pPr>
        <w:pStyle w:val="a7"/>
        <w:numPr>
          <w:ilvl w:val="0"/>
          <w:numId w:val="1"/>
        </w:numPr>
        <w:spacing w:line="460" w:lineRule="exact"/>
        <w:ind w:firstLineChars="0"/>
        <w:rPr>
          <w:rFonts w:ascii="宋体" w:eastAsia="宋体" w:hAnsi="宋体"/>
          <w:sz w:val="24"/>
          <w:szCs w:val="24"/>
        </w:rPr>
      </w:pPr>
      <w:r w:rsidRPr="00EE11A1">
        <w:rPr>
          <w:rFonts w:ascii="宋体" w:eastAsia="宋体" w:hAnsi="宋体" w:hint="eastAsia"/>
          <w:sz w:val="24"/>
          <w:szCs w:val="24"/>
        </w:rPr>
        <w:t>招生计划</w:t>
      </w:r>
    </w:p>
    <w:p w14:paraId="238084D3" w14:textId="06077370" w:rsidR="00D56409" w:rsidRDefault="00DF7315" w:rsidP="00D56409">
      <w:pPr>
        <w:pStyle w:val="a7"/>
        <w:spacing w:line="460" w:lineRule="exact"/>
        <w:ind w:left="420" w:firstLineChars="0" w:firstLine="0"/>
        <w:rPr>
          <w:rFonts w:ascii="宋体" w:eastAsia="宋体" w:hAnsi="宋体"/>
          <w:sz w:val="24"/>
          <w:szCs w:val="24"/>
        </w:rPr>
      </w:pPr>
      <w:r>
        <w:rPr>
          <w:rFonts w:ascii="宋体" w:eastAsia="宋体" w:hAnsi="宋体" w:hint="eastAsia"/>
          <w:sz w:val="24"/>
          <w:szCs w:val="24"/>
        </w:rPr>
        <w:t>招生计划主要介绍广州大学华软软件学院设有的系别、以及每年预计总招生人数。包括各专业的招生计划比例、以及用下拉的形式展示全国招生计划。</w:t>
      </w:r>
    </w:p>
    <w:p w14:paraId="277986FC" w14:textId="748172E5" w:rsidR="006D725A" w:rsidRDefault="006D725A" w:rsidP="006D725A">
      <w:pPr>
        <w:pStyle w:val="a7"/>
        <w:numPr>
          <w:ilvl w:val="0"/>
          <w:numId w:val="1"/>
        </w:numPr>
        <w:spacing w:line="460" w:lineRule="exact"/>
        <w:ind w:firstLineChars="0"/>
        <w:rPr>
          <w:rFonts w:ascii="宋体" w:eastAsia="宋体" w:hAnsi="宋体"/>
          <w:sz w:val="24"/>
          <w:szCs w:val="24"/>
        </w:rPr>
      </w:pPr>
      <w:r>
        <w:rPr>
          <w:rFonts w:ascii="宋体" w:eastAsia="宋体" w:hAnsi="宋体" w:hint="eastAsia"/>
          <w:sz w:val="24"/>
          <w:szCs w:val="24"/>
        </w:rPr>
        <w:t>新生指南</w:t>
      </w:r>
    </w:p>
    <w:p w14:paraId="2521B600" w14:textId="43E26B02" w:rsidR="00A83CF6" w:rsidRDefault="00603042" w:rsidP="00A83CF6">
      <w:pPr>
        <w:pStyle w:val="a7"/>
        <w:spacing w:line="460" w:lineRule="exact"/>
        <w:ind w:left="420" w:firstLineChars="0" w:firstLine="0"/>
        <w:rPr>
          <w:rFonts w:ascii="宋体" w:eastAsia="宋体" w:hAnsi="宋体"/>
          <w:sz w:val="24"/>
          <w:szCs w:val="24"/>
        </w:rPr>
      </w:pPr>
      <w:r>
        <w:rPr>
          <w:rFonts w:ascii="宋体" w:eastAsia="宋体" w:hAnsi="宋体" w:hint="eastAsia"/>
          <w:sz w:val="24"/>
          <w:szCs w:val="24"/>
        </w:rPr>
        <w:t>新生指南主要展示学院新生入学时需要的必备物品，包括注册必备及生活用品，对新生了解入学</w:t>
      </w:r>
      <w:r w:rsidR="00016FC5">
        <w:rPr>
          <w:rFonts w:ascii="宋体" w:eastAsia="宋体" w:hAnsi="宋体" w:hint="eastAsia"/>
          <w:sz w:val="24"/>
          <w:szCs w:val="24"/>
        </w:rPr>
        <w:t>时需要注意的事项有显性</w:t>
      </w:r>
      <w:r w:rsidR="00FB6295">
        <w:rPr>
          <w:rFonts w:ascii="宋体" w:eastAsia="宋体" w:hAnsi="宋体" w:hint="eastAsia"/>
          <w:sz w:val="24"/>
          <w:szCs w:val="24"/>
        </w:rPr>
        <w:t>引导</w:t>
      </w:r>
      <w:r w:rsidR="00016FC5">
        <w:rPr>
          <w:rFonts w:ascii="宋体" w:eastAsia="宋体" w:hAnsi="宋体" w:hint="eastAsia"/>
          <w:sz w:val="24"/>
          <w:szCs w:val="24"/>
        </w:rPr>
        <w:t>作用。</w:t>
      </w:r>
    </w:p>
    <w:p w14:paraId="7968589C" w14:textId="7FA3B2F0" w:rsidR="006D725A" w:rsidRDefault="006D725A" w:rsidP="006D725A">
      <w:pPr>
        <w:pStyle w:val="a7"/>
        <w:numPr>
          <w:ilvl w:val="0"/>
          <w:numId w:val="1"/>
        </w:numPr>
        <w:spacing w:line="460" w:lineRule="exact"/>
        <w:ind w:firstLineChars="0"/>
        <w:rPr>
          <w:rFonts w:ascii="宋体" w:eastAsia="宋体" w:hAnsi="宋体"/>
          <w:sz w:val="24"/>
          <w:szCs w:val="24"/>
        </w:rPr>
      </w:pPr>
      <w:r>
        <w:rPr>
          <w:rFonts w:ascii="宋体" w:eastAsia="宋体" w:hAnsi="宋体" w:hint="eastAsia"/>
          <w:sz w:val="24"/>
          <w:szCs w:val="24"/>
        </w:rPr>
        <w:t>办学特色</w:t>
      </w:r>
    </w:p>
    <w:p w14:paraId="77FECD36" w14:textId="37EDCD4E" w:rsidR="00A66C0A" w:rsidRPr="00B64840" w:rsidRDefault="006B21F2" w:rsidP="00E9046E">
      <w:pPr>
        <w:spacing w:line="460" w:lineRule="exact"/>
        <w:ind w:left="420"/>
        <w:rPr>
          <w:rFonts w:ascii="宋体" w:eastAsia="宋体" w:hAnsi="宋体"/>
          <w:sz w:val="24"/>
          <w:szCs w:val="24"/>
        </w:rPr>
      </w:pPr>
      <w:r>
        <w:rPr>
          <w:rFonts w:ascii="宋体" w:eastAsia="宋体" w:hAnsi="宋体" w:hint="eastAsia"/>
          <w:sz w:val="24"/>
          <w:szCs w:val="24"/>
        </w:rPr>
        <w:t>办学特色主要针对广州大学华软软件学院办学特色进行介绍，以及新生咨询热点</w:t>
      </w:r>
      <w:r w:rsidR="0025536E">
        <w:rPr>
          <w:rFonts w:ascii="宋体" w:eastAsia="宋体" w:hAnsi="宋体" w:hint="eastAsia"/>
          <w:sz w:val="24"/>
          <w:szCs w:val="24"/>
        </w:rPr>
        <w:t>。</w:t>
      </w:r>
    </w:p>
    <w:p w14:paraId="0552934D" w14:textId="394FF56E" w:rsidR="00314D57" w:rsidRDefault="00A66C0A" w:rsidP="007324E6">
      <w:pPr>
        <w:spacing w:line="460" w:lineRule="exact"/>
        <w:rPr>
          <w:rFonts w:ascii="宋体" w:eastAsia="宋体" w:hAnsi="宋体"/>
          <w:sz w:val="24"/>
          <w:szCs w:val="24"/>
        </w:rPr>
      </w:pPr>
      <w:r w:rsidRPr="00B64840">
        <w:rPr>
          <w:rFonts w:ascii="宋体" w:eastAsia="宋体" w:hAnsi="宋体"/>
          <w:sz w:val="24"/>
          <w:szCs w:val="24"/>
        </w:rPr>
        <w:tab/>
      </w:r>
      <w:r w:rsidR="00B70F7F">
        <w:rPr>
          <w:rFonts w:ascii="宋体" w:eastAsia="宋体" w:hAnsi="宋体" w:hint="eastAsia"/>
          <w:sz w:val="24"/>
          <w:szCs w:val="24"/>
        </w:rPr>
        <w:t>学院宣传</w:t>
      </w:r>
      <w:r w:rsidRPr="00B64840">
        <w:rPr>
          <w:rFonts w:ascii="宋体" w:eastAsia="宋体" w:hAnsi="宋体" w:hint="eastAsia"/>
          <w:sz w:val="24"/>
          <w:szCs w:val="24"/>
        </w:rPr>
        <w:t>模块的功能</w:t>
      </w:r>
      <w:r w:rsidR="00460A43">
        <w:rPr>
          <w:rFonts w:ascii="宋体" w:eastAsia="宋体" w:hAnsi="宋体" w:hint="eastAsia"/>
          <w:sz w:val="24"/>
          <w:szCs w:val="24"/>
        </w:rPr>
        <w:t>见</w:t>
      </w:r>
      <w:r w:rsidRPr="00B64840">
        <w:rPr>
          <w:rFonts w:ascii="宋体" w:eastAsia="宋体" w:hAnsi="宋体" w:hint="eastAsia"/>
          <w:sz w:val="24"/>
          <w:szCs w:val="24"/>
        </w:rPr>
        <w:t>图</w:t>
      </w:r>
      <w:r w:rsidR="00A6636C">
        <w:rPr>
          <w:rFonts w:ascii="宋体" w:eastAsia="宋体" w:hAnsi="宋体" w:hint="eastAsia"/>
          <w:sz w:val="24"/>
          <w:szCs w:val="24"/>
        </w:rPr>
        <w:t>3</w:t>
      </w:r>
      <w:r w:rsidR="00C275B9">
        <w:rPr>
          <w:rFonts w:ascii="宋体" w:eastAsia="宋体" w:hAnsi="宋体"/>
          <w:sz w:val="24"/>
          <w:szCs w:val="24"/>
        </w:rPr>
        <w:t>-3</w:t>
      </w:r>
      <w:r w:rsidR="00E7436A" w:rsidRPr="00B64840">
        <w:rPr>
          <w:rFonts w:ascii="宋体" w:eastAsia="宋体" w:hAnsi="宋体" w:hint="eastAsia"/>
          <w:sz w:val="24"/>
          <w:szCs w:val="24"/>
        </w:rPr>
        <w:t>所示</w:t>
      </w:r>
    </w:p>
    <w:p w14:paraId="5D92269B" w14:textId="77777777" w:rsidR="00394A33" w:rsidRDefault="000E4683" w:rsidP="00394A33">
      <w:pPr>
        <w:keepNext/>
        <w:spacing w:line="360" w:lineRule="auto"/>
      </w:pPr>
      <w:r>
        <w:rPr>
          <w:noProof/>
        </w:rPr>
        <w:lastRenderedPageBreak/>
        <w:drawing>
          <wp:inline distT="0" distB="0" distL="0" distR="0" wp14:anchorId="0CDC925B" wp14:editId="2482FDC3">
            <wp:extent cx="5544185" cy="50158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185" cy="5015865"/>
                    </a:xfrm>
                    <a:prstGeom prst="rect">
                      <a:avLst/>
                    </a:prstGeom>
                  </pic:spPr>
                </pic:pic>
              </a:graphicData>
            </a:graphic>
          </wp:inline>
        </w:drawing>
      </w:r>
    </w:p>
    <w:p w14:paraId="1F5B5C76" w14:textId="53423AE0" w:rsidR="005C05E0" w:rsidRPr="00394A33" w:rsidRDefault="00394A33" w:rsidP="00394A33">
      <w:pPr>
        <w:pStyle w:val="af4"/>
        <w:jc w:val="center"/>
        <w:rPr>
          <w:rFonts w:ascii="黑体" w:hAnsi="黑体"/>
          <w:sz w:val="21"/>
          <w:szCs w:val="21"/>
        </w:rPr>
      </w:pPr>
      <w:r w:rsidRPr="00394A33">
        <w:rPr>
          <w:rFonts w:ascii="黑体" w:hAnsi="黑体"/>
          <w:sz w:val="21"/>
          <w:szCs w:val="21"/>
        </w:rPr>
        <w:t>学院宣传模块功能导图 3-</w:t>
      </w:r>
      <w:r>
        <w:rPr>
          <w:rFonts w:ascii="黑体" w:hAnsi="黑体"/>
          <w:sz w:val="21"/>
          <w:szCs w:val="21"/>
        </w:rPr>
        <w:t>3</w:t>
      </w:r>
    </w:p>
    <w:p w14:paraId="735BA391" w14:textId="54BE74E0" w:rsidR="007C25CA" w:rsidRDefault="007C25CA" w:rsidP="007C25CA">
      <w:pPr>
        <w:spacing w:line="360" w:lineRule="auto"/>
        <w:jc w:val="center"/>
        <w:rPr>
          <w:rFonts w:ascii="宋体" w:eastAsia="宋体" w:hAnsi="宋体"/>
          <w:sz w:val="24"/>
          <w:szCs w:val="24"/>
        </w:rPr>
      </w:pPr>
    </w:p>
    <w:p w14:paraId="50D4B0AB" w14:textId="77E604BF" w:rsidR="004C4422" w:rsidRDefault="00E13B4B" w:rsidP="00D847EC">
      <w:pPr>
        <w:pStyle w:val="3"/>
        <w:numPr>
          <w:ilvl w:val="2"/>
          <w:numId w:val="8"/>
        </w:numPr>
      </w:pPr>
      <w:bookmarkStart w:id="108" w:name="_Toc510169385"/>
      <w:r w:rsidRPr="008D6700">
        <w:rPr>
          <w:rFonts w:hint="eastAsia"/>
        </w:rPr>
        <w:t>新生</w:t>
      </w:r>
      <w:r w:rsidR="00BB6BAC">
        <w:rPr>
          <w:rFonts w:hint="eastAsia"/>
        </w:rPr>
        <w:t>基本</w:t>
      </w:r>
      <w:r w:rsidRPr="008D6700">
        <w:rPr>
          <w:rFonts w:hint="eastAsia"/>
        </w:rPr>
        <w:t>信息模块</w:t>
      </w:r>
      <w:bookmarkEnd w:id="108"/>
    </w:p>
    <w:p w14:paraId="4AAAC092" w14:textId="44CFFF5A" w:rsidR="000055DD" w:rsidRDefault="00AF512E" w:rsidP="004E18F0">
      <w:pPr>
        <w:pStyle w:val="a7"/>
        <w:spacing w:line="460" w:lineRule="exact"/>
        <w:ind w:left="420" w:firstLineChars="0" w:firstLine="0"/>
        <w:rPr>
          <w:rFonts w:ascii="宋体" w:eastAsia="宋体" w:hAnsi="宋体"/>
          <w:sz w:val="24"/>
          <w:szCs w:val="24"/>
        </w:rPr>
      </w:pPr>
      <w:r w:rsidRPr="00AF512E">
        <w:rPr>
          <w:rFonts w:ascii="宋体" w:eastAsia="宋体" w:hAnsi="宋体" w:hint="eastAsia"/>
          <w:sz w:val="24"/>
          <w:szCs w:val="24"/>
        </w:rPr>
        <w:t>新生基本信息模块由</w:t>
      </w:r>
      <w:r w:rsidR="00D54827">
        <w:rPr>
          <w:rFonts w:ascii="宋体" w:eastAsia="宋体" w:hAnsi="宋体" w:hint="eastAsia"/>
          <w:sz w:val="24"/>
          <w:szCs w:val="24"/>
        </w:rPr>
        <w:t>学生基本信息、招生计划查看以及咨询答疑三部分组成。</w:t>
      </w:r>
    </w:p>
    <w:p w14:paraId="7FE7E8AA" w14:textId="0D260AC7" w:rsidR="001F7BAA" w:rsidRDefault="004E18F0" w:rsidP="004E18F0">
      <w:pPr>
        <w:pStyle w:val="a7"/>
        <w:spacing w:line="460" w:lineRule="exact"/>
        <w:ind w:left="420" w:firstLineChars="0" w:firstLine="0"/>
        <w:rPr>
          <w:rFonts w:ascii="宋体" w:eastAsia="宋体" w:hAnsi="宋体"/>
          <w:sz w:val="24"/>
          <w:szCs w:val="24"/>
        </w:rPr>
      </w:pPr>
      <w:r>
        <w:rPr>
          <w:rFonts w:ascii="宋体" w:eastAsia="宋体" w:hAnsi="宋体" w:hint="eastAsia"/>
          <w:sz w:val="24"/>
          <w:szCs w:val="24"/>
        </w:rPr>
        <w:t>（1）</w:t>
      </w:r>
      <w:r w:rsidR="001F06AD" w:rsidRPr="001F06AD">
        <w:rPr>
          <w:rFonts w:ascii="宋体" w:eastAsia="宋体" w:hAnsi="宋体" w:hint="eastAsia"/>
          <w:sz w:val="24"/>
          <w:szCs w:val="24"/>
        </w:rPr>
        <w:t>学生基本信息</w:t>
      </w:r>
    </w:p>
    <w:p w14:paraId="2475A2BE" w14:textId="6A6B7268" w:rsidR="00F33BBE" w:rsidRPr="00F33BBE" w:rsidRDefault="00F33BBE" w:rsidP="004E18F0">
      <w:pPr>
        <w:pStyle w:val="a7"/>
        <w:spacing w:line="460" w:lineRule="exact"/>
        <w:ind w:left="420" w:firstLineChars="0"/>
        <w:rPr>
          <w:rFonts w:ascii="宋体" w:eastAsia="宋体" w:hAnsi="宋体"/>
          <w:sz w:val="24"/>
          <w:szCs w:val="24"/>
        </w:rPr>
      </w:pPr>
      <w:r>
        <w:rPr>
          <w:rFonts w:ascii="宋体" w:eastAsia="宋体" w:hAnsi="宋体" w:hint="eastAsia"/>
          <w:sz w:val="24"/>
          <w:szCs w:val="24"/>
        </w:rPr>
        <w:t>当学生用户验证登录通过后，进入到学生首页界面。学生首页展示学生基本信息，包括姓名、录取专业、学号、高考分数、通讯地址、联系方式、邮箱、政治面貌，以及静态展示学院的招生情况、招生进度、招生办联系方式。</w:t>
      </w:r>
    </w:p>
    <w:p w14:paraId="0F5B6663" w14:textId="7B460D2D" w:rsidR="001F7BAA" w:rsidRDefault="004E18F0" w:rsidP="004E18F0">
      <w:pPr>
        <w:pStyle w:val="a7"/>
        <w:spacing w:line="460" w:lineRule="exact"/>
        <w:ind w:left="420" w:firstLineChars="0" w:firstLine="0"/>
        <w:rPr>
          <w:rFonts w:ascii="宋体" w:eastAsia="宋体" w:hAnsi="宋体"/>
          <w:sz w:val="24"/>
          <w:szCs w:val="24"/>
        </w:rPr>
      </w:pPr>
      <w:r>
        <w:rPr>
          <w:rFonts w:ascii="宋体" w:eastAsia="宋体" w:hAnsi="宋体" w:hint="eastAsia"/>
          <w:sz w:val="24"/>
          <w:szCs w:val="24"/>
        </w:rPr>
        <w:t>（2）</w:t>
      </w:r>
      <w:r w:rsidR="00F33BBE">
        <w:rPr>
          <w:rFonts w:ascii="宋体" w:eastAsia="宋体" w:hAnsi="宋体" w:hint="eastAsia"/>
          <w:sz w:val="24"/>
          <w:szCs w:val="24"/>
        </w:rPr>
        <w:t>招生计划</w:t>
      </w:r>
    </w:p>
    <w:p w14:paraId="49747AB2" w14:textId="05ABCA30" w:rsidR="00740A44" w:rsidRDefault="00740A44" w:rsidP="004E18F0">
      <w:pPr>
        <w:pStyle w:val="a7"/>
        <w:spacing w:line="460" w:lineRule="exact"/>
        <w:ind w:left="420" w:firstLineChars="0" w:firstLine="0"/>
        <w:rPr>
          <w:rFonts w:ascii="宋体" w:eastAsia="宋体" w:hAnsi="宋体"/>
          <w:sz w:val="24"/>
          <w:szCs w:val="24"/>
        </w:rPr>
      </w:pPr>
      <w:r>
        <w:rPr>
          <w:rFonts w:ascii="宋体" w:eastAsia="宋体" w:hAnsi="宋体"/>
          <w:sz w:val="24"/>
          <w:szCs w:val="24"/>
        </w:rPr>
        <w:tab/>
      </w:r>
      <w:r w:rsidR="000F6121">
        <w:rPr>
          <w:rFonts w:ascii="宋体" w:eastAsia="宋体" w:hAnsi="宋体" w:hint="eastAsia"/>
          <w:sz w:val="24"/>
          <w:szCs w:val="24"/>
        </w:rPr>
        <w:t>学生用户登录通过后，不仅可以查看基本信息</w:t>
      </w:r>
      <w:r w:rsidR="00522BDD">
        <w:rPr>
          <w:rFonts w:ascii="宋体" w:eastAsia="宋体" w:hAnsi="宋体" w:hint="eastAsia"/>
          <w:sz w:val="24"/>
          <w:szCs w:val="24"/>
        </w:rPr>
        <w:t>，还有权限查看学院招生计划信息，可通过导出功能进行下载。</w:t>
      </w:r>
      <w:r w:rsidR="004E580E">
        <w:rPr>
          <w:rFonts w:ascii="宋体" w:eastAsia="宋体" w:hAnsi="宋体" w:hint="eastAsia"/>
          <w:sz w:val="24"/>
          <w:szCs w:val="24"/>
        </w:rPr>
        <w:t>用户可通过专业代码、专业名称进行查</w:t>
      </w:r>
      <w:r w:rsidR="004E580E">
        <w:rPr>
          <w:rFonts w:ascii="宋体" w:eastAsia="宋体" w:hAnsi="宋体" w:hint="eastAsia"/>
          <w:sz w:val="24"/>
          <w:szCs w:val="24"/>
        </w:rPr>
        <w:lastRenderedPageBreak/>
        <w:t>询，且专业代码、专业名称支持模糊查询，专业名称结合专业全称、专业全称进行联合查询。</w:t>
      </w:r>
    </w:p>
    <w:p w14:paraId="57F01A5D" w14:textId="3C67FA5E" w:rsidR="00095027" w:rsidRDefault="00F33BBE" w:rsidP="00D847EC">
      <w:pPr>
        <w:pStyle w:val="a7"/>
        <w:numPr>
          <w:ilvl w:val="0"/>
          <w:numId w:val="11"/>
        </w:numPr>
        <w:spacing w:line="460" w:lineRule="exact"/>
        <w:ind w:firstLineChars="0"/>
        <w:rPr>
          <w:rFonts w:ascii="宋体" w:eastAsia="宋体" w:hAnsi="宋体"/>
          <w:sz w:val="24"/>
          <w:szCs w:val="24"/>
        </w:rPr>
      </w:pPr>
      <w:r>
        <w:rPr>
          <w:rFonts w:ascii="宋体" w:eastAsia="宋体" w:hAnsi="宋体" w:hint="eastAsia"/>
          <w:sz w:val="24"/>
          <w:szCs w:val="24"/>
        </w:rPr>
        <w:t>咨询答疑</w:t>
      </w:r>
      <w:r w:rsidR="00DD3E98" w:rsidRPr="00F33BBE">
        <w:rPr>
          <w:rFonts w:ascii="宋体" w:eastAsia="宋体" w:hAnsi="宋体"/>
          <w:sz w:val="24"/>
          <w:szCs w:val="24"/>
        </w:rPr>
        <w:tab/>
      </w:r>
    </w:p>
    <w:p w14:paraId="4A15ABAD" w14:textId="35F0A95E" w:rsidR="005E0699" w:rsidRDefault="00742542" w:rsidP="004C3B3F">
      <w:pPr>
        <w:spacing w:line="460" w:lineRule="exact"/>
        <w:ind w:left="420" w:firstLine="420"/>
        <w:rPr>
          <w:rFonts w:ascii="宋体" w:eastAsia="宋体" w:hAnsi="宋体"/>
          <w:sz w:val="24"/>
          <w:szCs w:val="24"/>
        </w:rPr>
      </w:pPr>
      <w:r>
        <w:rPr>
          <w:rFonts w:ascii="宋体" w:eastAsia="宋体" w:hAnsi="宋体" w:hint="eastAsia"/>
          <w:sz w:val="24"/>
          <w:szCs w:val="24"/>
        </w:rPr>
        <w:t>新生入学后，无论是在生活方面、学习方面</w:t>
      </w:r>
      <w:r w:rsidR="00653E7A">
        <w:rPr>
          <w:rFonts w:ascii="宋体" w:eastAsia="宋体" w:hAnsi="宋体" w:hint="eastAsia"/>
          <w:sz w:val="24"/>
          <w:szCs w:val="24"/>
        </w:rPr>
        <w:t>等，</w:t>
      </w:r>
      <w:r>
        <w:rPr>
          <w:rFonts w:ascii="宋体" w:eastAsia="宋体" w:hAnsi="宋体" w:hint="eastAsia"/>
          <w:sz w:val="24"/>
          <w:szCs w:val="24"/>
        </w:rPr>
        <w:t>必然会遇到</w:t>
      </w:r>
      <w:r w:rsidR="00653E7A">
        <w:rPr>
          <w:rFonts w:ascii="宋体" w:eastAsia="宋体" w:hAnsi="宋体" w:hint="eastAsia"/>
          <w:sz w:val="24"/>
          <w:szCs w:val="24"/>
        </w:rPr>
        <w:t>各式各样的问题</w:t>
      </w:r>
      <w:r w:rsidR="00AF13F1">
        <w:rPr>
          <w:rFonts w:ascii="宋体" w:eastAsia="宋体" w:hAnsi="宋体" w:hint="eastAsia"/>
          <w:sz w:val="24"/>
          <w:szCs w:val="24"/>
        </w:rPr>
        <w:t>。本学院招生管理系统便给学生用户增加查看咨询答疑的功能模块，为广大新生提供解决难题的途径。</w:t>
      </w:r>
      <w:r w:rsidR="001B5F9D">
        <w:rPr>
          <w:rFonts w:ascii="宋体" w:eastAsia="宋体" w:hAnsi="宋体" w:hint="eastAsia"/>
          <w:sz w:val="24"/>
          <w:szCs w:val="24"/>
        </w:rPr>
        <w:t>学生可通过模糊查询问题，对结果进行检索。问题输入框支持模糊查询。列表中所有问题包含操作列，操作列有详情按钮。当用户</w:t>
      </w:r>
    </w:p>
    <w:p w14:paraId="72F5EE10" w14:textId="090F0F01" w:rsidR="00F710DA" w:rsidRDefault="008D0C2C" w:rsidP="004C3B3F">
      <w:pPr>
        <w:spacing w:line="460" w:lineRule="exact"/>
        <w:ind w:left="420" w:firstLine="420"/>
        <w:rPr>
          <w:rFonts w:ascii="宋体" w:eastAsia="宋体" w:hAnsi="宋体"/>
          <w:sz w:val="24"/>
          <w:szCs w:val="24"/>
        </w:rPr>
      </w:pPr>
      <w:r>
        <w:rPr>
          <w:rFonts w:ascii="宋体" w:eastAsia="宋体" w:hAnsi="宋体" w:hint="eastAsia"/>
          <w:sz w:val="24"/>
          <w:szCs w:val="24"/>
        </w:rPr>
        <w:t>此模块功能导图见3</w:t>
      </w:r>
      <w:r w:rsidR="00B02041">
        <w:rPr>
          <w:rFonts w:ascii="宋体" w:eastAsia="宋体" w:hAnsi="宋体"/>
          <w:sz w:val="24"/>
          <w:szCs w:val="24"/>
        </w:rPr>
        <w:t>-4</w:t>
      </w:r>
    </w:p>
    <w:p w14:paraId="627A116D" w14:textId="77777777" w:rsidR="00CF6098" w:rsidRDefault="009B7828" w:rsidP="00CF6098">
      <w:pPr>
        <w:keepNext/>
        <w:spacing w:line="360" w:lineRule="auto"/>
        <w:ind w:left="420" w:firstLine="420"/>
      </w:pPr>
      <w:r>
        <w:rPr>
          <w:noProof/>
        </w:rPr>
        <w:drawing>
          <wp:inline distT="0" distB="0" distL="0" distR="0" wp14:anchorId="33AC724C" wp14:editId="79A9A8DE">
            <wp:extent cx="51435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4191000"/>
                    </a:xfrm>
                    <a:prstGeom prst="rect">
                      <a:avLst/>
                    </a:prstGeom>
                  </pic:spPr>
                </pic:pic>
              </a:graphicData>
            </a:graphic>
          </wp:inline>
        </w:drawing>
      </w:r>
    </w:p>
    <w:p w14:paraId="3AA8777B" w14:textId="2CF2F0A7" w:rsidR="008D0C2C" w:rsidRPr="00CF6098" w:rsidRDefault="00CF6098" w:rsidP="00CF6098">
      <w:pPr>
        <w:pStyle w:val="af4"/>
        <w:jc w:val="center"/>
        <w:rPr>
          <w:rFonts w:ascii="黑体" w:hAnsi="黑体"/>
          <w:sz w:val="21"/>
          <w:szCs w:val="21"/>
        </w:rPr>
      </w:pPr>
      <w:r w:rsidRPr="00CF6098">
        <w:rPr>
          <w:rFonts w:ascii="黑体" w:hAnsi="黑体"/>
          <w:sz w:val="21"/>
          <w:szCs w:val="21"/>
        </w:rPr>
        <w:t xml:space="preserve">新生基本信息模块功能导图 </w:t>
      </w:r>
      <w:r w:rsidR="00B76281">
        <w:rPr>
          <w:rFonts w:ascii="黑体" w:hAnsi="黑体"/>
          <w:sz w:val="21"/>
          <w:szCs w:val="21"/>
        </w:rPr>
        <w:t>3-4</w:t>
      </w:r>
    </w:p>
    <w:p w14:paraId="564773A4" w14:textId="59BBD40E" w:rsidR="009C62CB" w:rsidRDefault="00454925" w:rsidP="00D847EC">
      <w:pPr>
        <w:pStyle w:val="3"/>
        <w:numPr>
          <w:ilvl w:val="2"/>
          <w:numId w:val="8"/>
        </w:numPr>
      </w:pPr>
      <w:bookmarkStart w:id="109" w:name="_Toc510169386"/>
      <w:r>
        <w:rPr>
          <w:rFonts w:hint="eastAsia"/>
        </w:rPr>
        <w:t>考生数据提取模块</w:t>
      </w:r>
      <w:bookmarkEnd w:id="109"/>
    </w:p>
    <w:p w14:paraId="32733384" w14:textId="1E0AF32E" w:rsidR="005B41D1" w:rsidRDefault="00894019" w:rsidP="00966FF5">
      <w:pPr>
        <w:spacing w:line="460" w:lineRule="exact"/>
        <w:ind w:firstLine="420"/>
        <w:rPr>
          <w:rFonts w:ascii="宋体" w:eastAsia="宋体" w:hAnsi="宋体"/>
          <w:sz w:val="24"/>
          <w:szCs w:val="24"/>
        </w:rPr>
      </w:pPr>
      <w:r>
        <w:rPr>
          <w:rFonts w:ascii="宋体" w:eastAsia="宋体" w:hAnsi="宋体" w:hint="eastAsia"/>
          <w:sz w:val="24"/>
          <w:szCs w:val="24"/>
        </w:rPr>
        <w:t>考生数据提取模块由考生信息提取及考生成绩提取两部分组成。</w:t>
      </w:r>
      <w:r w:rsidR="005B2AFC" w:rsidRPr="00C90EA7">
        <w:rPr>
          <w:rFonts w:ascii="宋体" w:eastAsia="宋体" w:hAnsi="宋体" w:hint="eastAsia"/>
          <w:sz w:val="24"/>
          <w:szCs w:val="24"/>
        </w:rPr>
        <w:t>在此功能模块为院招生办提供了提取考生基本信息数据的功能，招生办工作人员可通过准考证号、学生姓名、联系方式、报考专业进行检索。其中准考证号、学生姓名、联系方</w:t>
      </w:r>
      <w:r w:rsidR="005B2AFC" w:rsidRPr="00C90EA7">
        <w:rPr>
          <w:rFonts w:ascii="宋体" w:eastAsia="宋体" w:hAnsi="宋体" w:hint="eastAsia"/>
          <w:sz w:val="24"/>
          <w:szCs w:val="24"/>
        </w:rPr>
        <w:lastRenderedPageBreak/>
        <w:t>式支持模糊查询。报考专业下拉选择，选择项经过调用接口查询并展示出来。</w:t>
      </w:r>
      <w:r w:rsidR="007C1FDE">
        <w:rPr>
          <w:rFonts w:ascii="宋体" w:eastAsia="宋体" w:hAnsi="宋体" w:hint="eastAsia"/>
          <w:sz w:val="24"/>
          <w:szCs w:val="24"/>
        </w:rPr>
        <w:t>工作人员可以通过导出Excel的方式，提取考生数据到新生信息库中，以便接下来的流程中获取新生信息。</w:t>
      </w:r>
      <w:r w:rsidR="00FE1A6F">
        <w:rPr>
          <w:rFonts w:ascii="宋体" w:eastAsia="宋体" w:hAnsi="宋体" w:hint="eastAsia"/>
          <w:sz w:val="24"/>
          <w:szCs w:val="24"/>
        </w:rPr>
        <w:t>考生成绩提取与考生信息提取需求功能类似，在此不做详细描述。</w:t>
      </w:r>
    </w:p>
    <w:p w14:paraId="7C7DF9BC" w14:textId="30D9611E" w:rsidR="00AD367E" w:rsidRDefault="008042B0" w:rsidP="00966FF5">
      <w:pPr>
        <w:spacing w:line="460" w:lineRule="exact"/>
        <w:ind w:firstLine="420"/>
        <w:rPr>
          <w:rFonts w:ascii="宋体" w:eastAsia="宋体" w:hAnsi="宋体"/>
          <w:sz w:val="24"/>
          <w:szCs w:val="24"/>
        </w:rPr>
      </w:pPr>
      <w:r>
        <w:rPr>
          <w:rFonts w:ascii="宋体" w:eastAsia="宋体" w:hAnsi="宋体" w:hint="eastAsia"/>
          <w:sz w:val="24"/>
          <w:szCs w:val="24"/>
        </w:rPr>
        <w:t>此部分模块功能导图见</w:t>
      </w:r>
      <w:r>
        <w:rPr>
          <w:rFonts w:ascii="宋体" w:eastAsia="宋体" w:hAnsi="宋体"/>
          <w:sz w:val="24"/>
          <w:szCs w:val="24"/>
        </w:rPr>
        <w:t>3</w:t>
      </w:r>
      <w:r w:rsidR="009B6E60">
        <w:rPr>
          <w:rFonts w:ascii="宋体" w:eastAsia="宋体" w:hAnsi="宋体"/>
          <w:sz w:val="24"/>
          <w:szCs w:val="24"/>
        </w:rPr>
        <w:t>-5</w:t>
      </w:r>
    </w:p>
    <w:p w14:paraId="4E20D54D" w14:textId="77777777" w:rsidR="001B2398" w:rsidRDefault="003E6E21" w:rsidP="001B2398">
      <w:pPr>
        <w:keepNext/>
        <w:spacing w:line="360" w:lineRule="auto"/>
        <w:ind w:firstLine="420"/>
      </w:pPr>
      <w:r>
        <w:rPr>
          <w:noProof/>
        </w:rPr>
        <w:drawing>
          <wp:inline distT="0" distB="0" distL="0" distR="0" wp14:anchorId="2C54D90C" wp14:editId="0F617894">
            <wp:extent cx="5098211" cy="421590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873" cy="4222242"/>
                    </a:xfrm>
                    <a:prstGeom prst="rect">
                      <a:avLst/>
                    </a:prstGeom>
                  </pic:spPr>
                </pic:pic>
              </a:graphicData>
            </a:graphic>
          </wp:inline>
        </w:drawing>
      </w:r>
    </w:p>
    <w:p w14:paraId="1432B910" w14:textId="5CB232B5" w:rsidR="00763B49" w:rsidRPr="001B2398" w:rsidRDefault="001B2398" w:rsidP="001B2398">
      <w:pPr>
        <w:pStyle w:val="af4"/>
        <w:jc w:val="center"/>
        <w:rPr>
          <w:rFonts w:ascii="黑体" w:hAnsi="黑体"/>
          <w:sz w:val="21"/>
          <w:szCs w:val="21"/>
        </w:rPr>
      </w:pPr>
      <w:r w:rsidRPr="001B2398">
        <w:rPr>
          <w:rFonts w:ascii="黑体" w:hAnsi="黑体"/>
          <w:sz w:val="21"/>
          <w:szCs w:val="21"/>
        </w:rPr>
        <w:t xml:space="preserve">考生数据提取功能导图 </w:t>
      </w:r>
      <w:r>
        <w:rPr>
          <w:rFonts w:ascii="黑体" w:hAnsi="黑体"/>
          <w:sz w:val="21"/>
          <w:szCs w:val="21"/>
        </w:rPr>
        <w:t>3-5</w:t>
      </w:r>
    </w:p>
    <w:p w14:paraId="6CCB72D2" w14:textId="16A8E0FE" w:rsidR="00C26269" w:rsidRDefault="00C26269" w:rsidP="001B2398">
      <w:pPr>
        <w:spacing w:line="360" w:lineRule="auto"/>
        <w:rPr>
          <w:rFonts w:ascii="宋体" w:eastAsia="宋体" w:hAnsi="宋体"/>
          <w:sz w:val="24"/>
          <w:szCs w:val="24"/>
        </w:rPr>
      </w:pPr>
    </w:p>
    <w:p w14:paraId="04C86F99" w14:textId="412E6C8B" w:rsidR="001447E8" w:rsidRDefault="00022CA4" w:rsidP="00D847EC">
      <w:pPr>
        <w:pStyle w:val="3"/>
        <w:numPr>
          <w:ilvl w:val="2"/>
          <w:numId w:val="8"/>
        </w:numPr>
      </w:pPr>
      <w:bookmarkStart w:id="110" w:name="_Toc510169387"/>
      <w:r w:rsidRPr="00022CA4">
        <w:rPr>
          <w:rFonts w:hint="eastAsia"/>
        </w:rPr>
        <w:t>招生计划管理模块</w:t>
      </w:r>
      <w:bookmarkEnd w:id="110"/>
    </w:p>
    <w:p w14:paraId="2D06F4FA" w14:textId="5BDC2357" w:rsidR="00894019" w:rsidRDefault="001363E7" w:rsidP="00545C72">
      <w:pPr>
        <w:spacing w:line="460" w:lineRule="exact"/>
        <w:ind w:firstLine="420"/>
        <w:rPr>
          <w:rFonts w:ascii="宋体" w:eastAsia="宋体" w:hAnsi="宋体"/>
          <w:sz w:val="24"/>
          <w:szCs w:val="24"/>
        </w:rPr>
      </w:pPr>
      <w:r>
        <w:rPr>
          <w:rFonts w:ascii="宋体" w:eastAsia="宋体" w:hAnsi="宋体" w:hint="eastAsia"/>
          <w:sz w:val="24"/>
          <w:szCs w:val="24"/>
        </w:rPr>
        <w:t>招生计划管理模块由招生信息管理和招生信息变更审核两部分组成。</w:t>
      </w:r>
      <w:r w:rsidR="00CE4949">
        <w:rPr>
          <w:rFonts w:ascii="宋体" w:eastAsia="宋体" w:hAnsi="宋体" w:hint="eastAsia"/>
          <w:sz w:val="24"/>
          <w:szCs w:val="24"/>
        </w:rPr>
        <w:t>此模块</w:t>
      </w:r>
      <w:r w:rsidR="007571C9" w:rsidRPr="00545C72">
        <w:rPr>
          <w:rFonts w:ascii="宋体" w:eastAsia="宋体" w:hAnsi="宋体" w:hint="eastAsia"/>
          <w:sz w:val="24"/>
          <w:szCs w:val="24"/>
        </w:rPr>
        <w:t>提供</w:t>
      </w:r>
      <w:r w:rsidR="00894019" w:rsidRPr="00545C72">
        <w:rPr>
          <w:rFonts w:ascii="宋体" w:eastAsia="宋体" w:hAnsi="宋体" w:hint="eastAsia"/>
          <w:sz w:val="24"/>
          <w:szCs w:val="24"/>
        </w:rPr>
        <w:t>院招生办决策招生计划的功能，</w:t>
      </w:r>
      <w:r w:rsidR="00E33CAE">
        <w:rPr>
          <w:rFonts w:ascii="宋体" w:eastAsia="宋体" w:hAnsi="宋体" w:hint="eastAsia"/>
          <w:sz w:val="24"/>
          <w:szCs w:val="24"/>
        </w:rPr>
        <w:t>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w:t>
      </w:r>
      <w:r w:rsidR="00E33CAE">
        <w:rPr>
          <w:rFonts w:ascii="宋体" w:eastAsia="宋体" w:hAnsi="宋体" w:hint="eastAsia"/>
          <w:sz w:val="24"/>
          <w:szCs w:val="24"/>
        </w:rPr>
        <w:lastRenderedPageBreak/>
        <w:t>领导对其修改内容进行审核。审核通过则允许修改其内容，审核不通过则表示不允许工作人员修改学院专业信息库。</w:t>
      </w:r>
    </w:p>
    <w:p w14:paraId="2744A3BD" w14:textId="3205277F" w:rsidR="007D7056" w:rsidRDefault="00D009C5" w:rsidP="00545C72">
      <w:pPr>
        <w:spacing w:line="460" w:lineRule="exact"/>
        <w:ind w:firstLine="420"/>
        <w:rPr>
          <w:rFonts w:ascii="宋体" w:eastAsia="宋体" w:hAnsi="宋体"/>
          <w:sz w:val="24"/>
          <w:szCs w:val="24"/>
        </w:rPr>
      </w:pPr>
      <w:r>
        <w:rPr>
          <w:rFonts w:ascii="宋体" w:eastAsia="宋体" w:hAnsi="宋体" w:hint="eastAsia"/>
          <w:sz w:val="24"/>
          <w:szCs w:val="24"/>
        </w:rPr>
        <w:t>此模块功能导图见3</w:t>
      </w:r>
      <w:r w:rsidR="00765EB4">
        <w:rPr>
          <w:rFonts w:ascii="宋体" w:eastAsia="宋体" w:hAnsi="宋体"/>
          <w:sz w:val="24"/>
          <w:szCs w:val="24"/>
        </w:rPr>
        <w:t>-6</w:t>
      </w:r>
    </w:p>
    <w:p w14:paraId="6BD0EC26" w14:textId="77777777" w:rsidR="00603978" w:rsidRDefault="006A6062" w:rsidP="00603978">
      <w:pPr>
        <w:keepNext/>
        <w:spacing w:line="360" w:lineRule="auto"/>
        <w:ind w:firstLine="420"/>
      </w:pPr>
      <w:r w:rsidRPr="006A6062">
        <w:rPr>
          <w:rFonts w:ascii="宋体" w:eastAsia="宋体" w:hAnsi="宋体"/>
          <w:noProof/>
          <w:sz w:val="24"/>
          <w:szCs w:val="24"/>
        </w:rPr>
        <w:drawing>
          <wp:inline distT="0" distB="0" distL="0" distR="0" wp14:anchorId="56CB1556" wp14:editId="2659E2A7">
            <wp:extent cx="5544185" cy="3109133"/>
            <wp:effectExtent l="0" t="0" r="0" b="0"/>
            <wp:docPr id="7" name="图片 7" descr="C:\Users\Lover\AppData\Local\Temp\WeChat Files\28cab0e2d9ab6f6b16fadb74cfac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ver\AppData\Local\Temp\WeChat Files\28cab0e2d9ab6f6b16fadb74cfac8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3109133"/>
                    </a:xfrm>
                    <a:prstGeom prst="rect">
                      <a:avLst/>
                    </a:prstGeom>
                    <a:noFill/>
                    <a:ln>
                      <a:noFill/>
                    </a:ln>
                  </pic:spPr>
                </pic:pic>
              </a:graphicData>
            </a:graphic>
          </wp:inline>
        </w:drawing>
      </w:r>
    </w:p>
    <w:p w14:paraId="2447EA8D" w14:textId="07956B5C" w:rsidR="00D009C5" w:rsidRPr="00603978" w:rsidRDefault="00603978" w:rsidP="00603978">
      <w:pPr>
        <w:pStyle w:val="af4"/>
        <w:jc w:val="center"/>
        <w:rPr>
          <w:rFonts w:ascii="黑体" w:hAnsi="黑体"/>
          <w:sz w:val="21"/>
          <w:szCs w:val="21"/>
        </w:rPr>
      </w:pPr>
      <w:r w:rsidRPr="00603978">
        <w:rPr>
          <w:rFonts w:ascii="黑体" w:hAnsi="黑体"/>
          <w:sz w:val="21"/>
          <w:szCs w:val="21"/>
        </w:rPr>
        <w:t xml:space="preserve">招生计划管理功能导图 </w:t>
      </w:r>
      <w:r>
        <w:rPr>
          <w:rFonts w:ascii="黑体" w:hAnsi="黑体"/>
          <w:sz w:val="21"/>
          <w:szCs w:val="21"/>
        </w:rPr>
        <w:t>3-</w:t>
      </w:r>
      <w:r w:rsidR="004E6DF1">
        <w:rPr>
          <w:rFonts w:ascii="黑体" w:hAnsi="黑体"/>
          <w:sz w:val="21"/>
          <w:szCs w:val="21"/>
        </w:rPr>
        <w:t>6</w:t>
      </w:r>
    </w:p>
    <w:p w14:paraId="6B81B605" w14:textId="405BC6C4" w:rsidR="006A7B30" w:rsidRDefault="00DB0C8F" w:rsidP="00D847EC">
      <w:pPr>
        <w:pStyle w:val="3"/>
        <w:numPr>
          <w:ilvl w:val="2"/>
          <w:numId w:val="8"/>
        </w:numPr>
      </w:pPr>
      <w:bookmarkStart w:id="111" w:name="_Toc510169388"/>
      <w:r w:rsidRPr="00FD6EF8">
        <w:rPr>
          <w:rFonts w:hint="eastAsia"/>
        </w:rPr>
        <w:t>招生宣传管理模块</w:t>
      </w:r>
      <w:bookmarkEnd w:id="111"/>
    </w:p>
    <w:p w14:paraId="1BE5343B" w14:textId="33A89396" w:rsidR="009A6CE4" w:rsidRDefault="006B0F93" w:rsidP="00F04AE9">
      <w:pPr>
        <w:spacing w:line="460" w:lineRule="exact"/>
        <w:ind w:firstLine="420"/>
        <w:rPr>
          <w:rFonts w:ascii="宋体" w:eastAsia="宋体" w:hAnsi="宋体"/>
          <w:sz w:val="24"/>
          <w:szCs w:val="24"/>
        </w:rPr>
      </w:pPr>
      <w:r w:rsidRPr="009C7D3B">
        <w:rPr>
          <w:rFonts w:ascii="宋体" w:eastAsia="宋体" w:hAnsi="宋体" w:hint="eastAsia"/>
          <w:sz w:val="24"/>
          <w:szCs w:val="24"/>
        </w:rPr>
        <w:t>此模块</w:t>
      </w:r>
      <w:r w:rsidR="00A35B03" w:rsidRPr="009C7D3B">
        <w:rPr>
          <w:rFonts w:ascii="宋体" w:eastAsia="宋体" w:hAnsi="宋体" w:hint="eastAsia"/>
          <w:sz w:val="24"/>
          <w:szCs w:val="24"/>
        </w:rPr>
        <w:t>主要负责</w:t>
      </w:r>
      <w:r w:rsidR="001F08FC" w:rsidRPr="009C7D3B">
        <w:rPr>
          <w:rFonts w:ascii="宋体" w:eastAsia="宋体" w:hAnsi="宋体" w:hint="eastAsia"/>
          <w:sz w:val="24"/>
          <w:szCs w:val="24"/>
        </w:rPr>
        <w:t>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合，文件将上传失败，系统弹出提示模态框。</w:t>
      </w:r>
    </w:p>
    <w:p w14:paraId="6532BE07" w14:textId="081AFB54" w:rsidR="00C571D8" w:rsidRDefault="00C571D8" w:rsidP="00F04AE9">
      <w:pPr>
        <w:spacing w:line="460" w:lineRule="exact"/>
        <w:ind w:firstLine="420"/>
        <w:rPr>
          <w:rFonts w:ascii="宋体" w:eastAsia="宋体" w:hAnsi="宋体"/>
          <w:sz w:val="24"/>
          <w:szCs w:val="24"/>
        </w:rPr>
      </w:pPr>
      <w:r>
        <w:rPr>
          <w:rFonts w:ascii="宋体" w:eastAsia="宋体" w:hAnsi="宋体" w:hint="eastAsia"/>
          <w:sz w:val="24"/>
          <w:szCs w:val="24"/>
        </w:rPr>
        <w:t>此模块功能导图</w:t>
      </w:r>
      <w:r w:rsidR="00F43264">
        <w:rPr>
          <w:rFonts w:ascii="宋体" w:eastAsia="宋体" w:hAnsi="宋体" w:hint="eastAsia"/>
          <w:sz w:val="24"/>
          <w:szCs w:val="24"/>
        </w:rPr>
        <w:t xml:space="preserve">见 </w:t>
      </w:r>
      <w:r w:rsidR="00F43264">
        <w:rPr>
          <w:rFonts w:ascii="宋体" w:eastAsia="宋体" w:hAnsi="宋体"/>
          <w:sz w:val="24"/>
          <w:szCs w:val="24"/>
        </w:rPr>
        <w:t>3</w:t>
      </w:r>
      <w:r w:rsidR="009759BE">
        <w:rPr>
          <w:rFonts w:ascii="宋体" w:eastAsia="宋体" w:hAnsi="宋体"/>
          <w:sz w:val="24"/>
          <w:szCs w:val="24"/>
        </w:rPr>
        <w:t>-7</w:t>
      </w:r>
    </w:p>
    <w:p w14:paraId="47B7AA73" w14:textId="77777777" w:rsidR="009759BE" w:rsidRDefault="00A10D34" w:rsidP="009759BE">
      <w:pPr>
        <w:keepNext/>
        <w:spacing w:line="360" w:lineRule="auto"/>
        <w:ind w:firstLine="420"/>
      </w:pPr>
      <w:r>
        <w:rPr>
          <w:noProof/>
        </w:rPr>
        <w:drawing>
          <wp:inline distT="0" distB="0" distL="0" distR="0" wp14:anchorId="43E734F5" wp14:editId="6BFC4167">
            <wp:extent cx="5544185" cy="17748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1774825"/>
                    </a:xfrm>
                    <a:prstGeom prst="rect">
                      <a:avLst/>
                    </a:prstGeom>
                  </pic:spPr>
                </pic:pic>
              </a:graphicData>
            </a:graphic>
          </wp:inline>
        </w:drawing>
      </w:r>
    </w:p>
    <w:p w14:paraId="5513CD2D" w14:textId="47D76148" w:rsidR="00C571D8" w:rsidRPr="0069249D" w:rsidRDefault="009759BE" w:rsidP="0069249D">
      <w:pPr>
        <w:pStyle w:val="af4"/>
        <w:jc w:val="center"/>
        <w:rPr>
          <w:rFonts w:ascii="黑体" w:hAnsi="黑体"/>
          <w:sz w:val="21"/>
          <w:szCs w:val="21"/>
        </w:rPr>
      </w:pPr>
      <w:r w:rsidRPr="0069249D">
        <w:rPr>
          <w:rFonts w:ascii="黑体" w:hAnsi="黑体"/>
          <w:sz w:val="21"/>
          <w:szCs w:val="21"/>
        </w:rPr>
        <w:t xml:space="preserve">招生宣传管理功能导图 </w:t>
      </w:r>
      <w:r w:rsidR="0069249D">
        <w:rPr>
          <w:rFonts w:ascii="黑体" w:hAnsi="黑体"/>
          <w:sz w:val="21"/>
          <w:szCs w:val="21"/>
        </w:rPr>
        <w:t>3-7</w:t>
      </w:r>
    </w:p>
    <w:p w14:paraId="70DBC5D2" w14:textId="66EA7054" w:rsidR="00E808ED" w:rsidRDefault="00953302" w:rsidP="00D847EC">
      <w:pPr>
        <w:pStyle w:val="3"/>
        <w:numPr>
          <w:ilvl w:val="2"/>
          <w:numId w:val="8"/>
        </w:numPr>
      </w:pPr>
      <w:bookmarkStart w:id="112" w:name="_Toc510169389"/>
      <w:r w:rsidRPr="00957F6B">
        <w:rPr>
          <w:rFonts w:hint="eastAsia"/>
        </w:rPr>
        <w:lastRenderedPageBreak/>
        <w:t>录取管理模块</w:t>
      </w:r>
      <w:bookmarkEnd w:id="112"/>
    </w:p>
    <w:p w14:paraId="4AE4230D" w14:textId="184DD794" w:rsidR="00151B99" w:rsidRPr="001161C2" w:rsidRDefault="00573DC9" w:rsidP="001161C2">
      <w:pPr>
        <w:spacing w:line="460" w:lineRule="exact"/>
        <w:ind w:firstLine="420"/>
        <w:rPr>
          <w:rFonts w:ascii="宋体" w:eastAsia="宋体" w:hAnsi="宋体"/>
          <w:sz w:val="24"/>
          <w:szCs w:val="24"/>
        </w:rPr>
      </w:pPr>
      <w:r w:rsidRPr="001161C2">
        <w:rPr>
          <w:rFonts w:ascii="宋体" w:eastAsia="宋体" w:hAnsi="宋体" w:hint="eastAsia"/>
          <w:sz w:val="24"/>
          <w:szCs w:val="24"/>
        </w:rPr>
        <w:t>此模块由新生录取信息、录取通知书管理、录取审核三部分组成。</w:t>
      </w:r>
    </w:p>
    <w:p w14:paraId="7D53FEDC" w14:textId="375E7342" w:rsidR="00423811" w:rsidRDefault="00ED095A" w:rsidP="00D847EC">
      <w:pPr>
        <w:pStyle w:val="a7"/>
        <w:numPr>
          <w:ilvl w:val="0"/>
          <w:numId w:val="13"/>
        </w:numPr>
        <w:spacing w:line="460" w:lineRule="exact"/>
        <w:ind w:firstLineChars="0"/>
        <w:rPr>
          <w:rFonts w:ascii="宋体" w:eastAsia="宋体" w:hAnsi="宋体"/>
          <w:sz w:val="24"/>
          <w:szCs w:val="24"/>
        </w:rPr>
      </w:pPr>
      <w:r w:rsidRPr="00FE4A74">
        <w:rPr>
          <w:rFonts w:ascii="宋体" w:eastAsia="宋体" w:hAnsi="宋体" w:hint="eastAsia"/>
          <w:sz w:val="24"/>
          <w:szCs w:val="24"/>
        </w:rPr>
        <w:t>新生录取信息</w:t>
      </w:r>
    </w:p>
    <w:p w14:paraId="3D787E5F" w14:textId="15AF33EA" w:rsidR="00583C58" w:rsidRPr="00583C58" w:rsidRDefault="00ED15E9" w:rsidP="00F02887">
      <w:pPr>
        <w:spacing w:line="460" w:lineRule="exact"/>
        <w:ind w:firstLine="420"/>
        <w:rPr>
          <w:rFonts w:ascii="宋体" w:eastAsia="宋体" w:hAnsi="宋体"/>
          <w:sz w:val="24"/>
          <w:szCs w:val="24"/>
        </w:rPr>
      </w:pPr>
      <w:r>
        <w:rPr>
          <w:rFonts w:ascii="宋体" w:eastAsia="宋体" w:hAnsi="宋体" w:hint="eastAsia"/>
          <w:sz w:val="24"/>
          <w:szCs w:val="24"/>
        </w:rPr>
        <w:t>新生录取信息数据来源于新生信息库</w:t>
      </w:r>
      <w:r w:rsidR="00255BC6">
        <w:rPr>
          <w:rFonts w:ascii="宋体" w:eastAsia="宋体" w:hAnsi="宋体" w:hint="eastAsia"/>
          <w:sz w:val="24"/>
          <w:szCs w:val="24"/>
        </w:rPr>
        <w:t>，而新生信息库的数据则是在考生数据提取时导入的</w:t>
      </w:r>
      <w:r>
        <w:rPr>
          <w:rFonts w:ascii="宋体" w:eastAsia="宋体" w:hAnsi="宋体" w:hint="eastAsia"/>
          <w:sz w:val="24"/>
          <w:szCs w:val="24"/>
        </w:rPr>
        <w:t>。</w:t>
      </w:r>
      <w:r w:rsidR="00A64060">
        <w:rPr>
          <w:rFonts w:ascii="宋体" w:eastAsia="宋体" w:hAnsi="宋体" w:hint="eastAsia"/>
          <w:sz w:val="24"/>
          <w:szCs w:val="24"/>
        </w:rPr>
        <w:t>在这部分中，院招生办工作人员可通过</w:t>
      </w:r>
      <w:r w:rsidR="00381D3F">
        <w:rPr>
          <w:rFonts w:ascii="宋体" w:eastAsia="宋体" w:hAnsi="宋体" w:hint="eastAsia"/>
          <w:sz w:val="24"/>
          <w:szCs w:val="24"/>
        </w:rPr>
        <w:t>分配的学号、学生姓名、录取专业、是否已缴费、审核状态、年级六个查询条件检索新生信息库中的数据。工作人员依然可通过导出查询数据的方式，拿到新生数据，并对其进行进一步的处理。导出是根据查询条件进行导出的。</w:t>
      </w:r>
    </w:p>
    <w:p w14:paraId="22BAD50C" w14:textId="19A5953C" w:rsidR="00FE4A74" w:rsidRDefault="008256B7" w:rsidP="00D847EC">
      <w:pPr>
        <w:pStyle w:val="a7"/>
        <w:numPr>
          <w:ilvl w:val="0"/>
          <w:numId w:val="13"/>
        </w:numPr>
        <w:spacing w:line="460" w:lineRule="exact"/>
        <w:ind w:firstLineChars="0"/>
        <w:rPr>
          <w:rFonts w:ascii="宋体" w:eastAsia="宋体" w:hAnsi="宋体"/>
          <w:sz w:val="24"/>
          <w:szCs w:val="24"/>
        </w:rPr>
      </w:pPr>
      <w:r>
        <w:rPr>
          <w:rFonts w:ascii="宋体" w:eastAsia="宋体" w:hAnsi="宋体" w:hint="eastAsia"/>
          <w:sz w:val="24"/>
          <w:szCs w:val="24"/>
        </w:rPr>
        <w:t>录取通知书管理</w:t>
      </w:r>
    </w:p>
    <w:p w14:paraId="005AD20D" w14:textId="2E94BBBC" w:rsidR="00DA3032" w:rsidRPr="00DA3032" w:rsidRDefault="00574079" w:rsidP="00F837FB">
      <w:pPr>
        <w:spacing w:line="460" w:lineRule="exact"/>
        <w:ind w:firstLine="420"/>
        <w:rPr>
          <w:rFonts w:ascii="宋体" w:eastAsia="宋体" w:hAnsi="宋体"/>
          <w:sz w:val="24"/>
          <w:szCs w:val="24"/>
        </w:rPr>
      </w:pPr>
      <w:r>
        <w:rPr>
          <w:rFonts w:ascii="宋体" w:eastAsia="宋体" w:hAnsi="宋体" w:hint="eastAsia"/>
          <w:sz w:val="24"/>
          <w:szCs w:val="24"/>
        </w:rPr>
        <w:t>录取审核通过的新生，院招生办可通过此部分功能发放录取通知书。发放的录取通知书，将会在新生信息库中检索到。若已发放通知书，系统则不显示发送通知书按钮，避免重复发放。</w:t>
      </w:r>
    </w:p>
    <w:p w14:paraId="24C58D8A" w14:textId="20E4DF83" w:rsidR="008256B7" w:rsidRDefault="008256B7" w:rsidP="00D847EC">
      <w:pPr>
        <w:pStyle w:val="a7"/>
        <w:numPr>
          <w:ilvl w:val="0"/>
          <w:numId w:val="13"/>
        </w:numPr>
        <w:spacing w:line="460" w:lineRule="exact"/>
        <w:ind w:firstLineChars="0"/>
        <w:rPr>
          <w:rFonts w:ascii="宋体" w:eastAsia="宋体" w:hAnsi="宋体"/>
          <w:sz w:val="24"/>
          <w:szCs w:val="24"/>
        </w:rPr>
      </w:pPr>
      <w:r>
        <w:rPr>
          <w:rFonts w:ascii="宋体" w:eastAsia="宋体" w:hAnsi="宋体" w:hint="eastAsia"/>
          <w:sz w:val="24"/>
          <w:szCs w:val="24"/>
        </w:rPr>
        <w:t>录取审核</w:t>
      </w:r>
    </w:p>
    <w:p w14:paraId="075F7537" w14:textId="1B5DAF7F" w:rsidR="00E46882" w:rsidRDefault="00DB29A3" w:rsidP="00BA2294">
      <w:pPr>
        <w:spacing w:line="460" w:lineRule="exact"/>
        <w:ind w:firstLine="420"/>
        <w:rPr>
          <w:rFonts w:ascii="宋体" w:eastAsia="宋体" w:hAnsi="宋体"/>
          <w:sz w:val="24"/>
          <w:szCs w:val="24"/>
        </w:rPr>
      </w:pPr>
      <w:r>
        <w:rPr>
          <w:rFonts w:ascii="宋体" w:eastAsia="宋体" w:hAnsi="宋体" w:hint="eastAsia"/>
          <w:sz w:val="24"/>
          <w:szCs w:val="24"/>
        </w:rPr>
        <w:t>院招生办在提取考生数据时，还需要进一步进行审核，若某些学生不符合录取条件，比如成绩不达到院分数线，则可标识为审核不通过。</w:t>
      </w:r>
      <w:r w:rsidR="00483C87">
        <w:rPr>
          <w:rFonts w:ascii="宋体" w:eastAsia="宋体" w:hAnsi="宋体" w:hint="eastAsia"/>
          <w:sz w:val="24"/>
          <w:szCs w:val="24"/>
        </w:rPr>
        <w:t>审核不通过的学生的数据在考生信息库中自动作废。若审核不通过的学生缴费，缴费时系统自动提示学生未被录取。</w:t>
      </w:r>
    </w:p>
    <w:p w14:paraId="742250DC" w14:textId="7877E677" w:rsidR="00B71A5A" w:rsidRDefault="005E182B" w:rsidP="00BA2294">
      <w:pPr>
        <w:spacing w:line="460" w:lineRule="exact"/>
        <w:ind w:firstLine="420"/>
        <w:rPr>
          <w:rFonts w:ascii="宋体" w:eastAsia="宋体" w:hAnsi="宋体"/>
          <w:sz w:val="24"/>
          <w:szCs w:val="24"/>
        </w:rPr>
      </w:pPr>
      <w:r>
        <w:rPr>
          <w:rFonts w:ascii="宋体" w:eastAsia="宋体" w:hAnsi="宋体" w:hint="eastAsia"/>
          <w:sz w:val="24"/>
          <w:szCs w:val="24"/>
        </w:rPr>
        <w:t>此</w:t>
      </w:r>
      <w:r w:rsidR="00B71A5A">
        <w:rPr>
          <w:rFonts w:ascii="宋体" w:eastAsia="宋体" w:hAnsi="宋体" w:hint="eastAsia"/>
          <w:sz w:val="24"/>
          <w:szCs w:val="24"/>
        </w:rPr>
        <w:t xml:space="preserve">模块功能导图见 </w:t>
      </w:r>
      <w:r w:rsidR="00B71A5A">
        <w:rPr>
          <w:rFonts w:ascii="宋体" w:eastAsia="宋体" w:hAnsi="宋体"/>
          <w:sz w:val="24"/>
          <w:szCs w:val="24"/>
        </w:rPr>
        <w:t>3</w:t>
      </w:r>
      <w:r w:rsidR="00624D7C">
        <w:rPr>
          <w:rFonts w:ascii="宋体" w:eastAsia="宋体" w:hAnsi="宋体"/>
          <w:sz w:val="24"/>
          <w:szCs w:val="24"/>
        </w:rPr>
        <w:t>-8</w:t>
      </w:r>
    </w:p>
    <w:p w14:paraId="6DEC7B66" w14:textId="079C5DD0" w:rsidR="003D22E8" w:rsidRDefault="00CA75A3" w:rsidP="00BA2294">
      <w:pPr>
        <w:spacing w:line="460" w:lineRule="exact"/>
        <w:ind w:firstLine="420"/>
        <w:rPr>
          <w:noProof/>
        </w:rPr>
      </w:pPr>
      <w:r w:rsidRPr="00CA75A3">
        <w:rPr>
          <w:noProof/>
        </w:rPr>
        <w:drawing>
          <wp:inline distT="0" distB="0" distL="0" distR="0" wp14:anchorId="31A0294B" wp14:editId="1EFDC19F">
            <wp:extent cx="5544185" cy="4655140"/>
            <wp:effectExtent l="0" t="0" r="0" b="0"/>
            <wp:docPr id="10" name="图片 10" descr="C:\Users\Lover\AppData\Local\Temp\WeChat Files\ed59dfe7d6f1bf8dba5b842edf299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ver\AppData\Local\Temp\WeChat Files\ed59dfe7d6f1bf8dba5b842edf299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4655140"/>
                    </a:xfrm>
                    <a:prstGeom prst="rect">
                      <a:avLst/>
                    </a:prstGeom>
                    <a:noFill/>
                    <a:ln>
                      <a:noFill/>
                    </a:ln>
                  </pic:spPr>
                </pic:pic>
              </a:graphicData>
            </a:graphic>
          </wp:inline>
        </w:drawing>
      </w:r>
    </w:p>
    <w:p w14:paraId="6565A720" w14:textId="77777777" w:rsidR="00F428EC" w:rsidRDefault="003D22E8" w:rsidP="00F428EC">
      <w:pPr>
        <w:keepNext/>
        <w:spacing w:line="360" w:lineRule="auto"/>
        <w:ind w:firstLine="420"/>
      </w:pPr>
      <w:r>
        <w:rPr>
          <w:noProof/>
        </w:rPr>
        <w:lastRenderedPageBreak/>
        <w:drawing>
          <wp:inline distT="0" distB="0" distL="0" distR="0" wp14:anchorId="524CE4B2" wp14:editId="1E14CC82">
            <wp:extent cx="5544185" cy="4272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185" cy="4272280"/>
                    </a:xfrm>
                    <a:prstGeom prst="rect">
                      <a:avLst/>
                    </a:prstGeom>
                  </pic:spPr>
                </pic:pic>
              </a:graphicData>
            </a:graphic>
          </wp:inline>
        </w:drawing>
      </w:r>
    </w:p>
    <w:p w14:paraId="7D961189" w14:textId="54081F2A" w:rsidR="00040456" w:rsidRPr="00F428EC" w:rsidRDefault="00F428EC" w:rsidP="00F428EC">
      <w:pPr>
        <w:pStyle w:val="af4"/>
        <w:jc w:val="center"/>
        <w:rPr>
          <w:rFonts w:ascii="黑体" w:hAnsi="黑体"/>
          <w:sz w:val="21"/>
          <w:szCs w:val="21"/>
        </w:rPr>
      </w:pPr>
      <w:r w:rsidRPr="00F428EC">
        <w:rPr>
          <w:rFonts w:ascii="黑体" w:hAnsi="黑体"/>
          <w:sz w:val="21"/>
          <w:szCs w:val="21"/>
        </w:rPr>
        <w:t xml:space="preserve">录取管理模块导图 </w:t>
      </w:r>
      <w:r w:rsidR="00953970">
        <w:rPr>
          <w:rFonts w:ascii="黑体" w:hAnsi="黑体"/>
          <w:sz w:val="21"/>
          <w:szCs w:val="21"/>
        </w:rPr>
        <w:t>3-8</w:t>
      </w:r>
    </w:p>
    <w:p w14:paraId="5F52F9F2" w14:textId="755BD023" w:rsidR="005B5984" w:rsidRPr="007F4C16" w:rsidRDefault="00185AA7" w:rsidP="00D847EC">
      <w:pPr>
        <w:pStyle w:val="3"/>
        <w:numPr>
          <w:ilvl w:val="2"/>
          <w:numId w:val="8"/>
        </w:numPr>
      </w:pPr>
      <w:bookmarkStart w:id="113" w:name="_Toc510169390"/>
      <w:r w:rsidRPr="007F4C16">
        <w:rPr>
          <w:rFonts w:hint="eastAsia"/>
        </w:rPr>
        <w:t>综合查询功能模块</w:t>
      </w:r>
      <w:bookmarkEnd w:id="113"/>
    </w:p>
    <w:p w14:paraId="5E4CC420" w14:textId="1C9947DB" w:rsidR="00185AA7" w:rsidRDefault="00421DCD" w:rsidP="004A25FB">
      <w:pPr>
        <w:spacing w:line="360" w:lineRule="auto"/>
        <w:ind w:firstLine="420"/>
        <w:rPr>
          <w:rFonts w:ascii="宋体" w:eastAsia="宋体" w:hAnsi="宋体"/>
          <w:sz w:val="24"/>
          <w:szCs w:val="24"/>
        </w:rPr>
      </w:pPr>
      <w:r>
        <w:rPr>
          <w:rFonts w:ascii="宋体" w:eastAsia="宋体" w:hAnsi="宋体" w:hint="eastAsia"/>
          <w:sz w:val="24"/>
          <w:szCs w:val="24"/>
        </w:rPr>
        <w:t>综合查询功能模块</w:t>
      </w:r>
      <w:r w:rsidR="004655DE">
        <w:rPr>
          <w:rFonts w:ascii="宋体" w:eastAsia="宋体" w:hAnsi="宋体" w:hint="eastAsia"/>
          <w:sz w:val="24"/>
          <w:szCs w:val="24"/>
        </w:rPr>
        <w:t>可以查询新生基本信息、成绩、以及</w:t>
      </w:r>
      <w:r w:rsidR="002A5FE2">
        <w:rPr>
          <w:rFonts w:ascii="宋体" w:eastAsia="宋体" w:hAnsi="宋体" w:hint="eastAsia"/>
          <w:sz w:val="24"/>
          <w:szCs w:val="24"/>
        </w:rPr>
        <w:t>文件系统中所有的附件，包括招生宣传附件</w:t>
      </w:r>
      <w:r w:rsidR="001D3C33">
        <w:rPr>
          <w:rFonts w:ascii="宋体" w:eastAsia="宋体" w:hAnsi="宋体" w:hint="eastAsia"/>
          <w:sz w:val="24"/>
          <w:szCs w:val="24"/>
        </w:rPr>
        <w:t>，</w:t>
      </w:r>
      <w:r w:rsidR="002A5FE2">
        <w:rPr>
          <w:rFonts w:ascii="宋体" w:eastAsia="宋体" w:hAnsi="宋体" w:hint="eastAsia"/>
          <w:sz w:val="24"/>
          <w:szCs w:val="24"/>
        </w:rPr>
        <w:t>录取通知书等。</w:t>
      </w:r>
    </w:p>
    <w:p w14:paraId="6674CCD6" w14:textId="2161752B" w:rsidR="00883701" w:rsidRDefault="00A937B4" w:rsidP="00D847EC">
      <w:pPr>
        <w:pStyle w:val="a7"/>
        <w:numPr>
          <w:ilvl w:val="0"/>
          <w:numId w:val="14"/>
        </w:numPr>
        <w:spacing w:line="360" w:lineRule="auto"/>
        <w:ind w:firstLineChars="0"/>
        <w:rPr>
          <w:rFonts w:ascii="宋体" w:eastAsia="宋体" w:hAnsi="宋体"/>
          <w:sz w:val="24"/>
          <w:szCs w:val="24"/>
        </w:rPr>
      </w:pPr>
      <w:r w:rsidRPr="00883701">
        <w:rPr>
          <w:rFonts w:ascii="宋体" w:eastAsia="宋体" w:hAnsi="宋体" w:hint="eastAsia"/>
          <w:sz w:val="24"/>
          <w:szCs w:val="24"/>
        </w:rPr>
        <w:t>基本信息查询</w:t>
      </w:r>
    </w:p>
    <w:p w14:paraId="374E0182" w14:textId="379ED0DA" w:rsidR="00995CA7" w:rsidRPr="003D7EAE" w:rsidRDefault="00FF13CC" w:rsidP="00914260">
      <w:pPr>
        <w:spacing w:line="360" w:lineRule="auto"/>
        <w:ind w:firstLine="420"/>
        <w:rPr>
          <w:rFonts w:ascii="宋体" w:eastAsia="宋体" w:hAnsi="宋体"/>
          <w:sz w:val="24"/>
          <w:szCs w:val="24"/>
        </w:rPr>
      </w:pPr>
      <w:r>
        <w:rPr>
          <w:rFonts w:ascii="宋体" w:eastAsia="宋体" w:hAnsi="宋体" w:hint="eastAsia"/>
          <w:sz w:val="24"/>
          <w:szCs w:val="24"/>
        </w:rPr>
        <w:t>基本信息查询，用户可以查询新生信息库中所有的新生数据，可以通过学号、学生姓名、录取专业、是否已缴费、审核状态、年级六个查询条件进行检索。其中学号、学生姓名支持模糊查询。是否已缴费下拉选择，选择项为</w:t>
      </w:r>
      <w:r w:rsidR="006A5D81">
        <w:rPr>
          <w:rFonts w:ascii="宋体" w:eastAsia="宋体" w:hAnsi="宋体" w:hint="eastAsia"/>
          <w:sz w:val="24"/>
          <w:szCs w:val="24"/>
        </w:rPr>
        <w:t>全部、</w:t>
      </w:r>
      <w:r>
        <w:rPr>
          <w:rFonts w:ascii="宋体" w:eastAsia="宋体" w:hAnsi="宋体" w:hint="eastAsia"/>
          <w:sz w:val="24"/>
          <w:szCs w:val="24"/>
        </w:rPr>
        <w:t>是、否；审核状态为下拉选择，选择项为</w:t>
      </w:r>
      <w:r w:rsidR="006A5D81">
        <w:rPr>
          <w:rFonts w:ascii="宋体" w:eastAsia="宋体" w:hAnsi="宋体" w:hint="eastAsia"/>
          <w:sz w:val="24"/>
          <w:szCs w:val="24"/>
        </w:rPr>
        <w:t>全部、</w:t>
      </w:r>
      <w:r>
        <w:rPr>
          <w:rFonts w:ascii="宋体" w:eastAsia="宋体" w:hAnsi="宋体" w:hint="eastAsia"/>
          <w:sz w:val="24"/>
          <w:szCs w:val="24"/>
        </w:rPr>
        <w:t>待审核、审核通过、审核不通过</w:t>
      </w:r>
      <w:r w:rsidR="00D84578">
        <w:rPr>
          <w:rFonts w:ascii="宋体" w:eastAsia="宋体" w:hAnsi="宋体" w:hint="eastAsia"/>
          <w:sz w:val="24"/>
          <w:szCs w:val="24"/>
        </w:rPr>
        <w:t>；</w:t>
      </w:r>
      <w:r w:rsidR="00FB58A4">
        <w:rPr>
          <w:rFonts w:ascii="宋体" w:eastAsia="宋体" w:hAnsi="宋体" w:hint="eastAsia"/>
          <w:sz w:val="24"/>
          <w:szCs w:val="24"/>
        </w:rPr>
        <w:t>录取专业下拉选择，选择项为学院专业查询出来的数据</w:t>
      </w:r>
      <w:r w:rsidR="00455AF3">
        <w:rPr>
          <w:rFonts w:ascii="宋体" w:eastAsia="宋体" w:hAnsi="宋体" w:hint="eastAsia"/>
          <w:sz w:val="24"/>
          <w:szCs w:val="24"/>
        </w:rPr>
        <w:t>等。</w:t>
      </w:r>
    </w:p>
    <w:p w14:paraId="77678D51" w14:textId="26FE132B" w:rsidR="00883701" w:rsidRDefault="00883701" w:rsidP="00D847EC">
      <w:pPr>
        <w:pStyle w:val="a7"/>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成绩查询</w:t>
      </w:r>
    </w:p>
    <w:p w14:paraId="7C320E57" w14:textId="73988A5F" w:rsidR="007D6BE6" w:rsidRPr="007D6BE6" w:rsidRDefault="007D6BE6" w:rsidP="006F7590">
      <w:pPr>
        <w:spacing w:line="360" w:lineRule="auto"/>
        <w:ind w:firstLine="420"/>
        <w:rPr>
          <w:rFonts w:ascii="宋体" w:eastAsia="宋体" w:hAnsi="宋体"/>
          <w:sz w:val="24"/>
          <w:szCs w:val="24"/>
        </w:rPr>
      </w:pPr>
      <w:r>
        <w:rPr>
          <w:rFonts w:ascii="宋体" w:eastAsia="宋体" w:hAnsi="宋体" w:hint="eastAsia"/>
          <w:sz w:val="24"/>
          <w:szCs w:val="24"/>
        </w:rPr>
        <w:t>成绩查询功能展示已被录取的新生信息库中成绩部分的信息。</w:t>
      </w:r>
      <w:r w:rsidR="00222556">
        <w:rPr>
          <w:rFonts w:ascii="宋体" w:eastAsia="宋体" w:hAnsi="宋体" w:hint="eastAsia"/>
          <w:sz w:val="24"/>
          <w:szCs w:val="24"/>
        </w:rPr>
        <w:t>用户可通过学生姓名、学生学号、科目类型进行查询。其中学生姓名、学生学号支持模糊查询。科</w:t>
      </w:r>
      <w:r w:rsidR="00222556">
        <w:rPr>
          <w:rFonts w:ascii="宋体" w:eastAsia="宋体" w:hAnsi="宋体" w:hint="eastAsia"/>
          <w:sz w:val="24"/>
          <w:szCs w:val="24"/>
        </w:rPr>
        <w:lastRenderedPageBreak/>
        <w:t>目类型下拉选择，选择项为：全部、理科类、文科类、美术类</w:t>
      </w:r>
      <w:r w:rsidR="00242278">
        <w:rPr>
          <w:rFonts w:ascii="宋体" w:eastAsia="宋体" w:hAnsi="宋体" w:hint="eastAsia"/>
          <w:sz w:val="24"/>
          <w:szCs w:val="24"/>
        </w:rPr>
        <w:t>。</w:t>
      </w:r>
      <w:r w:rsidR="00A86EE1">
        <w:rPr>
          <w:rFonts w:ascii="宋体" w:eastAsia="宋体" w:hAnsi="宋体" w:hint="eastAsia"/>
          <w:sz w:val="24"/>
          <w:szCs w:val="24"/>
        </w:rPr>
        <w:t>可对检索结果进行导出，以便其他用途。</w:t>
      </w:r>
    </w:p>
    <w:p w14:paraId="4D16D823" w14:textId="1DF04EC2" w:rsidR="00883701" w:rsidRDefault="00883701" w:rsidP="00D847EC">
      <w:pPr>
        <w:pStyle w:val="a7"/>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附件查询</w:t>
      </w:r>
    </w:p>
    <w:p w14:paraId="270A1C07" w14:textId="04859D5B" w:rsidR="00335B4B" w:rsidRDefault="00335B4B" w:rsidP="00193F7E">
      <w:pPr>
        <w:spacing w:line="360" w:lineRule="auto"/>
        <w:ind w:firstLine="420"/>
        <w:rPr>
          <w:rFonts w:ascii="宋体" w:eastAsia="宋体" w:hAnsi="宋体"/>
          <w:sz w:val="24"/>
          <w:szCs w:val="24"/>
        </w:rPr>
      </w:pPr>
      <w:r>
        <w:rPr>
          <w:rFonts w:ascii="宋体" w:eastAsia="宋体" w:hAnsi="宋体" w:hint="eastAsia"/>
          <w:sz w:val="24"/>
          <w:szCs w:val="24"/>
        </w:rPr>
        <w:t>附件查询检索的是</w:t>
      </w:r>
      <w:r w:rsidR="00D829ED">
        <w:rPr>
          <w:rFonts w:ascii="宋体" w:eastAsia="宋体" w:hAnsi="宋体" w:hint="eastAsia"/>
          <w:sz w:val="24"/>
          <w:szCs w:val="24"/>
        </w:rPr>
        <w:t>招生宣传管理模块上传的招生宣传附件</w:t>
      </w:r>
      <w:r w:rsidR="00AC1F76">
        <w:rPr>
          <w:rFonts w:ascii="宋体" w:eastAsia="宋体" w:hAnsi="宋体" w:hint="eastAsia"/>
          <w:sz w:val="24"/>
          <w:szCs w:val="24"/>
        </w:rPr>
        <w:t>，以及发送通知书时新生信息库存储的录取通知书。</w:t>
      </w:r>
    </w:p>
    <w:p w14:paraId="14F26D53" w14:textId="5FAC2B45" w:rsidR="00193F7E" w:rsidRDefault="00665D0C" w:rsidP="00665D0C">
      <w:pPr>
        <w:spacing w:line="360" w:lineRule="auto"/>
        <w:rPr>
          <w:rFonts w:ascii="宋体" w:eastAsia="宋体" w:hAnsi="宋体"/>
          <w:sz w:val="24"/>
          <w:szCs w:val="24"/>
        </w:rPr>
      </w:pPr>
      <w:r>
        <w:rPr>
          <w:rFonts w:ascii="宋体" w:eastAsia="宋体" w:hAnsi="宋体" w:hint="eastAsia"/>
          <w:sz w:val="24"/>
          <w:szCs w:val="24"/>
        </w:rPr>
        <w:t>此模块功能导图见3</w:t>
      </w:r>
      <w:r w:rsidR="00596591">
        <w:rPr>
          <w:rFonts w:ascii="宋体" w:eastAsia="宋体" w:hAnsi="宋体"/>
          <w:sz w:val="24"/>
          <w:szCs w:val="24"/>
        </w:rPr>
        <w:t>-9</w:t>
      </w:r>
    </w:p>
    <w:p w14:paraId="76CA74A4" w14:textId="77777777" w:rsidR="00F1735F" w:rsidRDefault="00E81AE9" w:rsidP="00F1735F">
      <w:pPr>
        <w:keepNext/>
        <w:spacing w:line="360" w:lineRule="auto"/>
      </w:pPr>
      <w:r>
        <w:rPr>
          <w:noProof/>
        </w:rPr>
        <w:drawing>
          <wp:inline distT="0" distB="0" distL="0" distR="0" wp14:anchorId="72A123E4" wp14:editId="506C3BEA">
            <wp:extent cx="5544185" cy="32054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4185" cy="3205480"/>
                    </a:xfrm>
                    <a:prstGeom prst="rect">
                      <a:avLst/>
                    </a:prstGeom>
                  </pic:spPr>
                </pic:pic>
              </a:graphicData>
            </a:graphic>
          </wp:inline>
        </w:drawing>
      </w:r>
    </w:p>
    <w:p w14:paraId="54694D94" w14:textId="0E7715F3" w:rsidR="00837690" w:rsidRPr="00F1735F" w:rsidRDefault="00F1735F" w:rsidP="00F1735F">
      <w:pPr>
        <w:pStyle w:val="af4"/>
        <w:jc w:val="center"/>
        <w:rPr>
          <w:rFonts w:ascii="黑体" w:hAnsi="黑体"/>
          <w:sz w:val="21"/>
          <w:szCs w:val="21"/>
        </w:rPr>
      </w:pPr>
      <w:r w:rsidRPr="00F1735F">
        <w:rPr>
          <w:rFonts w:ascii="黑体" w:hAnsi="黑体"/>
          <w:sz w:val="21"/>
          <w:szCs w:val="21"/>
        </w:rPr>
        <w:t xml:space="preserve">综合查询功能导图 </w:t>
      </w:r>
      <w:r>
        <w:rPr>
          <w:rFonts w:ascii="黑体" w:hAnsi="黑体"/>
          <w:sz w:val="21"/>
          <w:szCs w:val="21"/>
        </w:rPr>
        <w:t>3-</w:t>
      </w:r>
      <w:r w:rsidR="00570F36">
        <w:rPr>
          <w:rFonts w:ascii="黑体" w:hAnsi="黑体"/>
          <w:sz w:val="21"/>
          <w:szCs w:val="21"/>
        </w:rPr>
        <w:t>9</w:t>
      </w:r>
    </w:p>
    <w:p w14:paraId="4F7453FD" w14:textId="172B9F97" w:rsidR="00146BAE" w:rsidRDefault="00146BAE" w:rsidP="00D847EC">
      <w:pPr>
        <w:pStyle w:val="3"/>
        <w:numPr>
          <w:ilvl w:val="2"/>
          <w:numId w:val="8"/>
        </w:numPr>
      </w:pPr>
      <w:bookmarkStart w:id="114" w:name="_Toc510169391"/>
      <w:r w:rsidRPr="00CE4802">
        <w:rPr>
          <w:rFonts w:hint="eastAsia"/>
        </w:rPr>
        <w:t>统管理模块</w:t>
      </w:r>
      <w:bookmarkEnd w:id="114"/>
    </w:p>
    <w:p w14:paraId="3AAC0C78" w14:textId="77777777" w:rsidR="00F3146B" w:rsidRDefault="005209AD" w:rsidP="00E4372A">
      <w:pPr>
        <w:spacing w:line="460" w:lineRule="exact"/>
        <w:rPr>
          <w:rFonts w:ascii="宋体" w:eastAsia="宋体" w:hAnsi="宋体"/>
          <w:sz w:val="24"/>
          <w:szCs w:val="24"/>
        </w:rPr>
      </w:pPr>
      <w:r w:rsidRPr="00E4372A">
        <w:rPr>
          <w:rFonts w:ascii="宋体" w:eastAsia="宋体" w:hAnsi="宋体" w:hint="eastAsia"/>
          <w:sz w:val="24"/>
          <w:szCs w:val="24"/>
        </w:rPr>
        <w:t>系统管理模块由字典管理及账户管理</w:t>
      </w:r>
      <w:r w:rsidR="00B75CDC" w:rsidRPr="00E4372A">
        <w:rPr>
          <w:rFonts w:ascii="宋体" w:eastAsia="宋体" w:hAnsi="宋体" w:hint="eastAsia"/>
          <w:sz w:val="24"/>
          <w:szCs w:val="24"/>
        </w:rPr>
        <w:t>两部分组成。</w:t>
      </w:r>
    </w:p>
    <w:p w14:paraId="5B88E5C5" w14:textId="2DE39880" w:rsidR="007356B8" w:rsidRPr="007356B8" w:rsidRDefault="007356B8" w:rsidP="00D847EC">
      <w:pPr>
        <w:pStyle w:val="a7"/>
        <w:numPr>
          <w:ilvl w:val="0"/>
          <w:numId w:val="15"/>
        </w:numPr>
        <w:spacing w:line="460" w:lineRule="exact"/>
        <w:ind w:firstLineChars="0"/>
        <w:rPr>
          <w:rFonts w:ascii="宋体" w:eastAsia="宋体" w:hAnsi="宋体"/>
          <w:sz w:val="24"/>
          <w:szCs w:val="24"/>
        </w:rPr>
      </w:pPr>
      <w:r w:rsidRPr="007356B8">
        <w:rPr>
          <w:rFonts w:ascii="宋体" w:eastAsia="宋体" w:hAnsi="宋体" w:hint="eastAsia"/>
          <w:sz w:val="24"/>
          <w:szCs w:val="24"/>
        </w:rPr>
        <w:t>字典管理</w:t>
      </w:r>
    </w:p>
    <w:p w14:paraId="69B6724A" w14:textId="61DA1414" w:rsidR="001A6315" w:rsidRDefault="001A6315" w:rsidP="00DF7D33">
      <w:pPr>
        <w:spacing w:line="460" w:lineRule="exact"/>
        <w:ind w:firstLine="420"/>
        <w:rPr>
          <w:rFonts w:ascii="宋体" w:eastAsia="宋体" w:hAnsi="宋体"/>
          <w:sz w:val="24"/>
          <w:szCs w:val="24"/>
        </w:rPr>
      </w:pPr>
      <w:r w:rsidRPr="00DF7D33">
        <w:rPr>
          <w:rFonts w:ascii="宋体" w:eastAsia="宋体" w:hAnsi="宋体" w:hint="eastAsia"/>
          <w:sz w:val="24"/>
          <w:szCs w:val="24"/>
        </w:rPr>
        <w:t>系统设计成公用属性则进行字典化的</w:t>
      </w:r>
      <w:r w:rsidR="008622CA" w:rsidRPr="00DF7D33">
        <w:rPr>
          <w:rFonts w:ascii="宋体" w:eastAsia="宋体" w:hAnsi="宋体" w:hint="eastAsia"/>
          <w:sz w:val="24"/>
          <w:szCs w:val="24"/>
        </w:rPr>
        <w:t>模式</w:t>
      </w:r>
      <w:r w:rsidR="006668FF" w:rsidRPr="00DF7D33">
        <w:rPr>
          <w:rFonts w:ascii="宋体" w:eastAsia="宋体" w:hAnsi="宋体" w:hint="eastAsia"/>
          <w:sz w:val="24"/>
          <w:szCs w:val="24"/>
        </w:rPr>
        <w:t>，</w:t>
      </w:r>
      <w:r w:rsidR="008622CA" w:rsidRPr="00DF7D33">
        <w:rPr>
          <w:rFonts w:ascii="宋体" w:eastAsia="宋体" w:hAnsi="宋体" w:hint="eastAsia"/>
          <w:sz w:val="24"/>
          <w:szCs w:val="24"/>
        </w:rPr>
        <w:t>提高系统稳定性其规范化</w:t>
      </w:r>
      <w:r w:rsidR="006966B4" w:rsidRPr="00DF7D33">
        <w:rPr>
          <w:rFonts w:ascii="宋体" w:eastAsia="宋体" w:hAnsi="宋体" w:hint="eastAsia"/>
          <w:sz w:val="24"/>
          <w:szCs w:val="24"/>
        </w:rPr>
        <w:t>。</w:t>
      </w:r>
      <w:r w:rsidR="00281DF4" w:rsidRPr="00DF7D33">
        <w:rPr>
          <w:rFonts w:ascii="宋体" w:eastAsia="宋体" w:hAnsi="宋体" w:hint="eastAsia"/>
          <w:sz w:val="24"/>
          <w:szCs w:val="24"/>
        </w:rPr>
        <w:t>类似审核状态、学院十大系别</w:t>
      </w:r>
      <w:r w:rsidR="0047335E">
        <w:rPr>
          <w:rFonts w:ascii="宋体" w:eastAsia="宋体" w:hAnsi="宋体" w:hint="eastAsia"/>
          <w:sz w:val="24"/>
          <w:szCs w:val="24"/>
        </w:rPr>
        <w:t>（专业方向存储在学院专业信息库）</w:t>
      </w:r>
      <w:r w:rsidR="000576FF" w:rsidRPr="00DF7D33">
        <w:rPr>
          <w:rFonts w:ascii="宋体" w:eastAsia="宋体" w:hAnsi="宋体" w:hint="eastAsia"/>
          <w:sz w:val="24"/>
          <w:szCs w:val="24"/>
        </w:rPr>
        <w:t>、是否已缴费、附件上传白名单、政治面貌、科目类型等公用属性。</w:t>
      </w:r>
      <w:r w:rsidR="00F4352E">
        <w:rPr>
          <w:rFonts w:ascii="宋体" w:eastAsia="宋体" w:hAnsi="宋体" w:hint="eastAsia"/>
          <w:sz w:val="24"/>
          <w:szCs w:val="24"/>
        </w:rPr>
        <w:t>可对字典信息库进行条件查询，其中字典编码、字典键、字典值支持模糊查询。也可对字典进行新增、修改、删除操作。</w:t>
      </w:r>
    </w:p>
    <w:p w14:paraId="778AC6BB" w14:textId="4CBE92A1" w:rsidR="000A49C1" w:rsidRPr="00CC676E" w:rsidRDefault="000A49C1" w:rsidP="00D847EC">
      <w:pPr>
        <w:pStyle w:val="a7"/>
        <w:numPr>
          <w:ilvl w:val="0"/>
          <w:numId w:val="15"/>
        </w:numPr>
        <w:spacing w:line="460" w:lineRule="exact"/>
        <w:ind w:firstLineChars="0"/>
        <w:rPr>
          <w:rFonts w:ascii="宋体" w:eastAsia="宋体" w:hAnsi="宋体"/>
          <w:sz w:val="24"/>
          <w:szCs w:val="24"/>
        </w:rPr>
      </w:pPr>
      <w:r w:rsidRPr="00CC676E">
        <w:rPr>
          <w:rFonts w:ascii="宋体" w:eastAsia="宋体" w:hAnsi="宋体" w:hint="eastAsia"/>
          <w:sz w:val="24"/>
          <w:szCs w:val="24"/>
        </w:rPr>
        <w:t>账户管理</w:t>
      </w:r>
    </w:p>
    <w:p w14:paraId="593476CE" w14:textId="60817794" w:rsidR="00CC676E" w:rsidRDefault="00CC676E" w:rsidP="00C00883">
      <w:pPr>
        <w:spacing w:line="460" w:lineRule="exact"/>
        <w:ind w:firstLine="420"/>
        <w:rPr>
          <w:rFonts w:ascii="宋体" w:eastAsia="宋体" w:hAnsi="宋体"/>
          <w:sz w:val="24"/>
          <w:szCs w:val="24"/>
        </w:rPr>
      </w:pPr>
      <w:r>
        <w:rPr>
          <w:rFonts w:ascii="宋体" w:eastAsia="宋体" w:hAnsi="宋体" w:hint="eastAsia"/>
          <w:sz w:val="24"/>
          <w:szCs w:val="24"/>
        </w:rPr>
        <w:lastRenderedPageBreak/>
        <w:t>此部分管理是登录系统进行访问的账户信息管理，包括院招生办、学生及管理员的账户。</w:t>
      </w:r>
      <w:r w:rsidR="00B40049">
        <w:rPr>
          <w:rFonts w:ascii="宋体" w:eastAsia="宋体" w:hAnsi="宋体" w:hint="eastAsia"/>
          <w:sz w:val="24"/>
          <w:szCs w:val="24"/>
        </w:rPr>
        <w:t>只有管理员及院招生办才有此部分的管理。</w:t>
      </w:r>
      <w:r w:rsidR="00E6048E">
        <w:rPr>
          <w:rFonts w:ascii="宋体" w:eastAsia="宋体" w:hAnsi="宋体" w:hint="eastAsia"/>
          <w:sz w:val="24"/>
          <w:szCs w:val="24"/>
        </w:rPr>
        <w:t>由于新生需要登录到学生端查看他们各自的基本信息、查看是否被录取或被哪个院系哪个专业方向录取</w:t>
      </w:r>
      <w:r w:rsidR="007538F5">
        <w:rPr>
          <w:rFonts w:ascii="宋体" w:eastAsia="宋体" w:hAnsi="宋体" w:hint="eastAsia"/>
          <w:sz w:val="24"/>
          <w:szCs w:val="24"/>
        </w:rPr>
        <w:t>等信息，院招生办或管理员需要分配</w:t>
      </w:r>
      <w:r w:rsidR="004A2797">
        <w:rPr>
          <w:rFonts w:ascii="宋体" w:eastAsia="宋体" w:hAnsi="宋体" w:hint="eastAsia"/>
          <w:sz w:val="24"/>
          <w:szCs w:val="24"/>
        </w:rPr>
        <w:t>学生</w:t>
      </w:r>
      <w:r w:rsidR="00523432">
        <w:rPr>
          <w:rFonts w:ascii="宋体" w:eastAsia="宋体" w:hAnsi="宋体" w:hint="eastAsia"/>
          <w:sz w:val="24"/>
          <w:szCs w:val="24"/>
        </w:rPr>
        <w:t>账号，初始密码可由</w:t>
      </w:r>
      <w:r w:rsidR="00E92464">
        <w:rPr>
          <w:rFonts w:ascii="宋体" w:eastAsia="宋体" w:hAnsi="宋体" w:hint="eastAsia"/>
          <w:sz w:val="24"/>
          <w:szCs w:val="24"/>
        </w:rPr>
        <w:t>院招生办或管理员规定</w:t>
      </w:r>
      <w:r w:rsidR="00C2105C">
        <w:rPr>
          <w:rFonts w:ascii="宋体" w:eastAsia="宋体" w:hAnsi="宋体" w:hint="eastAsia"/>
          <w:sz w:val="24"/>
          <w:szCs w:val="24"/>
        </w:rPr>
        <w:t>，如身份证后六位等。</w:t>
      </w:r>
    </w:p>
    <w:p w14:paraId="61D54992" w14:textId="6BF10DC7" w:rsidR="00D14DFB" w:rsidRDefault="00D14DFB" w:rsidP="00C00883">
      <w:pPr>
        <w:spacing w:line="460" w:lineRule="exact"/>
        <w:ind w:firstLine="420"/>
        <w:rPr>
          <w:rFonts w:ascii="宋体" w:eastAsia="宋体" w:hAnsi="宋体"/>
          <w:sz w:val="24"/>
          <w:szCs w:val="24"/>
        </w:rPr>
      </w:pPr>
      <w:r>
        <w:rPr>
          <w:rFonts w:ascii="宋体" w:eastAsia="宋体" w:hAnsi="宋体" w:hint="eastAsia"/>
          <w:sz w:val="24"/>
          <w:szCs w:val="24"/>
        </w:rPr>
        <w:t>此部分功能导图见3</w:t>
      </w:r>
      <w:r w:rsidR="00D02881">
        <w:rPr>
          <w:rFonts w:ascii="宋体" w:eastAsia="宋体" w:hAnsi="宋体"/>
          <w:sz w:val="24"/>
          <w:szCs w:val="24"/>
        </w:rPr>
        <w:t>-10</w:t>
      </w:r>
    </w:p>
    <w:p w14:paraId="198BD655" w14:textId="77777777" w:rsidR="00020E04" w:rsidRDefault="00480A13" w:rsidP="00020E04">
      <w:pPr>
        <w:keepNext/>
        <w:spacing w:line="360" w:lineRule="auto"/>
        <w:ind w:firstLine="420"/>
      </w:pPr>
      <w:r>
        <w:rPr>
          <w:noProof/>
        </w:rPr>
        <w:drawing>
          <wp:inline distT="0" distB="0" distL="0" distR="0" wp14:anchorId="4A823C35" wp14:editId="014CA9AE">
            <wp:extent cx="4791075" cy="4286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4286250"/>
                    </a:xfrm>
                    <a:prstGeom prst="rect">
                      <a:avLst/>
                    </a:prstGeom>
                  </pic:spPr>
                </pic:pic>
              </a:graphicData>
            </a:graphic>
          </wp:inline>
        </w:drawing>
      </w:r>
    </w:p>
    <w:p w14:paraId="1F889C16" w14:textId="0F27B96A" w:rsidR="001D7B64" w:rsidRPr="00020E04" w:rsidRDefault="00020E04" w:rsidP="00020E04">
      <w:pPr>
        <w:pStyle w:val="af4"/>
        <w:jc w:val="center"/>
        <w:rPr>
          <w:rFonts w:ascii="黑体" w:hAnsi="黑体"/>
          <w:sz w:val="21"/>
          <w:szCs w:val="21"/>
        </w:rPr>
      </w:pPr>
      <w:r w:rsidRPr="00020E04">
        <w:rPr>
          <w:rFonts w:ascii="黑体" w:hAnsi="黑体"/>
          <w:sz w:val="21"/>
          <w:szCs w:val="21"/>
        </w:rPr>
        <w:t xml:space="preserve">综合查询功能导图 </w:t>
      </w:r>
      <w:r w:rsidR="00855AA4">
        <w:rPr>
          <w:rFonts w:ascii="黑体" w:hAnsi="黑体"/>
          <w:sz w:val="21"/>
          <w:szCs w:val="21"/>
        </w:rPr>
        <w:t>3-10</w:t>
      </w:r>
    </w:p>
    <w:p w14:paraId="21C9B859" w14:textId="0E4BFDD1" w:rsidR="00314D57" w:rsidRDefault="00314D57" w:rsidP="00D847EC">
      <w:pPr>
        <w:pStyle w:val="2"/>
        <w:numPr>
          <w:ilvl w:val="1"/>
          <w:numId w:val="9"/>
        </w:numPr>
      </w:pPr>
      <w:bookmarkStart w:id="115" w:name="_Toc510169392"/>
      <w:r>
        <w:rPr>
          <w:rFonts w:hint="eastAsia"/>
        </w:rPr>
        <w:t>非功能需求分析</w:t>
      </w:r>
      <w:bookmarkEnd w:id="115"/>
    </w:p>
    <w:p w14:paraId="000C1FC2" w14:textId="77777777" w:rsidR="005B2AFC" w:rsidRPr="005B2AFC" w:rsidRDefault="005B2AFC" w:rsidP="00D847EC">
      <w:pPr>
        <w:pStyle w:val="a7"/>
        <w:keepNext/>
        <w:keepLines/>
        <w:numPr>
          <w:ilvl w:val="0"/>
          <w:numId w:val="12"/>
        </w:numPr>
        <w:spacing w:before="260" w:after="260" w:line="415" w:lineRule="auto"/>
        <w:ind w:firstLineChars="0"/>
        <w:outlineLvl w:val="2"/>
        <w:rPr>
          <w:rFonts w:eastAsia="黑体"/>
          <w:b/>
          <w:bCs/>
          <w:vanish/>
          <w:sz w:val="24"/>
          <w:szCs w:val="32"/>
        </w:rPr>
      </w:pPr>
      <w:bookmarkStart w:id="116" w:name="_Toc509779748"/>
      <w:bookmarkStart w:id="117" w:name="_Toc509961760"/>
      <w:bookmarkStart w:id="118" w:name="_Toc510132756"/>
      <w:bookmarkStart w:id="119" w:name="_Toc510169393"/>
      <w:bookmarkEnd w:id="116"/>
      <w:bookmarkEnd w:id="117"/>
      <w:bookmarkEnd w:id="118"/>
      <w:bookmarkEnd w:id="119"/>
    </w:p>
    <w:p w14:paraId="4B50BB50" w14:textId="77777777" w:rsidR="005B2AFC" w:rsidRPr="005B2AFC" w:rsidRDefault="005B2AFC" w:rsidP="00D847EC">
      <w:pPr>
        <w:pStyle w:val="a7"/>
        <w:keepNext/>
        <w:keepLines/>
        <w:numPr>
          <w:ilvl w:val="0"/>
          <w:numId w:val="12"/>
        </w:numPr>
        <w:spacing w:before="260" w:after="260" w:line="415" w:lineRule="auto"/>
        <w:ind w:firstLineChars="0"/>
        <w:outlineLvl w:val="2"/>
        <w:rPr>
          <w:rFonts w:eastAsia="黑体"/>
          <w:b/>
          <w:bCs/>
          <w:vanish/>
          <w:sz w:val="24"/>
          <w:szCs w:val="32"/>
        </w:rPr>
      </w:pPr>
      <w:bookmarkStart w:id="120" w:name="_Toc510132757"/>
      <w:bookmarkStart w:id="121" w:name="_Toc510169394"/>
      <w:bookmarkEnd w:id="120"/>
      <w:bookmarkEnd w:id="121"/>
    </w:p>
    <w:p w14:paraId="63C44817" w14:textId="77777777" w:rsidR="005B2AFC" w:rsidRPr="005B2AFC" w:rsidRDefault="005B2AFC" w:rsidP="00D847EC">
      <w:pPr>
        <w:pStyle w:val="a7"/>
        <w:keepNext/>
        <w:keepLines/>
        <w:numPr>
          <w:ilvl w:val="0"/>
          <w:numId w:val="12"/>
        </w:numPr>
        <w:spacing w:before="260" w:after="260" w:line="415" w:lineRule="auto"/>
        <w:ind w:firstLineChars="0"/>
        <w:outlineLvl w:val="2"/>
        <w:rPr>
          <w:rFonts w:eastAsia="黑体"/>
          <w:b/>
          <w:bCs/>
          <w:vanish/>
          <w:sz w:val="24"/>
          <w:szCs w:val="32"/>
        </w:rPr>
      </w:pPr>
      <w:bookmarkStart w:id="122" w:name="_Toc510132758"/>
      <w:bookmarkStart w:id="123" w:name="_Toc510169395"/>
      <w:bookmarkEnd w:id="122"/>
      <w:bookmarkEnd w:id="123"/>
    </w:p>
    <w:p w14:paraId="52CE655A" w14:textId="77777777" w:rsidR="005B2AFC" w:rsidRPr="005B2AFC" w:rsidRDefault="005B2AFC" w:rsidP="00D847EC">
      <w:pPr>
        <w:pStyle w:val="a7"/>
        <w:keepNext/>
        <w:keepLines/>
        <w:numPr>
          <w:ilvl w:val="1"/>
          <w:numId w:val="12"/>
        </w:numPr>
        <w:spacing w:before="260" w:after="260" w:line="415" w:lineRule="auto"/>
        <w:ind w:firstLineChars="0"/>
        <w:outlineLvl w:val="2"/>
        <w:rPr>
          <w:rFonts w:eastAsia="黑体"/>
          <w:b/>
          <w:bCs/>
          <w:vanish/>
          <w:sz w:val="24"/>
          <w:szCs w:val="32"/>
        </w:rPr>
      </w:pPr>
      <w:bookmarkStart w:id="124" w:name="_Toc510132759"/>
      <w:bookmarkStart w:id="125" w:name="_Toc510169396"/>
      <w:bookmarkEnd w:id="124"/>
      <w:bookmarkEnd w:id="125"/>
    </w:p>
    <w:p w14:paraId="1BDB6708" w14:textId="77777777" w:rsidR="005B2AFC" w:rsidRPr="005B2AFC" w:rsidRDefault="005B2AFC" w:rsidP="00D847EC">
      <w:pPr>
        <w:pStyle w:val="a7"/>
        <w:keepNext/>
        <w:keepLines/>
        <w:numPr>
          <w:ilvl w:val="1"/>
          <w:numId w:val="12"/>
        </w:numPr>
        <w:spacing w:before="260" w:after="260" w:line="415" w:lineRule="auto"/>
        <w:ind w:firstLineChars="0"/>
        <w:outlineLvl w:val="2"/>
        <w:rPr>
          <w:rFonts w:eastAsia="黑体"/>
          <w:b/>
          <w:bCs/>
          <w:vanish/>
          <w:sz w:val="24"/>
          <w:szCs w:val="32"/>
        </w:rPr>
      </w:pPr>
      <w:bookmarkStart w:id="126" w:name="_Toc510132760"/>
      <w:bookmarkStart w:id="127" w:name="_Toc510169397"/>
      <w:bookmarkEnd w:id="126"/>
      <w:bookmarkEnd w:id="127"/>
    </w:p>
    <w:p w14:paraId="33642539" w14:textId="77777777" w:rsidR="005B2AFC" w:rsidRPr="005B2AFC" w:rsidRDefault="005B2AFC" w:rsidP="00D847EC">
      <w:pPr>
        <w:pStyle w:val="a7"/>
        <w:keepNext/>
        <w:keepLines/>
        <w:numPr>
          <w:ilvl w:val="1"/>
          <w:numId w:val="12"/>
        </w:numPr>
        <w:spacing w:before="260" w:after="260" w:line="415" w:lineRule="auto"/>
        <w:ind w:firstLineChars="0"/>
        <w:outlineLvl w:val="2"/>
        <w:rPr>
          <w:rFonts w:eastAsia="黑体"/>
          <w:b/>
          <w:bCs/>
          <w:vanish/>
          <w:sz w:val="24"/>
          <w:szCs w:val="32"/>
        </w:rPr>
      </w:pPr>
      <w:bookmarkStart w:id="128" w:name="_Toc510132761"/>
      <w:bookmarkStart w:id="129" w:name="_Toc510169398"/>
      <w:bookmarkEnd w:id="128"/>
      <w:bookmarkEnd w:id="129"/>
    </w:p>
    <w:p w14:paraId="7FA350B4" w14:textId="77777777" w:rsidR="005B2AFC" w:rsidRPr="005B2AFC" w:rsidRDefault="005B2AFC" w:rsidP="00D847EC">
      <w:pPr>
        <w:pStyle w:val="a7"/>
        <w:keepNext/>
        <w:keepLines/>
        <w:numPr>
          <w:ilvl w:val="1"/>
          <w:numId w:val="12"/>
        </w:numPr>
        <w:spacing w:before="260" w:after="260" w:line="415" w:lineRule="auto"/>
        <w:ind w:firstLineChars="0"/>
        <w:outlineLvl w:val="2"/>
        <w:rPr>
          <w:rFonts w:eastAsia="黑体"/>
          <w:b/>
          <w:bCs/>
          <w:vanish/>
          <w:sz w:val="24"/>
          <w:szCs w:val="32"/>
        </w:rPr>
      </w:pPr>
      <w:bookmarkStart w:id="130" w:name="_Toc510132762"/>
      <w:bookmarkStart w:id="131" w:name="_Toc510169399"/>
      <w:bookmarkEnd w:id="130"/>
      <w:bookmarkEnd w:id="131"/>
    </w:p>
    <w:p w14:paraId="62199041" w14:textId="77777777" w:rsidR="005B2AFC" w:rsidRPr="005B2AFC" w:rsidRDefault="005B2AFC" w:rsidP="00D847EC">
      <w:pPr>
        <w:pStyle w:val="a7"/>
        <w:keepNext/>
        <w:keepLines/>
        <w:numPr>
          <w:ilvl w:val="1"/>
          <w:numId w:val="12"/>
        </w:numPr>
        <w:spacing w:before="260" w:after="260" w:line="415" w:lineRule="auto"/>
        <w:ind w:firstLineChars="0"/>
        <w:outlineLvl w:val="2"/>
        <w:rPr>
          <w:rFonts w:eastAsia="黑体"/>
          <w:b/>
          <w:bCs/>
          <w:vanish/>
          <w:sz w:val="24"/>
          <w:szCs w:val="32"/>
        </w:rPr>
      </w:pPr>
      <w:bookmarkStart w:id="132" w:name="_Toc510132763"/>
      <w:bookmarkStart w:id="133" w:name="_Toc510169400"/>
      <w:bookmarkEnd w:id="132"/>
      <w:bookmarkEnd w:id="133"/>
    </w:p>
    <w:p w14:paraId="560A2A9D" w14:textId="375C1189" w:rsidR="00D8170D" w:rsidRPr="0020595E" w:rsidRDefault="00D8170D" w:rsidP="00D847EC">
      <w:pPr>
        <w:pStyle w:val="3"/>
        <w:numPr>
          <w:ilvl w:val="2"/>
          <w:numId w:val="12"/>
        </w:numPr>
      </w:pPr>
      <w:bookmarkStart w:id="134" w:name="_Toc510169401"/>
      <w:r w:rsidRPr="0020595E">
        <w:rPr>
          <w:rFonts w:hint="eastAsia"/>
        </w:rPr>
        <w:t>性能需求</w:t>
      </w:r>
      <w:bookmarkEnd w:id="134"/>
    </w:p>
    <w:p w14:paraId="07156A59" w14:textId="41B2B924" w:rsidR="00C1114D" w:rsidRDefault="0017551F" w:rsidP="00C1114D">
      <w:pPr>
        <w:spacing w:line="460" w:lineRule="exact"/>
        <w:rPr>
          <w:rFonts w:ascii="宋体" w:eastAsia="宋体" w:hAnsi="宋体"/>
          <w:sz w:val="24"/>
          <w:szCs w:val="24"/>
        </w:rPr>
      </w:pPr>
      <w:r>
        <w:rPr>
          <w:rFonts w:ascii="宋体" w:eastAsia="宋体" w:hAnsi="宋体"/>
          <w:sz w:val="24"/>
          <w:szCs w:val="24"/>
        </w:rPr>
        <w:tab/>
      </w:r>
      <w:r w:rsidR="001A06EB">
        <w:rPr>
          <w:rFonts w:ascii="宋体" w:eastAsia="宋体" w:hAnsi="宋体" w:hint="eastAsia"/>
          <w:sz w:val="24"/>
          <w:szCs w:val="24"/>
        </w:rPr>
        <w:t>除了对系统的功能需求进行详细的剖析外，完整的学院招生管理还需要非功能性需求</w:t>
      </w:r>
      <w:r w:rsidR="001E682F">
        <w:rPr>
          <w:rFonts w:ascii="宋体" w:eastAsia="宋体" w:hAnsi="宋体" w:hint="eastAsia"/>
          <w:sz w:val="24"/>
          <w:szCs w:val="24"/>
        </w:rPr>
        <w:t>的满足</w:t>
      </w:r>
      <w:r w:rsidR="00213280">
        <w:rPr>
          <w:rFonts w:ascii="宋体" w:eastAsia="宋体" w:hAnsi="宋体" w:hint="eastAsia"/>
          <w:sz w:val="24"/>
          <w:szCs w:val="24"/>
        </w:rPr>
        <w:t>。</w:t>
      </w:r>
      <w:r w:rsidR="00C33888">
        <w:rPr>
          <w:rFonts w:ascii="宋体" w:eastAsia="宋体" w:hAnsi="宋体" w:hint="eastAsia"/>
          <w:sz w:val="24"/>
          <w:szCs w:val="24"/>
        </w:rPr>
        <w:t>软件产品研发成品不仅需要考虑是否能够正常运营维护，还需要</w:t>
      </w:r>
      <w:r w:rsidR="00366C7F">
        <w:rPr>
          <w:rFonts w:ascii="宋体" w:eastAsia="宋体" w:hAnsi="宋体" w:hint="eastAsia"/>
          <w:sz w:val="24"/>
          <w:szCs w:val="24"/>
        </w:rPr>
        <w:t>衡量</w:t>
      </w:r>
      <w:r w:rsidR="00C33888">
        <w:rPr>
          <w:rFonts w:ascii="宋体" w:eastAsia="宋体" w:hAnsi="宋体" w:hint="eastAsia"/>
          <w:sz w:val="24"/>
          <w:szCs w:val="24"/>
        </w:rPr>
        <w:t>SSM框架是否适应招生办业务流程。</w:t>
      </w:r>
      <w:r w:rsidR="00C52882">
        <w:rPr>
          <w:rFonts w:ascii="宋体" w:eastAsia="宋体" w:hAnsi="宋体" w:hint="eastAsia"/>
          <w:sz w:val="24"/>
          <w:szCs w:val="24"/>
        </w:rPr>
        <w:t>在满足客户业务需求的同时，</w:t>
      </w:r>
      <w:r w:rsidR="006D258E">
        <w:rPr>
          <w:rFonts w:ascii="宋体" w:eastAsia="宋体" w:hAnsi="宋体" w:hint="eastAsia"/>
          <w:sz w:val="24"/>
          <w:szCs w:val="24"/>
        </w:rPr>
        <w:t>还要研究出创新、符合用户体验的解决方案，避免出现追求创新却</w:t>
      </w:r>
      <w:r w:rsidR="00FC60ED">
        <w:rPr>
          <w:rFonts w:ascii="宋体" w:eastAsia="宋体" w:hAnsi="宋体" w:hint="eastAsia"/>
          <w:sz w:val="24"/>
          <w:szCs w:val="24"/>
        </w:rPr>
        <w:t>丢失</w:t>
      </w:r>
      <w:r w:rsidR="006D258E">
        <w:rPr>
          <w:rFonts w:ascii="宋体" w:eastAsia="宋体" w:hAnsi="宋体" w:hint="eastAsia"/>
          <w:sz w:val="24"/>
          <w:szCs w:val="24"/>
        </w:rPr>
        <w:t>用户体验等的问题。</w:t>
      </w:r>
      <w:r w:rsidR="0062173F">
        <w:rPr>
          <w:rFonts w:ascii="宋体" w:eastAsia="宋体" w:hAnsi="宋体" w:hint="eastAsia"/>
          <w:sz w:val="24"/>
          <w:szCs w:val="24"/>
        </w:rPr>
        <w:t>综上</w:t>
      </w:r>
      <w:r w:rsidR="0062173F">
        <w:rPr>
          <w:rFonts w:ascii="宋体" w:eastAsia="宋体" w:hAnsi="宋体" w:hint="eastAsia"/>
          <w:sz w:val="24"/>
          <w:szCs w:val="24"/>
        </w:rPr>
        <w:lastRenderedPageBreak/>
        <w:t>所述，</w:t>
      </w:r>
      <w:r w:rsidR="00394E68">
        <w:rPr>
          <w:rFonts w:ascii="宋体" w:eastAsia="宋体" w:hAnsi="宋体" w:hint="eastAsia"/>
          <w:sz w:val="24"/>
          <w:szCs w:val="24"/>
        </w:rPr>
        <w:t>非功能性需求是必不可少的组合因素，要确保系统能够正常且稳定的运行在网络环境中，</w:t>
      </w:r>
      <w:r w:rsidR="00467325">
        <w:rPr>
          <w:rFonts w:ascii="宋体" w:eastAsia="宋体" w:hAnsi="宋体" w:hint="eastAsia"/>
          <w:sz w:val="24"/>
          <w:szCs w:val="24"/>
        </w:rPr>
        <w:t>就必须考虑到非功能性需求的是否得到基本满足，比如硬件设备、软件安装、系统运行所需</w:t>
      </w:r>
      <w:r w:rsidR="00A25A12">
        <w:rPr>
          <w:rFonts w:ascii="宋体" w:eastAsia="宋体" w:hAnsi="宋体" w:hint="eastAsia"/>
          <w:sz w:val="24"/>
          <w:szCs w:val="24"/>
        </w:rPr>
        <w:t>环境等</w:t>
      </w:r>
      <w:r w:rsidR="00C42FBA">
        <w:rPr>
          <w:rFonts w:ascii="宋体" w:eastAsia="宋体" w:hAnsi="宋体" w:hint="eastAsia"/>
          <w:sz w:val="24"/>
          <w:szCs w:val="24"/>
        </w:rPr>
        <w:t>。</w:t>
      </w:r>
    </w:p>
    <w:p w14:paraId="3E7FE896" w14:textId="309A191C" w:rsidR="00AF6CF8" w:rsidRPr="00076771" w:rsidRDefault="000942EA" w:rsidP="001629AA">
      <w:pPr>
        <w:spacing w:line="460" w:lineRule="exact"/>
        <w:rPr>
          <w:rFonts w:ascii="宋体" w:eastAsia="宋体" w:hAnsi="宋体"/>
          <w:sz w:val="24"/>
          <w:szCs w:val="24"/>
        </w:rPr>
      </w:pPr>
      <w:r w:rsidRPr="00F07260">
        <w:rPr>
          <w:rFonts w:ascii="宋体" w:eastAsia="宋体" w:hAnsi="宋体"/>
          <w:sz w:val="24"/>
          <w:szCs w:val="24"/>
        </w:rPr>
        <w:tab/>
      </w:r>
      <w:r w:rsidR="002E2943">
        <w:rPr>
          <w:rFonts w:ascii="宋体" w:eastAsia="宋体" w:hAnsi="宋体" w:hint="eastAsia"/>
          <w:sz w:val="24"/>
          <w:szCs w:val="24"/>
        </w:rPr>
        <w:t>于是，实现非功能性需求需要</w:t>
      </w:r>
      <w:r w:rsidR="001629AA">
        <w:rPr>
          <w:rFonts w:ascii="宋体" w:eastAsia="宋体" w:hAnsi="宋体" w:hint="eastAsia"/>
          <w:sz w:val="24"/>
          <w:szCs w:val="24"/>
        </w:rPr>
        <w:t>一下几个条件：</w:t>
      </w:r>
    </w:p>
    <w:p w14:paraId="4AA40283" w14:textId="1A5A43D2" w:rsidR="00AF6CF8" w:rsidRPr="0076219A" w:rsidRDefault="00AF6CF8" w:rsidP="0076219A">
      <w:pPr>
        <w:spacing w:line="460" w:lineRule="exact"/>
        <w:rPr>
          <w:rFonts w:ascii="宋体" w:eastAsia="宋体" w:hAnsi="宋体"/>
          <w:sz w:val="24"/>
          <w:szCs w:val="24"/>
        </w:rPr>
      </w:pPr>
      <w:r>
        <w:tab/>
      </w:r>
      <w:r w:rsidR="00076771">
        <w:rPr>
          <w:rFonts w:hint="eastAsia"/>
        </w:rPr>
        <w:t>（</w:t>
      </w:r>
      <w:r w:rsidR="00076771" w:rsidRPr="0076219A">
        <w:rPr>
          <w:rFonts w:ascii="宋体" w:eastAsia="宋体" w:hAnsi="宋体" w:hint="eastAsia"/>
          <w:sz w:val="24"/>
          <w:szCs w:val="24"/>
        </w:rPr>
        <w:t>1）</w:t>
      </w:r>
      <w:r w:rsidRPr="0076219A">
        <w:rPr>
          <w:rFonts w:ascii="宋体" w:eastAsia="宋体" w:hAnsi="宋体" w:hint="eastAsia"/>
          <w:sz w:val="24"/>
          <w:szCs w:val="24"/>
        </w:rPr>
        <w:t>招生信息管理系统的网络宽带</w:t>
      </w:r>
      <w:r w:rsidR="00767F80">
        <w:rPr>
          <w:rFonts w:ascii="宋体" w:eastAsia="宋体" w:hAnsi="宋体" w:hint="eastAsia"/>
          <w:sz w:val="24"/>
          <w:szCs w:val="24"/>
        </w:rPr>
        <w:t>要维持在</w:t>
      </w:r>
      <w:r w:rsidR="003262AC">
        <w:rPr>
          <w:rFonts w:ascii="宋体" w:eastAsia="宋体" w:hAnsi="宋体"/>
          <w:sz w:val="24"/>
          <w:szCs w:val="24"/>
        </w:rPr>
        <w:t>150</w:t>
      </w:r>
      <w:r w:rsidR="00767F80">
        <w:rPr>
          <w:rFonts w:ascii="宋体" w:eastAsia="宋体" w:hAnsi="宋体" w:hint="eastAsia"/>
          <w:sz w:val="24"/>
          <w:szCs w:val="24"/>
        </w:rPr>
        <w:t>左右</w:t>
      </w:r>
      <w:r w:rsidRPr="0076219A">
        <w:rPr>
          <w:rFonts w:ascii="宋体" w:eastAsia="宋体" w:hAnsi="宋体" w:hint="eastAsia"/>
          <w:sz w:val="24"/>
          <w:szCs w:val="24"/>
        </w:rPr>
        <w:t>，</w:t>
      </w:r>
      <w:r w:rsidR="003262AC">
        <w:rPr>
          <w:rFonts w:ascii="宋体" w:eastAsia="宋体" w:hAnsi="宋体" w:hint="eastAsia"/>
          <w:sz w:val="24"/>
          <w:szCs w:val="24"/>
        </w:rPr>
        <w:t>基于</w:t>
      </w:r>
      <w:r w:rsidR="00E15CBC">
        <w:rPr>
          <w:rFonts w:ascii="宋体" w:eastAsia="宋体" w:hAnsi="宋体" w:hint="eastAsia"/>
          <w:sz w:val="24"/>
          <w:szCs w:val="24"/>
        </w:rPr>
        <w:t>此宽带条件，系统同时在线用户人数在2</w:t>
      </w:r>
      <w:r w:rsidR="00E15CBC">
        <w:rPr>
          <w:rFonts w:ascii="宋体" w:eastAsia="宋体" w:hAnsi="宋体"/>
          <w:sz w:val="24"/>
          <w:szCs w:val="24"/>
        </w:rPr>
        <w:t>000</w:t>
      </w:r>
      <w:r w:rsidR="00E15CBC">
        <w:rPr>
          <w:rFonts w:ascii="宋体" w:eastAsia="宋体" w:hAnsi="宋体" w:hint="eastAsia"/>
          <w:sz w:val="24"/>
          <w:szCs w:val="24"/>
        </w:rPr>
        <w:t>左右。</w:t>
      </w:r>
    </w:p>
    <w:p w14:paraId="67BFA3AB" w14:textId="7C1E1127" w:rsidR="00C964E7" w:rsidRPr="0076219A" w:rsidRDefault="00AF6CF8" w:rsidP="0076219A">
      <w:pPr>
        <w:spacing w:line="460" w:lineRule="exact"/>
        <w:rPr>
          <w:rFonts w:ascii="宋体" w:eastAsia="宋体" w:hAnsi="宋体"/>
          <w:sz w:val="24"/>
          <w:szCs w:val="24"/>
        </w:rPr>
      </w:pPr>
      <w:r w:rsidRPr="0076219A">
        <w:rPr>
          <w:rFonts w:ascii="宋体" w:eastAsia="宋体" w:hAnsi="宋体"/>
          <w:sz w:val="24"/>
          <w:szCs w:val="24"/>
        </w:rPr>
        <w:tab/>
      </w:r>
      <w:r w:rsidR="00076771" w:rsidRPr="0076219A">
        <w:rPr>
          <w:rFonts w:ascii="宋体" w:eastAsia="宋体" w:hAnsi="宋体" w:hint="eastAsia"/>
          <w:sz w:val="24"/>
          <w:szCs w:val="24"/>
        </w:rPr>
        <w:t>（2）</w:t>
      </w:r>
      <w:r w:rsidR="00C964E7">
        <w:rPr>
          <w:rFonts w:ascii="宋体" w:eastAsia="宋体" w:hAnsi="宋体" w:hint="eastAsia"/>
          <w:sz w:val="24"/>
          <w:szCs w:val="24"/>
        </w:rPr>
        <w:t>在招生时期，即系统用户使用高峰期，招生信息管理系统的模糊搜索或检测不允许超过3</w:t>
      </w:r>
      <w:r w:rsidR="00C964E7">
        <w:rPr>
          <w:rFonts w:ascii="宋体" w:eastAsia="宋体" w:hAnsi="宋体"/>
          <w:sz w:val="24"/>
          <w:szCs w:val="24"/>
        </w:rPr>
        <w:t>.5s</w:t>
      </w:r>
      <w:r w:rsidR="00C964E7">
        <w:rPr>
          <w:rFonts w:ascii="宋体" w:eastAsia="宋体" w:hAnsi="宋体" w:hint="eastAsia"/>
          <w:sz w:val="24"/>
          <w:szCs w:val="24"/>
        </w:rPr>
        <w:t>，同时系统能够继续稳定有效运行。</w:t>
      </w:r>
      <w:r w:rsidR="00C964E7">
        <w:rPr>
          <w:rFonts w:ascii="宋体" w:eastAsia="宋体" w:hAnsi="宋体"/>
          <w:sz w:val="24"/>
          <w:szCs w:val="24"/>
        </w:rPr>
        <w:t xml:space="preserve"> </w:t>
      </w:r>
    </w:p>
    <w:p w14:paraId="03E85C21" w14:textId="4D2281C8" w:rsidR="00162CDD" w:rsidRDefault="00AF6CF8" w:rsidP="0076219A">
      <w:pPr>
        <w:spacing w:line="460" w:lineRule="exact"/>
        <w:rPr>
          <w:rFonts w:ascii="宋体" w:eastAsia="宋体" w:hAnsi="宋体"/>
          <w:sz w:val="24"/>
          <w:szCs w:val="24"/>
        </w:rPr>
      </w:pPr>
      <w:r w:rsidRPr="0076219A">
        <w:rPr>
          <w:rFonts w:ascii="宋体" w:eastAsia="宋体" w:hAnsi="宋体"/>
          <w:sz w:val="24"/>
          <w:szCs w:val="24"/>
        </w:rPr>
        <w:tab/>
      </w:r>
      <w:r w:rsidR="00076771" w:rsidRPr="0076219A">
        <w:rPr>
          <w:rFonts w:ascii="宋体" w:eastAsia="宋体" w:hAnsi="宋体" w:hint="eastAsia"/>
          <w:sz w:val="24"/>
          <w:szCs w:val="24"/>
        </w:rPr>
        <w:t>（3）</w:t>
      </w:r>
      <w:r w:rsidR="008A6421">
        <w:rPr>
          <w:rFonts w:ascii="宋体" w:eastAsia="宋体" w:hAnsi="宋体" w:hint="eastAsia"/>
          <w:sz w:val="24"/>
          <w:szCs w:val="24"/>
        </w:rPr>
        <w:t>招生管理系统</w:t>
      </w:r>
      <w:r w:rsidR="00893B8C">
        <w:rPr>
          <w:rFonts w:ascii="宋体" w:eastAsia="宋体" w:hAnsi="宋体" w:hint="eastAsia"/>
          <w:sz w:val="24"/>
          <w:szCs w:val="24"/>
        </w:rPr>
        <w:t>需要确保数据的完整性，以及系统本身的完整性。</w:t>
      </w:r>
    </w:p>
    <w:p w14:paraId="5C4D7A94" w14:textId="205980ED" w:rsidR="00C322E1" w:rsidRDefault="00D91409" w:rsidP="0076219A">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（4）</w:t>
      </w:r>
      <w:r w:rsidR="00D24EC6">
        <w:rPr>
          <w:rFonts w:ascii="宋体" w:eastAsia="宋体" w:hAnsi="宋体" w:hint="eastAsia"/>
          <w:sz w:val="24"/>
          <w:szCs w:val="24"/>
        </w:rPr>
        <w:t>系统上传下载大附件时，执行时间不允许超过1</w:t>
      </w:r>
      <w:r w:rsidR="00D24EC6">
        <w:rPr>
          <w:rFonts w:ascii="宋体" w:eastAsia="宋体" w:hAnsi="宋体"/>
          <w:sz w:val="24"/>
          <w:szCs w:val="24"/>
        </w:rPr>
        <w:t>0.0s</w:t>
      </w:r>
      <w:r w:rsidR="00D24EC6">
        <w:rPr>
          <w:rFonts w:ascii="宋体" w:eastAsia="宋体" w:hAnsi="宋体" w:hint="eastAsia"/>
          <w:sz w:val="24"/>
          <w:szCs w:val="24"/>
        </w:rPr>
        <w:t>。</w:t>
      </w:r>
    </w:p>
    <w:p w14:paraId="53555E02" w14:textId="7B11D31A" w:rsidR="009D64A0" w:rsidRPr="00721338" w:rsidRDefault="00941B25" w:rsidP="00721338">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（5）能够满足学院招生办时刻更新迭代的业务需求，适应业务流程的变化。要充分考虑变更因素所带来的版本迭代。</w:t>
      </w:r>
    </w:p>
    <w:p w14:paraId="617E0870" w14:textId="6555B3FA" w:rsidR="00131C4D" w:rsidRDefault="009D64A0" w:rsidP="00D847EC">
      <w:pPr>
        <w:pStyle w:val="3"/>
        <w:numPr>
          <w:ilvl w:val="2"/>
          <w:numId w:val="12"/>
        </w:numPr>
      </w:pPr>
      <w:bookmarkStart w:id="135" w:name="_Toc510169402"/>
      <w:r>
        <w:rPr>
          <w:rFonts w:hint="eastAsia"/>
        </w:rPr>
        <w:t>环境需求</w:t>
      </w:r>
      <w:bookmarkEnd w:id="135"/>
    </w:p>
    <w:p w14:paraId="141784BC" w14:textId="1F1FC55A" w:rsidR="009D64A0" w:rsidRPr="002B2F63" w:rsidRDefault="004907E5" w:rsidP="00131C4D">
      <w:pPr>
        <w:spacing w:line="460" w:lineRule="exact"/>
        <w:ind w:firstLine="420"/>
        <w:rPr>
          <w:rFonts w:ascii="宋体" w:eastAsia="宋体" w:hAnsi="宋体"/>
          <w:sz w:val="24"/>
          <w:szCs w:val="24"/>
        </w:rPr>
      </w:pPr>
      <w:r>
        <w:rPr>
          <w:rFonts w:ascii="宋体" w:eastAsia="宋体" w:hAnsi="宋体" w:hint="eastAsia"/>
          <w:sz w:val="24"/>
          <w:szCs w:val="24"/>
        </w:rPr>
        <w:t>学院招生管理</w:t>
      </w:r>
      <w:r w:rsidR="009D64A0" w:rsidRPr="002B2F63">
        <w:rPr>
          <w:rFonts w:ascii="宋体" w:eastAsia="宋体" w:hAnsi="宋体" w:hint="eastAsia"/>
          <w:sz w:val="24"/>
          <w:szCs w:val="24"/>
        </w:rPr>
        <w:t>系统</w:t>
      </w:r>
      <w:r w:rsidR="00C81960">
        <w:rPr>
          <w:rFonts w:ascii="宋体" w:eastAsia="宋体" w:hAnsi="宋体" w:hint="eastAsia"/>
          <w:sz w:val="24"/>
          <w:szCs w:val="24"/>
        </w:rPr>
        <w:t>在录入、修改、删除、查询等基本操作时的响应时间在有效范围内提高工作效率，特别是模糊查询等基本操作。因其吞吐量比其他操作的吞吐量大，故对查询操作的要求更为严格。要解决响应时间较慢的问题，需要硬件及运行环境的支持</w:t>
      </w:r>
      <w:r w:rsidR="009D64A0" w:rsidRPr="002B2F63">
        <w:rPr>
          <w:rFonts w:ascii="宋体" w:eastAsia="宋体" w:hAnsi="宋体" w:hint="eastAsia"/>
          <w:sz w:val="24"/>
          <w:szCs w:val="24"/>
        </w:rPr>
        <w:t>。综合</w:t>
      </w:r>
      <w:r w:rsidR="00D31BB8">
        <w:rPr>
          <w:rFonts w:ascii="宋体" w:eastAsia="宋体" w:hAnsi="宋体" w:hint="eastAsia"/>
          <w:sz w:val="24"/>
          <w:szCs w:val="24"/>
        </w:rPr>
        <w:t>考虑系统业务场景等客观因素，学院招生管理系统考虑使用</w:t>
      </w:r>
      <w:r w:rsidR="003B2F81">
        <w:rPr>
          <w:rFonts w:ascii="宋体" w:eastAsia="宋体" w:hAnsi="宋体" w:hint="eastAsia"/>
          <w:sz w:val="24"/>
          <w:szCs w:val="24"/>
        </w:rPr>
        <w:t>的软件环境</w:t>
      </w:r>
      <w:r w:rsidR="008B5703">
        <w:rPr>
          <w:rFonts w:ascii="宋体" w:eastAsia="宋体" w:hAnsi="宋体" w:hint="eastAsia"/>
          <w:sz w:val="24"/>
          <w:szCs w:val="24"/>
        </w:rPr>
        <w:t>包括：</w:t>
      </w:r>
      <w:r w:rsidR="00D31BB8">
        <w:rPr>
          <w:rFonts w:ascii="宋体" w:eastAsia="宋体" w:hAnsi="宋体" w:hint="eastAsia"/>
          <w:sz w:val="24"/>
          <w:szCs w:val="24"/>
        </w:rPr>
        <w:t>M</w:t>
      </w:r>
      <w:r w:rsidR="00D31BB8">
        <w:rPr>
          <w:rFonts w:ascii="宋体" w:eastAsia="宋体" w:hAnsi="宋体"/>
          <w:sz w:val="24"/>
          <w:szCs w:val="24"/>
        </w:rPr>
        <w:t>ySQL</w:t>
      </w:r>
      <w:r w:rsidR="00D31BB8">
        <w:rPr>
          <w:rFonts w:ascii="宋体" w:eastAsia="宋体" w:hAnsi="宋体" w:hint="eastAsia"/>
          <w:sz w:val="24"/>
          <w:szCs w:val="24"/>
        </w:rPr>
        <w:t>数据存储平台存储系统产生的信息数据</w:t>
      </w:r>
      <w:r w:rsidR="008D7642">
        <w:rPr>
          <w:rFonts w:ascii="宋体" w:eastAsia="宋体" w:hAnsi="宋体" w:hint="eastAsia"/>
          <w:sz w:val="24"/>
          <w:szCs w:val="24"/>
        </w:rPr>
        <w:t>，</w:t>
      </w:r>
      <w:r w:rsidR="00402593">
        <w:rPr>
          <w:rFonts w:ascii="宋体" w:eastAsia="宋体" w:hAnsi="宋体" w:hint="eastAsia"/>
          <w:sz w:val="24"/>
          <w:szCs w:val="24"/>
        </w:rPr>
        <w:t>Tomcat</w:t>
      </w:r>
      <w:r w:rsidR="00402593">
        <w:rPr>
          <w:rFonts w:ascii="宋体" w:eastAsia="宋体" w:hAnsi="宋体"/>
          <w:sz w:val="24"/>
          <w:szCs w:val="24"/>
        </w:rPr>
        <w:t>8.0</w:t>
      </w:r>
      <w:r w:rsidR="00842E4C">
        <w:rPr>
          <w:rFonts w:ascii="宋体" w:eastAsia="宋体" w:hAnsi="宋体" w:hint="eastAsia"/>
          <w:sz w:val="24"/>
          <w:szCs w:val="24"/>
        </w:rPr>
        <w:t>部署</w:t>
      </w:r>
      <w:r w:rsidR="00402593">
        <w:rPr>
          <w:rFonts w:ascii="宋体" w:eastAsia="宋体" w:hAnsi="宋体" w:hint="eastAsia"/>
          <w:sz w:val="24"/>
          <w:szCs w:val="24"/>
        </w:rPr>
        <w:t>服务器</w:t>
      </w:r>
      <w:r w:rsidR="00333E90">
        <w:rPr>
          <w:rFonts w:ascii="宋体" w:eastAsia="宋体" w:hAnsi="宋体" w:hint="eastAsia"/>
          <w:sz w:val="24"/>
          <w:szCs w:val="24"/>
        </w:rPr>
        <w:t>、Window</w:t>
      </w:r>
      <w:r w:rsidR="00333E90">
        <w:rPr>
          <w:rFonts w:ascii="宋体" w:eastAsia="宋体" w:hAnsi="宋体"/>
          <w:sz w:val="24"/>
          <w:szCs w:val="24"/>
        </w:rPr>
        <w:t xml:space="preserve"> 7</w:t>
      </w:r>
      <w:r w:rsidR="00333E90">
        <w:rPr>
          <w:rFonts w:ascii="宋体" w:eastAsia="宋体" w:hAnsi="宋体" w:hint="eastAsia"/>
          <w:sz w:val="24"/>
          <w:szCs w:val="24"/>
        </w:rPr>
        <w:t>及以上操作系统平台</w:t>
      </w:r>
      <w:r w:rsidR="001C3391">
        <w:rPr>
          <w:rFonts w:ascii="宋体" w:eastAsia="宋体" w:hAnsi="宋体" w:hint="eastAsia"/>
          <w:sz w:val="24"/>
          <w:szCs w:val="24"/>
        </w:rPr>
        <w:t>、IE</w:t>
      </w:r>
      <w:r w:rsidR="001C3391">
        <w:rPr>
          <w:rFonts w:ascii="宋体" w:eastAsia="宋体" w:hAnsi="宋体"/>
          <w:sz w:val="24"/>
          <w:szCs w:val="24"/>
        </w:rPr>
        <w:t>11.0</w:t>
      </w:r>
      <w:r w:rsidR="001C3391">
        <w:rPr>
          <w:rFonts w:ascii="宋体" w:eastAsia="宋体" w:hAnsi="宋体" w:hint="eastAsia"/>
          <w:sz w:val="24"/>
          <w:szCs w:val="24"/>
        </w:rPr>
        <w:t>版本浏览器、</w:t>
      </w:r>
      <w:r w:rsidR="009D155A" w:rsidRPr="009D155A">
        <w:rPr>
          <w:rFonts w:ascii="宋体" w:eastAsia="宋体" w:hAnsi="宋体"/>
          <w:sz w:val="24"/>
          <w:szCs w:val="24"/>
        </w:rPr>
        <w:t>Google Chrome</w:t>
      </w:r>
      <w:r w:rsidR="009D155A">
        <w:rPr>
          <w:rFonts w:ascii="宋体" w:eastAsia="宋体" w:hAnsi="宋体" w:hint="eastAsia"/>
          <w:sz w:val="24"/>
          <w:szCs w:val="24"/>
        </w:rPr>
        <w:t>浏览器</w:t>
      </w:r>
      <w:r w:rsidR="00F321F0">
        <w:rPr>
          <w:rFonts w:ascii="宋体" w:eastAsia="宋体" w:hAnsi="宋体" w:hint="eastAsia"/>
          <w:sz w:val="24"/>
          <w:szCs w:val="24"/>
        </w:rPr>
        <w:t>，JDK</w:t>
      </w:r>
      <w:r w:rsidR="00F321F0">
        <w:rPr>
          <w:rFonts w:ascii="宋体" w:eastAsia="宋体" w:hAnsi="宋体"/>
          <w:sz w:val="24"/>
          <w:szCs w:val="24"/>
        </w:rPr>
        <w:t>1.8</w:t>
      </w:r>
      <w:r w:rsidR="006373E4">
        <w:rPr>
          <w:rFonts w:ascii="宋体" w:eastAsia="宋体" w:hAnsi="宋体" w:hint="eastAsia"/>
          <w:sz w:val="24"/>
          <w:szCs w:val="24"/>
        </w:rPr>
        <w:t>，Microsoft</w:t>
      </w:r>
      <w:r w:rsidR="006373E4">
        <w:rPr>
          <w:rFonts w:ascii="宋体" w:eastAsia="宋体" w:hAnsi="宋体"/>
          <w:sz w:val="24"/>
          <w:szCs w:val="24"/>
        </w:rPr>
        <w:t xml:space="preserve"> 2013</w:t>
      </w:r>
      <w:r w:rsidR="006373E4">
        <w:rPr>
          <w:rFonts w:ascii="宋体" w:eastAsia="宋体" w:hAnsi="宋体" w:hint="eastAsia"/>
          <w:sz w:val="24"/>
          <w:szCs w:val="24"/>
        </w:rPr>
        <w:t>及以上版本</w:t>
      </w:r>
      <w:r w:rsidR="00F321F0">
        <w:rPr>
          <w:rFonts w:ascii="宋体" w:eastAsia="宋体" w:hAnsi="宋体" w:hint="eastAsia"/>
          <w:sz w:val="24"/>
          <w:szCs w:val="24"/>
        </w:rPr>
        <w:t>。</w:t>
      </w:r>
      <w:r w:rsidR="00B108C3">
        <w:rPr>
          <w:rFonts w:ascii="宋体" w:eastAsia="宋体" w:hAnsi="宋体" w:hint="eastAsia"/>
          <w:sz w:val="24"/>
          <w:szCs w:val="24"/>
        </w:rPr>
        <w:t>而硬件环境需求如下：</w:t>
      </w:r>
      <w:r w:rsidR="009D64A0" w:rsidRPr="002B2F63">
        <w:rPr>
          <w:rFonts w:ascii="宋体" w:eastAsia="宋体" w:hAnsi="宋体" w:hint="eastAsia"/>
          <w:sz w:val="24"/>
          <w:szCs w:val="24"/>
        </w:rPr>
        <w:t>CPU主频不少于</w:t>
      </w:r>
      <w:r w:rsidR="00B108C3">
        <w:rPr>
          <w:rFonts w:ascii="宋体" w:eastAsia="宋体" w:hAnsi="宋体"/>
          <w:sz w:val="24"/>
          <w:szCs w:val="24"/>
        </w:rPr>
        <w:t>2.40</w:t>
      </w:r>
      <w:r w:rsidR="009D64A0" w:rsidRPr="002B2F63">
        <w:rPr>
          <w:rFonts w:ascii="宋体" w:eastAsia="宋体" w:hAnsi="宋体"/>
          <w:sz w:val="24"/>
          <w:szCs w:val="24"/>
        </w:rPr>
        <w:t>MHZ</w:t>
      </w:r>
      <w:r w:rsidR="009D64A0" w:rsidRPr="002B2F63">
        <w:rPr>
          <w:rFonts w:ascii="宋体" w:eastAsia="宋体" w:hAnsi="宋体" w:hint="eastAsia"/>
          <w:sz w:val="24"/>
          <w:szCs w:val="24"/>
        </w:rPr>
        <w:t>、</w:t>
      </w:r>
      <w:r w:rsidR="00B108C3">
        <w:rPr>
          <w:rFonts w:ascii="宋体" w:eastAsia="宋体" w:hAnsi="宋体" w:hint="eastAsia"/>
          <w:sz w:val="24"/>
          <w:szCs w:val="24"/>
        </w:rPr>
        <w:t>安装内存（RAM）要求不低于2</w:t>
      </w:r>
      <w:r w:rsidR="00B108C3">
        <w:rPr>
          <w:rFonts w:ascii="宋体" w:eastAsia="宋体" w:hAnsi="宋体"/>
          <w:sz w:val="24"/>
          <w:szCs w:val="24"/>
        </w:rPr>
        <w:t>56</w:t>
      </w:r>
      <w:r w:rsidR="009D64A0" w:rsidRPr="002B2F63">
        <w:rPr>
          <w:rFonts w:ascii="宋体" w:eastAsia="宋体" w:hAnsi="宋体"/>
          <w:sz w:val="24"/>
          <w:szCs w:val="24"/>
        </w:rPr>
        <w:t>M</w:t>
      </w:r>
      <w:r w:rsidR="009D64A0" w:rsidRPr="002B2F63">
        <w:rPr>
          <w:rFonts w:ascii="宋体" w:eastAsia="宋体" w:hAnsi="宋体" w:hint="eastAsia"/>
          <w:sz w:val="24"/>
          <w:szCs w:val="24"/>
        </w:rPr>
        <w:t>、</w:t>
      </w:r>
      <w:r w:rsidR="00AE3378">
        <w:rPr>
          <w:rFonts w:ascii="宋体" w:eastAsia="宋体" w:hAnsi="宋体" w:hint="eastAsia"/>
          <w:sz w:val="24"/>
          <w:szCs w:val="24"/>
        </w:rPr>
        <w:t>磁盘空间不低于1</w:t>
      </w:r>
      <w:r w:rsidR="00AE3378">
        <w:rPr>
          <w:rFonts w:ascii="宋体" w:eastAsia="宋体" w:hAnsi="宋体"/>
          <w:sz w:val="24"/>
          <w:szCs w:val="24"/>
        </w:rPr>
        <w:t>G</w:t>
      </w:r>
      <w:r w:rsidR="00AE3378">
        <w:rPr>
          <w:rFonts w:ascii="宋体" w:eastAsia="宋体" w:hAnsi="宋体" w:hint="eastAsia"/>
          <w:sz w:val="24"/>
          <w:szCs w:val="24"/>
        </w:rPr>
        <w:t>存储内存</w:t>
      </w:r>
      <w:r w:rsidR="009D64A0" w:rsidRPr="002B2F63">
        <w:rPr>
          <w:rFonts w:ascii="宋体" w:eastAsia="宋体" w:hAnsi="宋体" w:hint="eastAsia"/>
          <w:sz w:val="24"/>
          <w:szCs w:val="24"/>
        </w:rPr>
        <w:t>，</w:t>
      </w:r>
      <w:r w:rsidR="00B77761">
        <w:rPr>
          <w:rFonts w:ascii="宋体" w:eastAsia="宋体" w:hAnsi="宋体" w:hint="eastAsia"/>
          <w:sz w:val="24"/>
          <w:szCs w:val="24"/>
        </w:rPr>
        <w:t>外部设备需求包括显示器、键盘、鼠标等</w:t>
      </w:r>
      <w:r w:rsidR="001013A4">
        <w:rPr>
          <w:rFonts w:ascii="宋体" w:eastAsia="宋体" w:hAnsi="宋体" w:hint="eastAsia"/>
          <w:sz w:val="24"/>
          <w:szCs w:val="24"/>
        </w:rPr>
        <w:t>。</w:t>
      </w:r>
    </w:p>
    <w:p w14:paraId="7D1710F4" w14:textId="77777777" w:rsidR="00E60B33" w:rsidRDefault="00E60B33" w:rsidP="00D847EC">
      <w:pPr>
        <w:pStyle w:val="3"/>
        <w:numPr>
          <w:ilvl w:val="2"/>
          <w:numId w:val="12"/>
        </w:numPr>
      </w:pPr>
      <w:bookmarkStart w:id="136" w:name="_Toc510169403"/>
      <w:r>
        <w:rPr>
          <w:rFonts w:hint="eastAsia"/>
        </w:rPr>
        <w:t>其他技术指标要求</w:t>
      </w:r>
      <w:bookmarkEnd w:id="136"/>
    </w:p>
    <w:p w14:paraId="46210A9C" w14:textId="44A23A24" w:rsidR="00C02243" w:rsidRPr="00090D78" w:rsidRDefault="00E60B33" w:rsidP="00E60B33">
      <w:pPr>
        <w:spacing w:line="460" w:lineRule="exact"/>
        <w:rPr>
          <w:rFonts w:ascii="宋体" w:eastAsia="宋体" w:hAnsi="宋体"/>
          <w:sz w:val="24"/>
          <w:szCs w:val="24"/>
        </w:rPr>
      </w:pPr>
      <w:r>
        <w:tab/>
      </w:r>
      <w:r w:rsidR="00A52E02" w:rsidRPr="00090D78">
        <w:rPr>
          <w:rFonts w:ascii="宋体" w:eastAsia="宋体" w:hAnsi="宋体" w:hint="eastAsia"/>
          <w:sz w:val="24"/>
          <w:szCs w:val="24"/>
        </w:rPr>
        <w:t>由于</w:t>
      </w:r>
      <w:r w:rsidR="00E750CF" w:rsidRPr="00090D78">
        <w:rPr>
          <w:rFonts w:ascii="宋体" w:eastAsia="宋体" w:hAnsi="宋体" w:hint="eastAsia"/>
          <w:sz w:val="24"/>
          <w:szCs w:val="24"/>
        </w:rPr>
        <w:t>学院招生管理系统为院校核心工作，存储的数据也是学生个人隐私</w:t>
      </w:r>
      <w:r w:rsidR="0083602A" w:rsidRPr="00090D78">
        <w:rPr>
          <w:rFonts w:ascii="宋体" w:eastAsia="宋体" w:hAnsi="宋体" w:hint="eastAsia"/>
          <w:sz w:val="24"/>
          <w:szCs w:val="24"/>
        </w:rPr>
        <w:t>在此平台也有过于明显的暴露，故要求该系统满足一下几点要求</w:t>
      </w:r>
      <w:r w:rsidR="0017204B" w:rsidRPr="00090D78">
        <w:rPr>
          <w:rFonts w:ascii="宋体" w:eastAsia="宋体" w:hAnsi="宋体" w:hint="eastAsia"/>
          <w:sz w:val="24"/>
          <w:szCs w:val="24"/>
        </w:rPr>
        <w:t>：</w:t>
      </w:r>
    </w:p>
    <w:p w14:paraId="06BEE188" w14:textId="02E44E02"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Pr>
          <w:rFonts w:ascii="宋体" w:eastAsia="宋体" w:hAnsi="宋体" w:hint="eastAsia"/>
          <w:sz w:val="24"/>
          <w:szCs w:val="24"/>
        </w:rPr>
        <w:t>（1）</w:t>
      </w:r>
      <w:r w:rsidR="00A32F55">
        <w:rPr>
          <w:rFonts w:ascii="宋体" w:eastAsia="宋体" w:hAnsi="宋体" w:hint="eastAsia"/>
          <w:sz w:val="24"/>
          <w:szCs w:val="24"/>
        </w:rPr>
        <w:t>满足</w:t>
      </w:r>
      <w:r w:rsidR="0056627B">
        <w:rPr>
          <w:rFonts w:ascii="宋体" w:eastAsia="宋体" w:hAnsi="宋体" w:hint="eastAsia"/>
          <w:sz w:val="24"/>
          <w:szCs w:val="24"/>
        </w:rPr>
        <w:t>用户</w:t>
      </w:r>
      <w:r w:rsidR="00A32F55">
        <w:rPr>
          <w:rFonts w:ascii="宋体" w:eastAsia="宋体" w:hAnsi="宋体" w:hint="eastAsia"/>
          <w:sz w:val="24"/>
          <w:szCs w:val="24"/>
        </w:rPr>
        <w:t>需求</w:t>
      </w:r>
    </w:p>
    <w:p w14:paraId="1ADE595A" w14:textId="530F546B" w:rsidR="004C7133" w:rsidRDefault="00E60B33" w:rsidP="00E60B33">
      <w:pPr>
        <w:spacing w:line="460" w:lineRule="exact"/>
        <w:rPr>
          <w:rFonts w:ascii="宋体" w:eastAsia="宋体" w:hAnsi="宋体"/>
          <w:sz w:val="24"/>
          <w:szCs w:val="24"/>
        </w:rPr>
      </w:pPr>
      <w:r w:rsidRPr="00330F85">
        <w:rPr>
          <w:rFonts w:ascii="宋体" w:eastAsia="宋体" w:hAnsi="宋体"/>
          <w:sz w:val="24"/>
          <w:szCs w:val="24"/>
        </w:rPr>
        <w:lastRenderedPageBreak/>
        <w:tab/>
      </w:r>
      <w:r w:rsidR="00891F98">
        <w:rPr>
          <w:rFonts w:ascii="宋体" w:eastAsia="宋体" w:hAnsi="宋体" w:hint="eastAsia"/>
          <w:sz w:val="24"/>
          <w:szCs w:val="24"/>
        </w:rPr>
        <w:t>在系统研发之际，</w:t>
      </w:r>
      <w:r w:rsidR="00C3290A">
        <w:rPr>
          <w:rFonts w:ascii="宋体" w:eastAsia="宋体" w:hAnsi="宋体" w:hint="eastAsia"/>
          <w:sz w:val="24"/>
          <w:szCs w:val="24"/>
        </w:rPr>
        <w:t>需要以最初调研的需求进行分析设计，避免偏离国家统招招生流程规定的流程。但由于需求并未锁死，故在开发设计过程中也尽可能满足变动的需求，灵活改变系统设计思路以及方案。</w:t>
      </w:r>
    </w:p>
    <w:p w14:paraId="754C2699" w14:textId="14A395EB"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Pr>
          <w:rFonts w:ascii="宋体" w:eastAsia="宋体" w:hAnsi="宋体" w:hint="eastAsia"/>
          <w:sz w:val="24"/>
          <w:szCs w:val="24"/>
        </w:rPr>
        <w:t>（2）</w:t>
      </w:r>
      <w:r w:rsidR="002C6A71">
        <w:rPr>
          <w:rFonts w:ascii="宋体" w:eastAsia="宋体" w:hAnsi="宋体" w:hint="eastAsia"/>
          <w:sz w:val="24"/>
          <w:szCs w:val="24"/>
        </w:rPr>
        <w:t>系统可互操作性</w:t>
      </w:r>
    </w:p>
    <w:p w14:paraId="0571C1A2" w14:textId="04AF7412"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sidR="004907E5">
        <w:rPr>
          <w:rFonts w:ascii="宋体" w:eastAsia="宋体" w:hAnsi="宋体" w:hint="eastAsia"/>
          <w:sz w:val="24"/>
          <w:szCs w:val="24"/>
        </w:rPr>
        <w:t>学院招生管理</w:t>
      </w:r>
      <w:r w:rsidRPr="00330F85">
        <w:rPr>
          <w:rFonts w:ascii="宋体" w:eastAsia="宋体" w:hAnsi="宋体" w:hint="eastAsia"/>
          <w:sz w:val="24"/>
          <w:szCs w:val="24"/>
        </w:rPr>
        <w:t>系统</w:t>
      </w:r>
      <w:r w:rsidR="00B4564A">
        <w:rPr>
          <w:rFonts w:ascii="宋体" w:eastAsia="宋体" w:hAnsi="宋体" w:hint="eastAsia"/>
          <w:sz w:val="24"/>
          <w:szCs w:val="24"/>
        </w:rPr>
        <w:t>研发的目的是解决传统人工低效率的信息管理问题，基于此，系统本身应具有可互操作性，即工作人员上手使用系统时应能够快速适应系统操作逻辑及其他业务处理流程。</w:t>
      </w:r>
    </w:p>
    <w:p w14:paraId="781E15AD" w14:textId="24A46608"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Pr>
          <w:rFonts w:ascii="宋体" w:eastAsia="宋体" w:hAnsi="宋体" w:hint="eastAsia"/>
          <w:sz w:val="24"/>
          <w:szCs w:val="24"/>
        </w:rPr>
        <w:t>（3）</w:t>
      </w:r>
      <w:r w:rsidRPr="00330F85">
        <w:rPr>
          <w:rFonts w:ascii="宋体" w:eastAsia="宋体" w:hAnsi="宋体" w:hint="eastAsia"/>
          <w:sz w:val="24"/>
          <w:szCs w:val="24"/>
        </w:rPr>
        <w:t>系统</w:t>
      </w:r>
      <w:r w:rsidR="00CE4B64">
        <w:rPr>
          <w:rFonts w:ascii="宋体" w:eastAsia="宋体" w:hAnsi="宋体" w:hint="eastAsia"/>
          <w:sz w:val="24"/>
          <w:szCs w:val="24"/>
        </w:rPr>
        <w:t>可维护性</w:t>
      </w:r>
    </w:p>
    <w:p w14:paraId="35328609" w14:textId="0514B65C"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sidR="005D7196">
        <w:rPr>
          <w:rFonts w:ascii="宋体" w:eastAsia="宋体" w:hAnsi="宋体" w:hint="eastAsia"/>
          <w:sz w:val="24"/>
          <w:szCs w:val="24"/>
        </w:rPr>
        <w:t>系统</w:t>
      </w:r>
      <w:r w:rsidR="00CE4B64" w:rsidRPr="00CE4B64">
        <w:rPr>
          <w:rFonts w:ascii="宋体" w:eastAsia="宋体" w:hAnsi="宋体" w:hint="eastAsia"/>
          <w:sz w:val="24"/>
          <w:szCs w:val="24"/>
        </w:rPr>
        <w:t>交付使用后，能够对它进行修改，以改正潜伏的错误，改进性能和其它属性，使软件产品适应环境的变化等。软件维护费用在软件开发费用中占有很大的比重。可维护性是软件工程中一项十分重要的目标。</w:t>
      </w:r>
    </w:p>
    <w:p w14:paraId="6E4CC83B" w14:textId="3C933240" w:rsidR="00E60B33" w:rsidRPr="00330F85"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Pr>
          <w:rFonts w:ascii="宋体" w:eastAsia="宋体" w:hAnsi="宋体" w:hint="eastAsia"/>
          <w:sz w:val="24"/>
          <w:szCs w:val="24"/>
        </w:rPr>
        <w:t>（4）</w:t>
      </w:r>
      <w:r w:rsidRPr="00330F85">
        <w:rPr>
          <w:rFonts w:ascii="宋体" w:eastAsia="宋体" w:hAnsi="宋体" w:hint="eastAsia"/>
          <w:sz w:val="24"/>
          <w:szCs w:val="24"/>
        </w:rPr>
        <w:t>系统</w:t>
      </w:r>
      <w:r w:rsidR="00BD7018">
        <w:rPr>
          <w:rFonts w:ascii="宋体" w:eastAsia="宋体" w:hAnsi="宋体" w:hint="eastAsia"/>
          <w:sz w:val="24"/>
          <w:szCs w:val="24"/>
        </w:rPr>
        <w:t>安全性</w:t>
      </w:r>
    </w:p>
    <w:p w14:paraId="20AD3D92" w14:textId="7CE191AB" w:rsidR="00E60B33" w:rsidRDefault="00E60B33" w:rsidP="00E60B33">
      <w:pPr>
        <w:spacing w:line="460" w:lineRule="exact"/>
        <w:rPr>
          <w:rFonts w:ascii="宋体" w:eastAsia="宋体" w:hAnsi="宋体"/>
          <w:sz w:val="24"/>
          <w:szCs w:val="24"/>
        </w:rPr>
      </w:pPr>
      <w:r w:rsidRPr="00330F85">
        <w:rPr>
          <w:rFonts w:ascii="宋体" w:eastAsia="宋体" w:hAnsi="宋体"/>
          <w:sz w:val="24"/>
          <w:szCs w:val="24"/>
        </w:rPr>
        <w:tab/>
      </w:r>
      <w:r w:rsidR="003D40FE">
        <w:rPr>
          <w:rFonts w:ascii="宋体" w:eastAsia="宋体" w:hAnsi="宋体"/>
          <w:sz w:val="24"/>
          <w:szCs w:val="24"/>
        </w:rPr>
        <w:t>B/S</w:t>
      </w:r>
      <w:r w:rsidR="003D40FE">
        <w:rPr>
          <w:rFonts w:ascii="宋体" w:eastAsia="宋体" w:hAnsi="宋体" w:hint="eastAsia"/>
          <w:sz w:val="24"/>
          <w:szCs w:val="24"/>
        </w:rPr>
        <w:t>架构系统的安全性在如今互联网遍布各地的时代显得一触即溃。倘若有不发分子侵入系统盗用学生信息，后果将会造成无法预估的损失。</w:t>
      </w:r>
      <w:r w:rsidR="004B499C">
        <w:rPr>
          <w:rFonts w:ascii="宋体" w:eastAsia="宋体" w:hAnsi="宋体" w:hint="eastAsia"/>
          <w:sz w:val="24"/>
          <w:szCs w:val="24"/>
        </w:rPr>
        <w:t>因此，系统的安全性应尽可能得到满足。</w:t>
      </w:r>
      <w:r w:rsidR="00482E96">
        <w:rPr>
          <w:rFonts w:ascii="宋体" w:eastAsia="宋体" w:hAnsi="宋体"/>
          <w:sz w:val="24"/>
          <w:szCs w:val="24"/>
        </w:rPr>
        <w:t>JWT</w:t>
      </w:r>
      <w:r w:rsidR="00482E96">
        <w:rPr>
          <w:rFonts w:ascii="宋体" w:eastAsia="宋体" w:hAnsi="宋体" w:hint="eastAsia"/>
          <w:sz w:val="24"/>
          <w:szCs w:val="24"/>
        </w:rPr>
        <w:t>校验框架在本系统中可支持</w:t>
      </w:r>
      <w:r w:rsidR="008461CA">
        <w:rPr>
          <w:rFonts w:ascii="宋体" w:eastAsia="宋体" w:hAnsi="宋体" w:hint="eastAsia"/>
          <w:sz w:val="24"/>
          <w:szCs w:val="24"/>
        </w:rPr>
        <w:t>实现系统较为完整的</w:t>
      </w:r>
      <w:r w:rsidR="00482E96">
        <w:rPr>
          <w:rFonts w:ascii="宋体" w:eastAsia="宋体" w:hAnsi="宋体" w:hint="eastAsia"/>
          <w:sz w:val="24"/>
          <w:szCs w:val="24"/>
        </w:rPr>
        <w:t>安全性。</w:t>
      </w:r>
    </w:p>
    <w:p w14:paraId="749E5710" w14:textId="4A634090" w:rsidR="001F38A3" w:rsidRDefault="006C47D9" w:rsidP="00D847EC">
      <w:pPr>
        <w:pStyle w:val="2"/>
        <w:numPr>
          <w:ilvl w:val="1"/>
          <w:numId w:val="9"/>
        </w:numPr>
      </w:pPr>
      <w:bookmarkStart w:id="137" w:name="_Toc510169404"/>
      <w:r w:rsidRPr="00572549">
        <w:rPr>
          <w:rFonts w:hint="eastAsia"/>
        </w:rPr>
        <w:t>本章小结</w:t>
      </w:r>
      <w:bookmarkEnd w:id="137"/>
    </w:p>
    <w:p w14:paraId="5CB0B7AA" w14:textId="1F252213" w:rsidR="007812A0" w:rsidRPr="00AB1358" w:rsidRDefault="003E3A0F" w:rsidP="00AB1358">
      <w:pPr>
        <w:spacing w:line="460" w:lineRule="exact"/>
        <w:ind w:firstLine="420"/>
        <w:rPr>
          <w:rFonts w:ascii="宋体" w:eastAsia="宋体" w:hAnsi="宋体"/>
          <w:sz w:val="24"/>
          <w:szCs w:val="24"/>
        </w:rPr>
      </w:pPr>
      <w:r w:rsidRPr="00AB1358">
        <w:rPr>
          <w:rFonts w:ascii="宋体" w:eastAsia="宋体" w:hAnsi="宋体" w:hint="eastAsia"/>
          <w:sz w:val="24"/>
          <w:szCs w:val="24"/>
        </w:rPr>
        <w:t>本章主要对系统需求进行分析，包括分析开发系统的可行性、招生办业务流程、使用学院招生管理系统的用户角色、以及非功能性</w:t>
      </w:r>
      <w:r w:rsidR="00E10396" w:rsidRPr="00AB1358">
        <w:rPr>
          <w:rFonts w:ascii="宋体" w:eastAsia="宋体" w:hAnsi="宋体" w:hint="eastAsia"/>
          <w:sz w:val="24"/>
          <w:szCs w:val="24"/>
        </w:rPr>
        <w:t>需求</w:t>
      </w:r>
      <w:r w:rsidRPr="00AB1358">
        <w:rPr>
          <w:rFonts w:ascii="宋体" w:eastAsia="宋体" w:hAnsi="宋体" w:hint="eastAsia"/>
          <w:sz w:val="24"/>
          <w:szCs w:val="24"/>
        </w:rPr>
        <w:t>。</w:t>
      </w:r>
      <w:r w:rsidR="007B32D0" w:rsidRPr="00AB1358">
        <w:rPr>
          <w:rFonts w:ascii="宋体" w:eastAsia="宋体" w:hAnsi="宋体" w:hint="eastAsia"/>
          <w:sz w:val="24"/>
          <w:szCs w:val="24"/>
        </w:rPr>
        <w:t>通过</w:t>
      </w:r>
      <w:r w:rsidR="00CF45EA" w:rsidRPr="00AB1358">
        <w:rPr>
          <w:rFonts w:ascii="宋体" w:eastAsia="宋体" w:hAnsi="宋体" w:hint="eastAsia"/>
          <w:sz w:val="24"/>
          <w:szCs w:val="24"/>
        </w:rPr>
        <w:t>技术、经济以及运营进行可行性分析，得出结论：</w:t>
      </w:r>
      <w:r w:rsidR="000910C5" w:rsidRPr="00AB1358">
        <w:rPr>
          <w:rFonts w:ascii="宋体" w:eastAsia="宋体" w:hAnsi="宋体" w:hint="eastAsia"/>
          <w:sz w:val="24"/>
          <w:szCs w:val="24"/>
        </w:rPr>
        <w:t>研发设计</w:t>
      </w:r>
      <w:r w:rsidR="00CF45EA" w:rsidRPr="00AB1358">
        <w:rPr>
          <w:rFonts w:ascii="宋体" w:eastAsia="宋体" w:hAnsi="宋体" w:hint="eastAsia"/>
          <w:sz w:val="24"/>
          <w:szCs w:val="24"/>
        </w:rPr>
        <w:t>学院招生管理系统具有可行性。</w:t>
      </w:r>
      <w:r w:rsidR="00AA17DB">
        <w:rPr>
          <w:rFonts w:ascii="宋体" w:eastAsia="宋体" w:hAnsi="宋体" w:hint="eastAsia"/>
          <w:sz w:val="24"/>
          <w:szCs w:val="24"/>
        </w:rPr>
        <w:t>根据国家统招招生业务流程，描绘出具体的流程步骤</w:t>
      </w:r>
      <w:r w:rsidR="006406A6">
        <w:rPr>
          <w:rFonts w:ascii="宋体" w:eastAsia="宋体" w:hAnsi="宋体" w:hint="eastAsia"/>
          <w:sz w:val="24"/>
          <w:szCs w:val="24"/>
        </w:rPr>
        <w:t>。对使用该系统的用户角色进行分析，可以知道有院招生办（管理员）及学生使用该系统进行招生管理。</w:t>
      </w:r>
      <w:r w:rsidR="00BA4916">
        <w:rPr>
          <w:rFonts w:ascii="宋体" w:eastAsia="宋体" w:hAnsi="宋体" w:hint="eastAsia"/>
          <w:sz w:val="24"/>
          <w:szCs w:val="24"/>
        </w:rPr>
        <w:t>对此系统</w:t>
      </w:r>
      <w:r w:rsidR="000F0991">
        <w:rPr>
          <w:rFonts w:ascii="宋体" w:eastAsia="宋体" w:hAnsi="宋体" w:hint="eastAsia"/>
          <w:sz w:val="24"/>
          <w:szCs w:val="24"/>
        </w:rPr>
        <w:t>学院网站部分的学院宣传模块、学生端的新生基本信息模块、院招生办部分的考生数据提取模块、招生计划管理模块、招生宣传管理模块、录取管理模块、综合查询功能模块、系统管理模块八大模块进行需求分析。</w:t>
      </w:r>
      <w:r w:rsidR="00AC04DC">
        <w:rPr>
          <w:rFonts w:ascii="宋体" w:eastAsia="宋体" w:hAnsi="宋体" w:hint="eastAsia"/>
          <w:sz w:val="24"/>
          <w:szCs w:val="24"/>
        </w:rPr>
        <w:t>对性能需求、环境需求以及其他技术指标也进行了简要的分析说明。</w:t>
      </w:r>
    </w:p>
    <w:p w14:paraId="4E67FBE6" w14:textId="34787C17" w:rsidR="002D6737" w:rsidRDefault="002A0F71" w:rsidP="00DE6220">
      <w:pPr>
        <w:pStyle w:val="1"/>
      </w:pPr>
      <w:r>
        <w:rPr>
          <w:rFonts w:hint="eastAsia"/>
        </w:rPr>
        <w:lastRenderedPageBreak/>
        <w:t xml:space="preserve"> </w:t>
      </w:r>
      <w:bookmarkStart w:id="138" w:name="_Toc510169405"/>
      <w:r>
        <w:rPr>
          <w:rFonts w:hint="eastAsia"/>
        </w:rPr>
        <w:t>学院招生管理</w:t>
      </w:r>
      <w:r w:rsidR="002D6737">
        <w:rPr>
          <w:rFonts w:hint="eastAsia"/>
        </w:rPr>
        <w:t>系统设计</w:t>
      </w:r>
      <w:bookmarkEnd w:id="138"/>
    </w:p>
    <w:p w14:paraId="12AFB88E" w14:textId="77777777" w:rsidR="0009286C" w:rsidRPr="0009286C" w:rsidRDefault="0009286C"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139" w:name="_Toc509779754"/>
      <w:bookmarkStart w:id="140" w:name="_Toc509961765"/>
      <w:bookmarkStart w:id="141" w:name="_Toc510132769"/>
      <w:bookmarkStart w:id="142" w:name="_Toc510169406"/>
      <w:bookmarkEnd w:id="139"/>
      <w:bookmarkEnd w:id="140"/>
      <w:bookmarkEnd w:id="141"/>
      <w:bookmarkEnd w:id="142"/>
    </w:p>
    <w:p w14:paraId="597FA3A9" w14:textId="47AACC1E" w:rsidR="00641504" w:rsidRPr="00910C87" w:rsidRDefault="00641504" w:rsidP="00D847EC">
      <w:pPr>
        <w:pStyle w:val="2"/>
        <w:numPr>
          <w:ilvl w:val="1"/>
          <w:numId w:val="9"/>
        </w:numPr>
      </w:pPr>
      <w:bookmarkStart w:id="143" w:name="_Toc510169407"/>
      <w:r>
        <w:rPr>
          <w:rFonts w:hint="eastAsia"/>
        </w:rPr>
        <w:t>系统设计原则</w:t>
      </w:r>
      <w:bookmarkEnd w:id="143"/>
    </w:p>
    <w:p w14:paraId="6E3611E4" w14:textId="48AEF0C8" w:rsidR="004F6E96" w:rsidRPr="008B30EC" w:rsidRDefault="004F6E96" w:rsidP="008B30EC">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研发实现学院招生管理系统的目的主要</w:t>
      </w:r>
      <w:r w:rsidR="00910C87">
        <w:rPr>
          <w:rFonts w:ascii="宋体" w:eastAsia="宋体" w:hAnsi="宋体" w:hint="eastAsia"/>
          <w:sz w:val="24"/>
          <w:szCs w:val="24"/>
        </w:rPr>
        <w:t>解决效率低、成本高的人工招生信息管理模式，需要达到高效率执行管理目标。故在设计系统时需遵循一定的原则：</w:t>
      </w:r>
    </w:p>
    <w:p w14:paraId="66099706" w14:textId="3B7AAABC" w:rsidR="005F40C7" w:rsidRPr="008B30EC" w:rsidRDefault="005F40C7" w:rsidP="008B30EC">
      <w:pPr>
        <w:spacing w:line="460" w:lineRule="exact"/>
        <w:rPr>
          <w:rFonts w:ascii="宋体" w:eastAsia="宋体" w:hAnsi="宋体"/>
          <w:sz w:val="24"/>
          <w:szCs w:val="24"/>
        </w:rPr>
      </w:pPr>
      <w:r w:rsidRPr="008B30EC">
        <w:rPr>
          <w:rFonts w:ascii="宋体" w:eastAsia="宋体" w:hAnsi="宋体"/>
          <w:sz w:val="24"/>
          <w:szCs w:val="24"/>
        </w:rPr>
        <w:tab/>
      </w:r>
      <w:r w:rsidR="00783F8D">
        <w:rPr>
          <w:rFonts w:ascii="宋体" w:eastAsia="宋体" w:hAnsi="宋体" w:hint="eastAsia"/>
          <w:sz w:val="24"/>
          <w:szCs w:val="24"/>
        </w:rPr>
        <w:t>（1）</w:t>
      </w:r>
      <w:r w:rsidR="002043DD">
        <w:rPr>
          <w:rFonts w:ascii="宋体" w:eastAsia="宋体" w:hAnsi="宋体" w:hint="eastAsia"/>
          <w:sz w:val="24"/>
          <w:szCs w:val="24"/>
        </w:rPr>
        <w:t>本系统在查询功能需要做到人性化</w:t>
      </w:r>
      <w:r w:rsidR="004A75D8">
        <w:rPr>
          <w:rFonts w:ascii="宋体" w:eastAsia="宋体" w:hAnsi="宋体" w:hint="eastAsia"/>
          <w:sz w:val="24"/>
          <w:szCs w:val="24"/>
        </w:rPr>
        <w:t>检索</w:t>
      </w:r>
      <w:r w:rsidR="002043DD">
        <w:rPr>
          <w:rFonts w:ascii="宋体" w:eastAsia="宋体" w:hAnsi="宋体" w:hint="eastAsia"/>
          <w:sz w:val="24"/>
          <w:szCs w:val="24"/>
        </w:rPr>
        <w:t>、多维度检索</w:t>
      </w:r>
      <w:r w:rsidR="00324D57">
        <w:rPr>
          <w:rFonts w:ascii="宋体" w:eastAsia="宋体" w:hAnsi="宋体" w:hint="eastAsia"/>
          <w:sz w:val="24"/>
          <w:szCs w:val="24"/>
        </w:rPr>
        <w:t>的原则</w:t>
      </w:r>
      <w:r w:rsidR="002043DD">
        <w:rPr>
          <w:rFonts w:ascii="宋体" w:eastAsia="宋体" w:hAnsi="宋体" w:hint="eastAsia"/>
          <w:sz w:val="24"/>
          <w:szCs w:val="24"/>
        </w:rPr>
        <w:t>，使得用户在使用时能够高效率地统计信息。</w:t>
      </w:r>
      <w:r w:rsidR="0053514E">
        <w:rPr>
          <w:rFonts w:ascii="宋体" w:eastAsia="宋体" w:hAnsi="宋体" w:hint="eastAsia"/>
          <w:sz w:val="24"/>
          <w:szCs w:val="24"/>
        </w:rPr>
        <w:t>并且</w:t>
      </w:r>
      <w:r w:rsidR="00E93D45">
        <w:rPr>
          <w:rFonts w:ascii="宋体" w:eastAsia="宋体" w:hAnsi="宋体" w:hint="eastAsia"/>
          <w:sz w:val="24"/>
          <w:szCs w:val="24"/>
        </w:rPr>
        <w:t>查询条件</w:t>
      </w:r>
      <w:r w:rsidR="0053514E">
        <w:rPr>
          <w:rFonts w:ascii="宋体" w:eastAsia="宋体" w:hAnsi="宋体" w:hint="eastAsia"/>
          <w:sz w:val="24"/>
          <w:szCs w:val="24"/>
        </w:rPr>
        <w:t>输入框必须支持模糊查询，提高用户体验性。</w:t>
      </w:r>
    </w:p>
    <w:p w14:paraId="23FDB003" w14:textId="63A7FC04" w:rsidR="005F40C7" w:rsidRPr="008B30EC" w:rsidRDefault="005F40C7" w:rsidP="008B30EC">
      <w:pPr>
        <w:spacing w:line="460" w:lineRule="exact"/>
        <w:rPr>
          <w:rFonts w:ascii="宋体" w:eastAsia="宋体" w:hAnsi="宋体"/>
          <w:sz w:val="24"/>
          <w:szCs w:val="24"/>
        </w:rPr>
      </w:pPr>
      <w:r w:rsidRPr="008B30EC">
        <w:rPr>
          <w:rFonts w:ascii="宋体" w:eastAsia="宋体" w:hAnsi="宋体"/>
          <w:sz w:val="24"/>
          <w:szCs w:val="24"/>
        </w:rPr>
        <w:tab/>
      </w:r>
      <w:r w:rsidR="00783F8D">
        <w:rPr>
          <w:rFonts w:ascii="宋体" w:eastAsia="宋体" w:hAnsi="宋体" w:hint="eastAsia"/>
          <w:sz w:val="24"/>
          <w:szCs w:val="24"/>
        </w:rPr>
        <w:t>（2）</w:t>
      </w:r>
      <w:r w:rsidR="0045505A">
        <w:rPr>
          <w:rFonts w:ascii="宋体" w:eastAsia="宋体" w:hAnsi="宋体" w:hint="eastAsia"/>
          <w:sz w:val="24"/>
          <w:szCs w:val="24"/>
        </w:rPr>
        <w:t>保持系统</w:t>
      </w:r>
      <w:r w:rsidR="00F04BD0">
        <w:rPr>
          <w:rFonts w:ascii="宋体" w:eastAsia="宋体" w:hAnsi="宋体" w:hint="eastAsia"/>
          <w:sz w:val="24"/>
          <w:szCs w:val="24"/>
        </w:rPr>
        <w:t>灵活性</w:t>
      </w:r>
      <w:r w:rsidR="0045505A">
        <w:rPr>
          <w:rFonts w:ascii="宋体" w:eastAsia="宋体" w:hAnsi="宋体" w:hint="eastAsia"/>
          <w:sz w:val="24"/>
          <w:szCs w:val="24"/>
        </w:rPr>
        <w:t>，</w:t>
      </w:r>
      <w:r w:rsidR="005F0092">
        <w:rPr>
          <w:rFonts w:ascii="宋体" w:eastAsia="宋体" w:hAnsi="宋体" w:hint="eastAsia"/>
          <w:sz w:val="24"/>
          <w:szCs w:val="24"/>
        </w:rPr>
        <w:t>在实现本系统的同时，要考虑</w:t>
      </w:r>
      <w:r w:rsidR="00585590">
        <w:rPr>
          <w:rFonts w:ascii="宋体" w:eastAsia="宋体" w:hAnsi="宋体" w:hint="eastAsia"/>
          <w:sz w:val="24"/>
          <w:szCs w:val="24"/>
        </w:rPr>
        <w:t>系统开发时公用属性的应用，以及系统可配置性的应用。比如不同模块相同属性值可通过配置字典值来提升系统性能。</w:t>
      </w:r>
      <w:r w:rsidR="0045505A" w:rsidRPr="008B30EC">
        <w:rPr>
          <w:rFonts w:ascii="宋体" w:eastAsia="宋体" w:hAnsi="宋体"/>
          <w:sz w:val="24"/>
          <w:szCs w:val="24"/>
        </w:rPr>
        <w:t xml:space="preserve"> </w:t>
      </w:r>
    </w:p>
    <w:p w14:paraId="0D2EE22C" w14:textId="61C13EFD" w:rsidR="000A1221" w:rsidRPr="008B30EC" w:rsidRDefault="005F40C7" w:rsidP="008B30EC">
      <w:pPr>
        <w:spacing w:line="460" w:lineRule="exact"/>
        <w:rPr>
          <w:rFonts w:ascii="宋体" w:eastAsia="宋体" w:hAnsi="宋体"/>
          <w:sz w:val="24"/>
          <w:szCs w:val="24"/>
        </w:rPr>
      </w:pPr>
      <w:r w:rsidRPr="008B30EC">
        <w:rPr>
          <w:rFonts w:ascii="宋体" w:eastAsia="宋体" w:hAnsi="宋体"/>
          <w:sz w:val="24"/>
          <w:szCs w:val="24"/>
        </w:rPr>
        <w:tab/>
      </w:r>
      <w:r w:rsidR="00783F8D">
        <w:rPr>
          <w:rFonts w:ascii="宋体" w:eastAsia="宋体" w:hAnsi="宋体" w:hint="eastAsia"/>
          <w:sz w:val="24"/>
          <w:szCs w:val="24"/>
        </w:rPr>
        <w:t>（3）</w:t>
      </w:r>
      <w:r w:rsidR="00002EF2">
        <w:rPr>
          <w:rFonts w:ascii="宋体" w:eastAsia="宋体" w:hAnsi="宋体" w:hint="eastAsia"/>
          <w:sz w:val="24"/>
          <w:szCs w:val="24"/>
        </w:rPr>
        <w:t>用户输入的数据与存储在信息库的数据</w:t>
      </w:r>
      <w:r w:rsidR="00B47017">
        <w:rPr>
          <w:rFonts w:ascii="宋体" w:eastAsia="宋体" w:hAnsi="宋体" w:hint="eastAsia"/>
          <w:sz w:val="24"/>
          <w:szCs w:val="24"/>
        </w:rPr>
        <w:t>要保持完整性，不能在数据传输过程中做无谓的业务逻辑操作</w:t>
      </w:r>
      <w:r w:rsidR="000A1221">
        <w:rPr>
          <w:rFonts w:ascii="宋体" w:eastAsia="宋体" w:hAnsi="宋体" w:hint="eastAsia"/>
          <w:sz w:val="24"/>
          <w:szCs w:val="24"/>
        </w:rPr>
        <w:t>，</w:t>
      </w:r>
      <w:r w:rsidR="00B47017">
        <w:rPr>
          <w:rFonts w:ascii="宋体" w:eastAsia="宋体" w:hAnsi="宋体" w:hint="eastAsia"/>
          <w:sz w:val="24"/>
          <w:szCs w:val="24"/>
        </w:rPr>
        <w:t>再进行存储。</w:t>
      </w:r>
    </w:p>
    <w:p w14:paraId="73F3CB22" w14:textId="3E8D5BD7" w:rsidR="005F40C7" w:rsidRPr="00475BAE" w:rsidRDefault="005F40C7" w:rsidP="00475BAE">
      <w:pPr>
        <w:spacing w:line="460" w:lineRule="exact"/>
        <w:rPr>
          <w:rFonts w:ascii="宋体" w:eastAsia="宋体" w:hAnsi="宋体"/>
          <w:sz w:val="24"/>
          <w:szCs w:val="24"/>
        </w:rPr>
      </w:pPr>
      <w:r w:rsidRPr="008B30EC">
        <w:rPr>
          <w:rFonts w:ascii="宋体" w:eastAsia="宋体" w:hAnsi="宋体"/>
          <w:sz w:val="24"/>
          <w:szCs w:val="24"/>
        </w:rPr>
        <w:tab/>
      </w:r>
      <w:r w:rsidR="00783F8D">
        <w:rPr>
          <w:rFonts w:ascii="宋体" w:eastAsia="宋体" w:hAnsi="宋体" w:hint="eastAsia"/>
          <w:sz w:val="24"/>
          <w:szCs w:val="24"/>
        </w:rPr>
        <w:t>（</w:t>
      </w:r>
      <w:r w:rsidR="00D07203">
        <w:rPr>
          <w:rFonts w:ascii="宋体" w:eastAsia="宋体" w:hAnsi="宋体"/>
          <w:sz w:val="24"/>
          <w:szCs w:val="24"/>
        </w:rPr>
        <w:t>4</w:t>
      </w:r>
      <w:r w:rsidR="00783F8D">
        <w:rPr>
          <w:rFonts w:ascii="宋体" w:eastAsia="宋体" w:hAnsi="宋体" w:hint="eastAsia"/>
          <w:sz w:val="24"/>
          <w:szCs w:val="24"/>
        </w:rPr>
        <w:t>）</w:t>
      </w:r>
      <w:r w:rsidR="000A1221">
        <w:rPr>
          <w:rFonts w:ascii="宋体" w:eastAsia="宋体" w:hAnsi="宋体" w:hint="eastAsia"/>
          <w:sz w:val="24"/>
          <w:szCs w:val="24"/>
        </w:rPr>
        <w:t>学院招生管理系统作为出处学生最为关键且隐私的个人信息，</w:t>
      </w:r>
      <w:r w:rsidRPr="008B30EC">
        <w:rPr>
          <w:rFonts w:ascii="宋体" w:eastAsia="宋体" w:hAnsi="宋体" w:hint="eastAsia"/>
          <w:sz w:val="24"/>
          <w:szCs w:val="24"/>
        </w:rPr>
        <w:t>需具备较高的数据可靠性和安全性</w:t>
      </w:r>
      <w:r w:rsidR="000A1221">
        <w:rPr>
          <w:rFonts w:ascii="宋体" w:eastAsia="宋体" w:hAnsi="宋体" w:hint="eastAsia"/>
          <w:sz w:val="24"/>
          <w:szCs w:val="24"/>
        </w:rPr>
        <w:t>。保证学生的个人信息及关键的生源信息、家属个人隐私的安全，避免落入不法分子手里。</w:t>
      </w:r>
    </w:p>
    <w:p w14:paraId="19C55468" w14:textId="73E44D6E" w:rsidR="005F40C7" w:rsidRDefault="005F40C7" w:rsidP="00D847EC">
      <w:pPr>
        <w:pStyle w:val="2"/>
        <w:numPr>
          <w:ilvl w:val="1"/>
          <w:numId w:val="9"/>
        </w:numPr>
      </w:pPr>
      <w:bookmarkStart w:id="144" w:name="_Toc510169408"/>
      <w:r>
        <w:rPr>
          <w:rFonts w:hint="eastAsia"/>
        </w:rPr>
        <w:t>系</w:t>
      </w:r>
      <w:r w:rsidRPr="00DC1487">
        <w:rPr>
          <w:rFonts w:hint="eastAsia"/>
        </w:rPr>
        <w:t>统整体框架</w:t>
      </w:r>
      <w:bookmarkEnd w:id="144"/>
    </w:p>
    <w:p w14:paraId="187B7D8F" w14:textId="55BDF7D1" w:rsidR="005F40C7" w:rsidRPr="001C72C7" w:rsidRDefault="000F5DCA" w:rsidP="001C72C7">
      <w:pPr>
        <w:spacing w:line="460" w:lineRule="exact"/>
        <w:rPr>
          <w:rFonts w:ascii="宋体" w:eastAsia="宋体" w:hAnsi="宋体"/>
          <w:sz w:val="24"/>
          <w:szCs w:val="24"/>
        </w:rPr>
      </w:pPr>
      <w:r>
        <w:rPr>
          <w:rFonts w:hint="eastAsia"/>
        </w:rPr>
        <w:t>（1）</w:t>
      </w:r>
      <w:r w:rsidR="005F40C7" w:rsidRPr="001C72C7">
        <w:rPr>
          <w:rFonts w:ascii="宋体" w:eastAsia="宋体" w:hAnsi="宋体" w:hint="eastAsia"/>
          <w:sz w:val="24"/>
          <w:szCs w:val="24"/>
        </w:rPr>
        <w:t>客户端浏览器</w:t>
      </w:r>
    </w:p>
    <w:p w14:paraId="319C61C7" w14:textId="27BE76F3" w:rsidR="005F40C7" w:rsidRPr="001C72C7" w:rsidRDefault="003527B7" w:rsidP="001C72C7">
      <w:pPr>
        <w:spacing w:line="460" w:lineRule="exact"/>
        <w:rPr>
          <w:rFonts w:ascii="宋体" w:eastAsia="宋体" w:hAnsi="宋体"/>
          <w:sz w:val="24"/>
          <w:szCs w:val="24"/>
        </w:rPr>
      </w:pPr>
      <w:r>
        <w:rPr>
          <w:rFonts w:ascii="宋体" w:eastAsia="宋体" w:hAnsi="宋体"/>
          <w:sz w:val="24"/>
          <w:szCs w:val="24"/>
        </w:rPr>
        <w:tab/>
      </w:r>
      <w:r w:rsidR="0066424C">
        <w:rPr>
          <w:rFonts w:ascii="宋体" w:eastAsia="宋体" w:hAnsi="宋体" w:hint="eastAsia"/>
          <w:sz w:val="24"/>
          <w:szCs w:val="24"/>
        </w:rPr>
        <w:t>客户端浏览器请求获取动态数据展示在页面上，</w:t>
      </w:r>
      <w:r w:rsidR="003F1AF4">
        <w:rPr>
          <w:rFonts w:ascii="宋体" w:eastAsia="宋体" w:hAnsi="宋体" w:hint="eastAsia"/>
          <w:sz w:val="24"/>
          <w:szCs w:val="24"/>
        </w:rPr>
        <w:t>这样客户端即可</w:t>
      </w:r>
      <w:r w:rsidR="0066424C">
        <w:rPr>
          <w:rFonts w:ascii="宋体" w:eastAsia="宋体" w:hAnsi="宋体" w:hint="eastAsia"/>
          <w:sz w:val="24"/>
          <w:szCs w:val="24"/>
        </w:rPr>
        <w:t>能够更加流畅的访问到</w:t>
      </w:r>
      <w:r w:rsidR="003F1AF4">
        <w:rPr>
          <w:rFonts w:ascii="宋体" w:eastAsia="宋体" w:hAnsi="宋体" w:hint="eastAsia"/>
          <w:sz w:val="24"/>
          <w:szCs w:val="24"/>
        </w:rPr>
        <w:t>后台数据管理。只需要通过身份验证即可进行后台工作，并且在操作过程中即可体验高效率的招生信息管理。</w:t>
      </w:r>
    </w:p>
    <w:p w14:paraId="6638FEDF" w14:textId="0EB83267" w:rsidR="005F40C7" w:rsidRPr="001C72C7" w:rsidRDefault="000F5DCA" w:rsidP="001C72C7">
      <w:pPr>
        <w:spacing w:line="460" w:lineRule="exact"/>
        <w:rPr>
          <w:rFonts w:ascii="宋体" w:eastAsia="宋体" w:hAnsi="宋体"/>
          <w:sz w:val="24"/>
          <w:szCs w:val="24"/>
        </w:rPr>
      </w:pPr>
      <w:r>
        <w:rPr>
          <w:rFonts w:ascii="宋体" w:eastAsia="宋体" w:hAnsi="宋体" w:hint="eastAsia"/>
          <w:sz w:val="24"/>
          <w:szCs w:val="24"/>
        </w:rPr>
        <w:t>（2）</w:t>
      </w:r>
      <w:r w:rsidR="005F40C7" w:rsidRPr="001C72C7">
        <w:rPr>
          <w:rFonts w:ascii="宋体" w:eastAsia="宋体" w:hAnsi="宋体"/>
          <w:sz w:val="24"/>
          <w:szCs w:val="24"/>
        </w:rPr>
        <w:t>Web</w:t>
      </w:r>
      <w:r w:rsidR="005F40C7" w:rsidRPr="001C72C7">
        <w:rPr>
          <w:rFonts w:ascii="宋体" w:eastAsia="宋体" w:hAnsi="宋体" w:hint="eastAsia"/>
          <w:sz w:val="24"/>
          <w:szCs w:val="24"/>
        </w:rPr>
        <w:t>服务器</w:t>
      </w:r>
    </w:p>
    <w:p w14:paraId="5DECA19A" w14:textId="4D0B31F4" w:rsidR="00B245A7" w:rsidRDefault="00B245A7" w:rsidP="001C72C7">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通过Tomcat</w:t>
      </w:r>
      <w:r>
        <w:rPr>
          <w:rFonts w:ascii="宋体" w:eastAsia="宋体" w:hAnsi="宋体"/>
          <w:sz w:val="24"/>
          <w:szCs w:val="24"/>
        </w:rPr>
        <w:t>8.0</w:t>
      </w:r>
      <w:r>
        <w:rPr>
          <w:rFonts w:ascii="宋体" w:eastAsia="宋体" w:hAnsi="宋体" w:hint="eastAsia"/>
          <w:sz w:val="24"/>
          <w:szCs w:val="24"/>
        </w:rPr>
        <w:t>服务器将前台Http请求与后台视图层请求分派连接起来，保证系统数据传输畅通无阻。服务端将进行数据库交互，把返回的模型数据返回到前端，前端通过j</w:t>
      </w:r>
      <w:r>
        <w:rPr>
          <w:rFonts w:ascii="宋体" w:eastAsia="宋体" w:hAnsi="宋体"/>
          <w:sz w:val="24"/>
          <w:szCs w:val="24"/>
        </w:rPr>
        <w:t>stl</w:t>
      </w:r>
      <w:r>
        <w:rPr>
          <w:rFonts w:ascii="宋体" w:eastAsia="宋体" w:hAnsi="宋体" w:hint="eastAsia"/>
          <w:sz w:val="24"/>
          <w:szCs w:val="24"/>
        </w:rPr>
        <w:t>标准库标签进行展示，保证前端与后台工作稳定。</w:t>
      </w:r>
      <w:r w:rsidR="005F40C7" w:rsidRPr="001C72C7">
        <w:rPr>
          <w:rFonts w:ascii="宋体" w:eastAsia="宋体" w:hAnsi="宋体"/>
          <w:sz w:val="24"/>
          <w:szCs w:val="24"/>
        </w:rPr>
        <w:tab/>
      </w:r>
    </w:p>
    <w:p w14:paraId="590BCA96" w14:textId="77777777" w:rsidR="00A4103F" w:rsidRDefault="000F5DCA" w:rsidP="007815DD">
      <w:pPr>
        <w:spacing w:line="460" w:lineRule="exac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B65137" w:rsidRPr="001C72C7">
        <w:rPr>
          <w:rFonts w:ascii="宋体" w:eastAsia="宋体" w:hAnsi="宋体" w:hint="eastAsia"/>
          <w:sz w:val="24"/>
          <w:szCs w:val="24"/>
        </w:rPr>
        <w:t>数据库服务器</w:t>
      </w:r>
    </w:p>
    <w:p w14:paraId="51CA3DC1" w14:textId="5FDDBF96" w:rsidR="00B65137" w:rsidRPr="007815DD" w:rsidRDefault="00A4103F" w:rsidP="00A4103F">
      <w:pPr>
        <w:spacing w:line="460" w:lineRule="exact"/>
        <w:ind w:firstLine="420"/>
        <w:rPr>
          <w:rFonts w:ascii="宋体" w:eastAsia="宋体" w:hAnsi="宋体"/>
          <w:sz w:val="24"/>
          <w:szCs w:val="24"/>
        </w:rPr>
      </w:pPr>
      <w:r>
        <w:rPr>
          <w:rFonts w:ascii="宋体" w:eastAsia="宋体" w:hAnsi="宋体" w:hint="eastAsia"/>
          <w:sz w:val="24"/>
          <w:szCs w:val="24"/>
        </w:rPr>
        <w:lastRenderedPageBreak/>
        <w:t>系统整体模块设计的数据都保存在指定的信息库中，保证数据的完整性以及安全性。用户可通过查询功能以及更新功能对其进行操作等，为用户提供了体验较好的功能续期。</w:t>
      </w:r>
    </w:p>
    <w:p w14:paraId="3A2658F8" w14:textId="4A4452AB" w:rsidR="00B65137" w:rsidRDefault="00B65137" w:rsidP="00D847EC">
      <w:pPr>
        <w:pStyle w:val="2"/>
        <w:numPr>
          <w:ilvl w:val="1"/>
          <w:numId w:val="9"/>
        </w:numPr>
      </w:pPr>
      <w:bookmarkStart w:id="145" w:name="_Toc510169409"/>
      <w:r>
        <w:rPr>
          <w:rFonts w:hint="eastAsia"/>
        </w:rPr>
        <w:t>系统功能</w:t>
      </w:r>
      <w:r w:rsidR="007A7F41">
        <w:rPr>
          <w:rFonts w:hint="eastAsia"/>
        </w:rPr>
        <w:t>架构</w:t>
      </w:r>
      <w:bookmarkEnd w:id="145"/>
    </w:p>
    <w:p w14:paraId="48A7FB0B" w14:textId="78571EBE" w:rsidR="007324E6" w:rsidRDefault="00F841DB" w:rsidP="003E63A7">
      <w:pPr>
        <w:spacing w:line="460" w:lineRule="exact"/>
      </w:pPr>
      <w:r>
        <w:tab/>
      </w:r>
      <w:r w:rsidR="004907E5">
        <w:rPr>
          <w:rFonts w:ascii="宋体" w:eastAsia="宋体" w:hAnsi="宋体" w:hint="eastAsia"/>
          <w:sz w:val="24"/>
          <w:szCs w:val="24"/>
        </w:rPr>
        <w:t>学院招生管理</w:t>
      </w:r>
      <w:r w:rsidRPr="006777C3">
        <w:rPr>
          <w:rFonts w:ascii="宋体" w:eastAsia="宋体" w:hAnsi="宋体" w:hint="eastAsia"/>
          <w:sz w:val="24"/>
          <w:szCs w:val="24"/>
        </w:rPr>
        <w:t>系统功能架构图，如图4</w:t>
      </w:r>
      <w:r w:rsidR="00717AC5">
        <w:rPr>
          <w:rFonts w:ascii="宋体" w:eastAsia="宋体" w:hAnsi="宋体"/>
          <w:sz w:val="24"/>
          <w:szCs w:val="24"/>
        </w:rPr>
        <w:t>-1</w:t>
      </w:r>
      <w:r w:rsidR="00303624">
        <w:rPr>
          <w:rFonts w:ascii="宋体" w:eastAsia="宋体" w:hAnsi="宋体" w:hint="eastAsia"/>
          <w:sz w:val="24"/>
          <w:szCs w:val="24"/>
        </w:rPr>
        <w:t>所示</w:t>
      </w:r>
      <w:r w:rsidRPr="006777C3">
        <w:rPr>
          <w:rFonts w:ascii="宋体" w:eastAsia="宋体" w:hAnsi="宋体" w:hint="eastAsia"/>
          <w:sz w:val="24"/>
          <w:szCs w:val="24"/>
        </w:rPr>
        <w:t>，由七个模块组成：</w:t>
      </w:r>
    </w:p>
    <w:p w14:paraId="2E695D86" w14:textId="236B941A" w:rsidR="000279D5" w:rsidRDefault="00812F6D" w:rsidP="007324E6">
      <w:pPr>
        <w:spacing w:line="460" w:lineRule="exact"/>
        <w:rPr>
          <w:rFonts w:ascii="宋体" w:eastAsia="宋体" w:hAnsi="宋体"/>
          <w:sz w:val="24"/>
          <w:szCs w:val="24"/>
        </w:rPr>
      </w:pPr>
      <w:r>
        <w:tab/>
      </w:r>
      <w:r w:rsidR="0005604B">
        <w:rPr>
          <w:rFonts w:ascii="宋体" w:eastAsia="宋体" w:hAnsi="宋体" w:hint="eastAsia"/>
          <w:sz w:val="24"/>
          <w:szCs w:val="24"/>
        </w:rPr>
        <w:t>首页包含统计计划招生人数、录取人数、报到率、院系招生统计等基本信息组成；考生数据提取部分包含考生基本信息提取及考生成绩提取；招生计划管理作为决策招生计划的关键功能，包含招生计划管理及招生信息变更审核</w:t>
      </w:r>
      <w:r w:rsidR="00FB06CD">
        <w:rPr>
          <w:rFonts w:ascii="宋体" w:eastAsia="宋体" w:hAnsi="宋体" w:hint="eastAsia"/>
          <w:sz w:val="24"/>
          <w:szCs w:val="24"/>
        </w:rPr>
        <w:t>；招生宣传管理负责系统宣传附件的上传下载；录取管理由新生录取信息、录取通知书管理及录取审核三部分组成；综合查询包含基本信息查询、成绩查询以及文档查询</w:t>
      </w:r>
      <w:r w:rsidR="005617DD">
        <w:rPr>
          <w:rFonts w:ascii="宋体" w:eastAsia="宋体" w:hAnsi="宋体" w:hint="eastAsia"/>
          <w:sz w:val="24"/>
          <w:szCs w:val="24"/>
        </w:rPr>
        <w:t>；系统管理操控系统公共模块：字典管理及</w:t>
      </w:r>
      <w:r w:rsidR="009106F4">
        <w:rPr>
          <w:rFonts w:ascii="宋体" w:eastAsia="宋体" w:hAnsi="宋体" w:hint="eastAsia"/>
          <w:sz w:val="24"/>
          <w:szCs w:val="24"/>
        </w:rPr>
        <w:t>登录</w:t>
      </w:r>
      <w:r w:rsidR="005617DD">
        <w:rPr>
          <w:rFonts w:ascii="宋体" w:eastAsia="宋体" w:hAnsi="宋体" w:hint="eastAsia"/>
          <w:sz w:val="24"/>
          <w:szCs w:val="24"/>
        </w:rPr>
        <w:t>账户管理</w:t>
      </w:r>
      <w:r w:rsidR="008B1148">
        <w:rPr>
          <w:rFonts w:ascii="宋体" w:eastAsia="宋体" w:hAnsi="宋体" w:hint="eastAsia"/>
          <w:sz w:val="24"/>
          <w:szCs w:val="24"/>
        </w:rPr>
        <w:t>。</w:t>
      </w:r>
    </w:p>
    <w:p w14:paraId="0DA2B273" w14:textId="77777777" w:rsidR="00437C07" w:rsidRDefault="007A6CEF" w:rsidP="00437C07">
      <w:pPr>
        <w:keepNext/>
        <w:spacing w:line="360" w:lineRule="auto"/>
      </w:pPr>
      <w:r>
        <w:rPr>
          <w:noProof/>
        </w:rPr>
        <w:drawing>
          <wp:inline distT="0" distB="0" distL="0" distR="0" wp14:anchorId="2C1F5866" wp14:editId="1D8D1D10">
            <wp:extent cx="5544185" cy="280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185" cy="2807970"/>
                    </a:xfrm>
                    <a:prstGeom prst="rect">
                      <a:avLst/>
                    </a:prstGeom>
                  </pic:spPr>
                </pic:pic>
              </a:graphicData>
            </a:graphic>
          </wp:inline>
        </w:drawing>
      </w:r>
    </w:p>
    <w:p w14:paraId="6CF30FA2" w14:textId="0510BA1A" w:rsidR="007A6CEF" w:rsidRPr="00437C07" w:rsidRDefault="00437C07" w:rsidP="00437C07">
      <w:pPr>
        <w:pStyle w:val="af4"/>
        <w:jc w:val="center"/>
        <w:rPr>
          <w:rFonts w:ascii="黑体" w:hAnsi="黑体"/>
          <w:sz w:val="21"/>
          <w:szCs w:val="21"/>
        </w:rPr>
      </w:pPr>
      <w:r w:rsidRPr="00437C07">
        <w:rPr>
          <w:rFonts w:ascii="黑体" w:hAnsi="黑体"/>
          <w:sz w:val="21"/>
          <w:szCs w:val="21"/>
        </w:rPr>
        <w:t>系统功能架构图</w:t>
      </w:r>
      <w:r w:rsidR="003B03A6">
        <w:rPr>
          <w:rFonts w:ascii="黑体" w:hAnsi="黑体" w:hint="eastAsia"/>
          <w:sz w:val="21"/>
          <w:szCs w:val="21"/>
        </w:rPr>
        <w:t>4</w:t>
      </w:r>
      <w:r w:rsidR="003B03A6">
        <w:rPr>
          <w:rFonts w:ascii="黑体" w:hAnsi="黑体"/>
          <w:sz w:val="21"/>
          <w:szCs w:val="21"/>
        </w:rPr>
        <w:t>-1</w:t>
      </w:r>
    </w:p>
    <w:p w14:paraId="71EBD33E" w14:textId="2C94E697" w:rsidR="000279D5" w:rsidRDefault="000279D5" w:rsidP="00D847EC">
      <w:pPr>
        <w:pStyle w:val="2"/>
        <w:numPr>
          <w:ilvl w:val="1"/>
          <w:numId w:val="9"/>
        </w:numPr>
      </w:pPr>
      <w:bookmarkStart w:id="146" w:name="_Toc510169410"/>
      <w:r>
        <w:rPr>
          <w:rFonts w:hint="eastAsia"/>
        </w:rPr>
        <w:t>业务逻辑设计</w:t>
      </w:r>
      <w:bookmarkEnd w:id="146"/>
      <w:r w:rsidR="00317FFC">
        <w:tab/>
      </w:r>
    </w:p>
    <w:p w14:paraId="4FDA3907" w14:textId="4AF5A97B" w:rsidR="000279D5" w:rsidRPr="00AC4FA5" w:rsidRDefault="000279D5" w:rsidP="00AC4FA5">
      <w:pPr>
        <w:spacing w:line="460" w:lineRule="exact"/>
      </w:pPr>
      <w:r>
        <w:tab/>
      </w:r>
      <w:r w:rsidR="00CE04EC" w:rsidRPr="00CC45B7">
        <w:rPr>
          <w:rFonts w:ascii="宋体" w:eastAsia="宋体" w:hAnsi="宋体" w:hint="eastAsia"/>
          <w:sz w:val="24"/>
          <w:szCs w:val="24"/>
        </w:rPr>
        <w:t>本小节主要对学院招生管理系统功能模块的设计进行详细描述，以</w:t>
      </w:r>
      <w:r w:rsidR="00337E29" w:rsidRPr="00CC45B7">
        <w:rPr>
          <w:rFonts w:ascii="宋体" w:eastAsia="宋体" w:hAnsi="宋体" w:hint="eastAsia"/>
          <w:sz w:val="24"/>
          <w:szCs w:val="24"/>
        </w:rPr>
        <w:t>时序图的方式结合说明内容对其</w:t>
      </w:r>
      <w:r w:rsidR="002726C6" w:rsidRPr="00CC45B7">
        <w:rPr>
          <w:rFonts w:ascii="宋体" w:eastAsia="宋体" w:hAnsi="宋体" w:hint="eastAsia"/>
          <w:sz w:val="24"/>
          <w:szCs w:val="24"/>
        </w:rPr>
        <w:t>七大模块</w:t>
      </w:r>
      <w:r w:rsidR="00337E29" w:rsidRPr="00CC45B7">
        <w:rPr>
          <w:rFonts w:ascii="宋体" w:eastAsia="宋体" w:hAnsi="宋体" w:hint="eastAsia"/>
          <w:sz w:val="24"/>
          <w:szCs w:val="24"/>
        </w:rPr>
        <w:t>逻辑流程进行描述。</w:t>
      </w:r>
    </w:p>
    <w:p w14:paraId="292A2416" w14:textId="77777777" w:rsidR="00703AC5" w:rsidRPr="00703AC5" w:rsidRDefault="00703AC5" w:rsidP="00D847EC">
      <w:pPr>
        <w:pStyle w:val="a7"/>
        <w:keepNext/>
        <w:keepLines/>
        <w:numPr>
          <w:ilvl w:val="0"/>
          <w:numId w:val="10"/>
        </w:numPr>
        <w:spacing w:before="260" w:after="260" w:line="415" w:lineRule="auto"/>
        <w:ind w:firstLineChars="0"/>
        <w:outlineLvl w:val="2"/>
        <w:rPr>
          <w:rFonts w:eastAsia="黑体"/>
          <w:b/>
          <w:bCs/>
          <w:vanish/>
          <w:sz w:val="24"/>
          <w:szCs w:val="32"/>
        </w:rPr>
      </w:pPr>
      <w:bookmarkStart w:id="147" w:name="_Toc509779759"/>
      <w:bookmarkStart w:id="148" w:name="_Toc509961770"/>
      <w:bookmarkStart w:id="149" w:name="_Toc510132774"/>
      <w:bookmarkStart w:id="150" w:name="_Toc510169411"/>
      <w:bookmarkEnd w:id="147"/>
      <w:bookmarkEnd w:id="148"/>
      <w:bookmarkEnd w:id="149"/>
      <w:bookmarkEnd w:id="150"/>
    </w:p>
    <w:p w14:paraId="1EF0808A" w14:textId="77777777" w:rsidR="00703AC5" w:rsidRPr="00703AC5" w:rsidRDefault="00703AC5" w:rsidP="00D847EC">
      <w:pPr>
        <w:pStyle w:val="a7"/>
        <w:keepNext/>
        <w:keepLines/>
        <w:numPr>
          <w:ilvl w:val="0"/>
          <w:numId w:val="10"/>
        </w:numPr>
        <w:spacing w:before="260" w:after="260" w:line="415" w:lineRule="auto"/>
        <w:ind w:firstLineChars="0"/>
        <w:outlineLvl w:val="2"/>
        <w:rPr>
          <w:rFonts w:eastAsia="黑体"/>
          <w:b/>
          <w:bCs/>
          <w:vanish/>
          <w:sz w:val="24"/>
          <w:szCs w:val="32"/>
        </w:rPr>
      </w:pPr>
      <w:bookmarkStart w:id="151" w:name="_Toc509961771"/>
      <w:bookmarkStart w:id="152" w:name="_Toc510132775"/>
      <w:bookmarkStart w:id="153" w:name="_Toc510169412"/>
      <w:bookmarkEnd w:id="151"/>
      <w:bookmarkEnd w:id="152"/>
      <w:bookmarkEnd w:id="153"/>
    </w:p>
    <w:p w14:paraId="441BAE0D" w14:textId="77777777" w:rsidR="00703AC5" w:rsidRPr="00703AC5" w:rsidRDefault="00703AC5" w:rsidP="00D847EC">
      <w:pPr>
        <w:pStyle w:val="a7"/>
        <w:keepNext/>
        <w:keepLines/>
        <w:numPr>
          <w:ilvl w:val="0"/>
          <w:numId w:val="10"/>
        </w:numPr>
        <w:spacing w:before="260" w:after="260" w:line="415" w:lineRule="auto"/>
        <w:ind w:firstLineChars="0"/>
        <w:outlineLvl w:val="2"/>
        <w:rPr>
          <w:rFonts w:eastAsia="黑体"/>
          <w:b/>
          <w:bCs/>
          <w:vanish/>
          <w:sz w:val="24"/>
          <w:szCs w:val="32"/>
        </w:rPr>
      </w:pPr>
      <w:bookmarkStart w:id="154" w:name="_Toc509961772"/>
      <w:bookmarkStart w:id="155" w:name="_Toc510132776"/>
      <w:bookmarkStart w:id="156" w:name="_Toc510169413"/>
      <w:bookmarkEnd w:id="154"/>
      <w:bookmarkEnd w:id="155"/>
      <w:bookmarkEnd w:id="156"/>
    </w:p>
    <w:p w14:paraId="5C7DA5AC" w14:textId="77777777" w:rsidR="00703AC5" w:rsidRPr="00703AC5" w:rsidRDefault="00703AC5" w:rsidP="00D847EC">
      <w:pPr>
        <w:pStyle w:val="a7"/>
        <w:keepNext/>
        <w:keepLines/>
        <w:numPr>
          <w:ilvl w:val="0"/>
          <w:numId w:val="10"/>
        </w:numPr>
        <w:spacing w:before="260" w:after="260" w:line="415" w:lineRule="auto"/>
        <w:ind w:firstLineChars="0"/>
        <w:outlineLvl w:val="2"/>
        <w:rPr>
          <w:rFonts w:eastAsia="黑体"/>
          <w:b/>
          <w:bCs/>
          <w:vanish/>
          <w:sz w:val="24"/>
          <w:szCs w:val="32"/>
        </w:rPr>
      </w:pPr>
      <w:bookmarkStart w:id="157" w:name="_Toc509961773"/>
      <w:bookmarkStart w:id="158" w:name="_Toc510132777"/>
      <w:bookmarkStart w:id="159" w:name="_Toc510169414"/>
      <w:bookmarkEnd w:id="157"/>
      <w:bookmarkEnd w:id="158"/>
      <w:bookmarkEnd w:id="159"/>
    </w:p>
    <w:p w14:paraId="347ABF3C" w14:textId="77777777" w:rsidR="00703AC5" w:rsidRPr="00703AC5" w:rsidRDefault="00703AC5" w:rsidP="00D847EC">
      <w:pPr>
        <w:pStyle w:val="a7"/>
        <w:keepNext/>
        <w:keepLines/>
        <w:numPr>
          <w:ilvl w:val="1"/>
          <w:numId w:val="10"/>
        </w:numPr>
        <w:spacing w:before="260" w:after="260" w:line="415" w:lineRule="auto"/>
        <w:ind w:firstLineChars="0"/>
        <w:outlineLvl w:val="2"/>
        <w:rPr>
          <w:rFonts w:eastAsia="黑体"/>
          <w:b/>
          <w:bCs/>
          <w:vanish/>
          <w:sz w:val="24"/>
          <w:szCs w:val="32"/>
        </w:rPr>
      </w:pPr>
      <w:bookmarkStart w:id="160" w:name="_Toc509961774"/>
      <w:bookmarkStart w:id="161" w:name="_Toc510132778"/>
      <w:bookmarkStart w:id="162" w:name="_Toc510169415"/>
      <w:bookmarkEnd w:id="160"/>
      <w:bookmarkEnd w:id="161"/>
      <w:bookmarkEnd w:id="162"/>
    </w:p>
    <w:p w14:paraId="014234D8" w14:textId="77777777" w:rsidR="00703AC5" w:rsidRPr="00703AC5" w:rsidRDefault="00703AC5" w:rsidP="00D847EC">
      <w:pPr>
        <w:pStyle w:val="a7"/>
        <w:keepNext/>
        <w:keepLines/>
        <w:numPr>
          <w:ilvl w:val="1"/>
          <w:numId w:val="10"/>
        </w:numPr>
        <w:spacing w:before="260" w:after="260" w:line="415" w:lineRule="auto"/>
        <w:ind w:firstLineChars="0"/>
        <w:outlineLvl w:val="2"/>
        <w:rPr>
          <w:rFonts w:eastAsia="黑体"/>
          <w:b/>
          <w:bCs/>
          <w:vanish/>
          <w:sz w:val="24"/>
          <w:szCs w:val="32"/>
        </w:rPr>
      </w:pPr>
      <w:bookmarkStart w:id="163" w:name="_Toc509961775"/>
      <w:bookmarkStart w:id="164" w:name="_Toc510132779"/>
      <w:bookmarkStart w:id="165" w:name="_Toc510169416"/>
      <w:bookmarkEnd w:id="163"/>
      <w:bookmarkEnd w:id="164"/>
      <w:bookmarkEnd w:id="165"/>
    </w:p>
    <w:p w14:paraId="539AA06A" w14:textId="77777777" w:rsidR="00703AC5" w:rsidRPr="00703AC5" w:rsidRDefault="00703AC5" w:rsidP="00D847EC">
      <w:pPr>
        <w:pStyle w:val="a7"/>
        <w:keepNext/>
        <w:keepLines/>
        <w:numPr>
          <w:ilvl w:val="1"/>
          <w:numId w:val="10"/>
        </w:numPr>
        <w:spacing w:before="260" w:after="260" w:line="415" w:lineRule="auto"/>
        <w:ind w:firstLineChars="0"/>
        <w:outlineLvl w:val="2"/>
        <w:rPr>
          <w:rFonts w:eastAsia="黑体"/>
          <w:b/>
          <w:bCs/>
          <w:vanish/>
          <w:sz w:val="24"/>
          <w:szCs w:val="32"/>
        </w:rPr>
      </w:pPr>
      <w:bookmarkStart w:id="166" w:name="_Toc509961776"/>
      <w:bookmarkStart w:id="167" w:name="_Toc510132780"/>
      <w:bookmarkStart w:id="168" w:name="_Toc510169417"/>
      <w:bookmarkEnd w:id="166"/>
      <w:bookmarkEnd w:id="167"/>
      <w:bookmarkEnd w:id="168"/>
    </w:p>
    <w:p w14:paraId="67921621" w14:textId="77777777" w:rsidR="00703AC5" w:rsidRPr="00703AC5" w:rsidRDefault="00703AC5" w:rsidP="00D847EC">
      <w:pPr>
        <w:pStyle w:val="a7"/>
        <w:keepNext/>
        <w:keepLines/>
        <w:numPr>
          <w:ilvl w:val="1"/>
          <w:numId w:val="10"/>
        </w:numPr>
        <w:spacing w:before="260" w:after="260" w:line="415" w:lineRule="auto"/>
        <w:ind w:firstLineChars="0"/>
        <w:outlineLvl w:val="2"/>
        <w:rPr>
          <w:rFonts w:eastAsia="黑体"/>
          <w:b/>
          <w:bCs/>
          <w:vanish/>
          <w:sz w:val="24"/>
          <w:szCs w:val="32"/>
        </w:rPr>
      </w:pPr>
      <w:bookmarkStart w:id="169" w:name="_Toc509961777"/>
      <w:bookmarkStart w:id="170" w:name="_Toc510132781"/>
      <w:bookmarkStart w:id="171" w:name="_Toc510169418"/>
      <w:bookmarkEnd w:id="169"/>
      <w:bookmarkEnd w:id="170"/>
      <w:bookmarkEnd w:id="171"/>
    </w:p>
    <w:p w14:paraId="63319B8F" w14:textId="54A7BD1B" w:rsidR="004202BF" w:rsidRDefault="00A71765" w:rsidP="00D847EC">
      <w:pPr>
        <w:pStyle w:val="3"/>
        <w:numPr>
          <w:ilvl w:val="2"/>
          <w:numId w:val="10"/>
        </w:numPr>
      </w:pPr>
      <w:bookmarkStart w:id="172" w:name="_Toc510169419"/>
      <w:r>
        <w:rPr>
          <w:rFonts w:hint="eastAsia"/>
        </w:rPr>
        <w:t>登录</w:t>
      </w:r>
      <w:r w:rsidR="00DD53B4">
        <w:rPr>
          <w:rFonts w:hint="eastAsia"/>
        </w:rPr>
        <w:t>模块</w:t>
      </w:r>
      <w:bookmarkEnd w:id="172"/>
    </w:p>
    <w:p w14:paraId="420E9A69" w14:textId="1C466892" w:rsidR="009A2BC5" w:rsidRDefault="00D73A59" w:rsidP="00F41D8C">
      <w:pPr>
        <w:spacing w:line="460" w:lineRule="exact"/>
        <w:ind w:firstLine="420"/>
        <w:rPr>
          <w:rFonts w:ascii="宋体" w:eastAsia="宋体" w:hAnsi="宋体"/>
          <w:sz w:val="24"/>
          <w:szCs w:val="24"/>
        </w:rPr>
      </w:pPr>
      <w:r w:rsidRPr="00CB4405">
        <w:rPr>
          <w:rFonts w:ascii="宋体" w:eastAsia="宋体" w:hAnsi="宋体" w:hint="eastAsia"/>
          <w:sz w:val="24"/>
          <w:szCs w:val="24"/>
        </w:rPr>
        <w:t>本系统的用户角色分为学生、院招生办两种。</w:t>
      </w:r>
      <w:r w:rsidR="00B66700">
        <w:rPr>
          <w:rFonts w:ascii="宋体" w:eastAsia="宋体" w:hAnsi="宋体" w:hint="eastAsia"/>
          <w:sz w:val="24"/>
          <w:szCs w:val="24"/>
        </w:rPr>
        <w:t>但无论是学生端还是</w:t>
      </w:r>
      <w:r w:rsidR="005005B5">
        <w:rPr>
          <w:rFonts w:ascii="宋体" w:eastAsia="宋体" w:hAnsi="宋体" w:hint="eastAsia"/>
          <w:sz w:val="24"/>
          <w:szCs w:val="24"/>
        </w:rPr>
        <w:t>招生办工作人员</w:t>
      </w:r>
      <w:r w:rsidR="00B66700">
        <w:rPr>
          <w:rFonts w:ascii="宋体" w:eastAsia="宋体" w:hAnsi="宋体" w:hint="eastAsia"/>
          <w:sz w:val="24"/>
          <w:szCs w:val="24"/>
        </w:rPr>
        <w:t>，</w:t>
      </w:r>
      <w:r w:rsidR="005005B5">
        <w:rPr>
          <w:rFonts w:ascii="宋体" w:eastAsia="宋体" w:hAnsi="宋体" w:hint="eastAsia"/>
          <w:sz w:val="24"/>
          <w:szCs w:val="24"/>
        </w:rPr>
        <w:t>都</w:t>
      </w:r>
      <w:r w:rsidR="00DD3EA1">
        <w:rPr>
          <w:rFonts w:ascii="宋体" w:eastAsia="宋体" w:hAnsi="宋体" w:hint="eastAsia"/>
          <w:sz w:val="24"/>
          <w:szCs w:val="24"/>
        </w:rPr>
        <w:t>使用JWT</w:t>
      </w:r>
      <w:r w:rsidR="003E107D">
        <w:rPr>
          <w:rFonts w:ascii="宋体" w:eastAsia="宋体" w:hAnsi="宋体" w:hint="eastAsia"/>
          <w:sz w:val="24"/>
          <w:szCs w:val="24"/>
        </w:rPr>
        <w:t>验证框架</w:t>
      </w:r>
      <w:r w:rsidR="005005B5">
        <w:rPr>
          <w:rFonts w:ascii="宋体" w:eastAsia="宋体" w:hAnsi="宋体" w:hint="eastAsia"/>
          <w:sz w:val="24"/>
          <w:szCs w:val="24"/>
        </w:rPr>
        <w:t>进行身份验证，</w:t>
      </w:r>
      <w:r w:rsidR="00AF0D6A">
        <w:rPr>
          <w:rFonts w:ascii="宋体" w:eastAsia="宋体" w:hAnsi="宋体" w:hint="eastAsia"/>
          <w:sz w:val="24"/>
          <w:szCs w:val="24"/>
        </w:rPr>
        <w:t>JWT工作原理见图</w:t>
      </w:r>
      <w:r w:rsidR="000D35EB">
        <w:rPr>
          <w:rFonts w:ascii="宋体" w:eastAsia="宋体" w:hAnsi="宋体"/>
          <w:sz w:val="24"/>
          <w:szCs w:val="24"/>
        </w:rPr>
        <w:t>4</w:t>
      </w:r>
      <w:r w:rsidR="00BE2DB3">
        <w:rPr>
          <w:rFonts w:ascii="宋体" w:eastAsia="宋体" w:hAnsi="宋体"/>
          <w:sz w:val="24"/>
          <w:szCs w:val="24"/>
        </w:rPr>
        <w:t>-1</w:t>
      </w:r>
      <w:r w:rsidR="005005B5">
        <w:rPr>
          <w:rFonts w:ascii="宋体" w:eastAsia="宋体" w:hAnsi="宋体" w:hint="eastAsia"/>
          <w:sz w:val="24"/>
          <w:szCs w:val="24"/>
        </w:rPr>
        <w:t>否则系统弹出账户名密码不正确的提示。</w:t>
      </w:r>
    </w:p>
    <w:p w14:paraId="70EA404A" w14:textId="412AA0EC" w:rsidR="005C0F86" w:rsidRPr="00E562CF" w:rsidRDefault="000B2CFF" w:rsidP="00D847EC">
      <w:pPr>
        <w:pStyle w:val="a7"/>
        <w:numPr>
          <w:ilvl w:val="0"/>
          <w:numId w:val="17"/>
        </w:numPr>
        <w:spacing w:line="460" w:lineRule="exact"/>
        <w:ind w:firstLineChars="0"/>
        <w:rPr>
          <w:rFonts w:ascii="宋体" w:eastAsia="宋体" w:hAnsi="宋体"/>
          <w:sz w:val="24"/>
          <w:szCs w:val="24"/>
        </w:rPr>
      </w:pPr>
      <w:r w:rsidRPr="00E562CF">
        <w:rPr>
          <w:rFonts w:ascii="宋体" w:eastAsia="宋体" w:hAnsi="宋体" w:hint="eastAsia"/>
          <w:sz w:val="24"/>
          <w:szCs w:val="24"/>
        </w:rPr>
        <w:t>学生/招生办</w:t>
      </w:r>
      <w:r w:rsidR="00E25F50">
        <w:rPr>
          <w:rFonts w:ascii="宋体" w:eastAsia="宋体" w:hAnsi="宋体" w:hint="eastAsia"/>
          <w:sz w:val="24"/>
          <w:szCs w:val="24"/>
        </w:rPr>
        <w:t>工作人员</w:t>
      </w:r>
      <w:r w:rsidR="00814D56">
        <w:rPr>
          <w:rFonts w:ascii="宋体" w:eastAsia="宋体" w:hAnsi="宋体" w:hint="eastAsia"/>
          <w:sz w:val="24"/>
          <w:szCs w:val="24"/>
        </w:rPr>
        <w:t>（管理员）</w:t>
      </w:r>
      <w:r w:rsidRPr="00E562CF">
        <w:rPr>
          <w:rFonts w:ascii="宋体" w:eastAsia="宋体" w:hAnsi="宋体" w:hint="eastAsia"/>
          <w:sz w:val="24"/>
          <w:szCs w:val="24"/>
        </w:rPr>
        <w:t>进入系统，</w:t>
      </w:r>
      <w:r w:rsidR="00C05DDC" w:rsidRPr="00E562CF">
        <w:rPr>
          <w:rFonts w:ascii="宋体" w:eastAsia="宋体" w:hAnsi="宋体" w:hint="eastAsia"/>
          <w:sz w:val="24"/>
          <w:szCs w:val="24"/>
        </w:rPr>
        <w:t>在登录界面输入</w:t>
      </w:r>
      <w:r w:rsidR="00207C5A" w:rsidRPr="00E562CF">
        <w:rPr>
          <w:rFonts w:ascii="宋体" w:eastAsia="宋体" w:hAnsi="宋体" w:hint="eastAsia"/>
          <w:sz w:val="24"/>
          <w:szCs w:val="24"/>
        </w:rPr>
        <w:t>账户名</w:t>
      </w:r>
      <w:r w:rsidR="00391DBD" w:rsidRPr="00E562CF">
        <w:rPr>
          <w:rFonts w:ascii="宋体" w:eastAsia="宋体" w:hAnsi="宋体" w:hint="eastAsia"/>
          <w:sz w:val="24"/>
          <w:szCs w:val="24"/>
        </w:rPr>
        <w:t>和密码</w:t>
      </w:r>
      <w:r w:rsidR="00E562CF" w:rsidRPr="00E562CF">
        <w:rPr>
          <w:rFonts w:ascii="宋体" w:eastAsia="宋体" w:hAnsi="宋体" w:hint="eastAsia"/>
          <w:sz w:val="24"/>
          <w:szCs w:val="24"/>
        </w:rPr>
        <w:t>；</w:t>
      </w:r>
    </w:p>
    <w:p w14:paraId="078AB720" w14:textId="25E43A06" w:rsidR="00E562CF" w:rsidRDefault="00E25F50" w:rsidP="00D847EC">
      <w:pPr>
        <w:pStyle w:val="a7"/>
        <w:numPr>
          <w:ilvl w:val="0"/>
          <w:numId w:val="17"/>
        </w:numPr>
        <w:spacing w:line="460" w:lineRule="exact"/>
        <w:ind w:firstLineChars="0"/>
        <w:rPr>
          <w:rFonts w:ascii="宋体" w:eastAsia="宋体" w:hAnsi="宋体"/>
          <w:sz w:val="24"/>
          <w:szCs w:val="24"/>
        </w:rPr>
      </w:pPr>
      <w:r>
        <w:rPr>
          <w:rFonts w:ascii="宋体" w:eastAsia="宋体" w:hAnsi="宋体" w:hint="eastAsia"/>
          <w:sz w:val="24"/>
          <w:szCs w:val="24"/>
        </w:rPr>
        <w:t>如果学生/招生办工作人员</w:t>
      </w:r>
      <w:r w:rsidR="00814D56">
        <w:rPr>
          <w:rFonts w:ascii="宋体" w:eastAsia="宋体" w:hAnsi="宋体" w:hint="eastAsia"/>
          <w:sz w:val="24"/>
          <w:szCs w:val="24"/>
        </w:rPr>
        <w:t>（管理员）</w:t>
      </w:r>
      <w:r>
        <w:rPr>
          <w:rFonts w:ascii="宋体" w:eastAsia="宋体" w:hAnsi="宋体" w:hint="eastAsia"/>
          <w:sz w:val="24"/>
          <w:szCs w:val="24"/>
        </w:rPr>
        <w:t>输入的账户名、密码、身份三项均验证通过</w:t>
      </w:r>
    </w:p>
    <w:p w14:paraId="3961AF9D" w14:textId="450AB5A8" w:rsidR="00E25F50" w:rsidRDefault="00E25F50" w:rsidP="00D847EC">
      <w:pPr>
        <w:pStyle w:val="a7"/>
        <w:numPr>
          <w:ilvl w:val="1"/>
          <w:numId w:val="17"/>
        </w:numPr>
        <w:spacing w:line="460" w:lineRule="exact"/>
        <w:ind w:firstLineChars="0"/>
        <w:rPr>
          <w:rFonts w:ascii="宋体" w:eastAsia="宋体" w:hAnsi="宋体"/>
          <w:sz w:val="24"/>
          <w:szCs w:val="24"/>
        </w:rPr>
      </w:pPr>
      <w:r>
        <w:rPr>
          <w:rFonts w:ascii="宋体" w:eastAsia="宋体" w:hAnsi="宋体" w:hint="eastAsia"/>
          <w:sz w:val="24"/>
          <w:szCs w:val="24"/>
        </w:rPr>
        <w:t>若为学生用户，系统则进入到学生端主页，学生可操作其拥有的功能。</w:t>
      </w:r>
    </w:p>
    <w:p w14:paraId="63DA5866" w14:textId="3B80DC4D" w:rsidR="005A3C62" w:rsidRDefault="00E25F50" w:rsidP="00D847EC">
      <w:pPr>
        <w:pStyle w:val="a7"/>
        <w:numPr>
          <w:ilvl w:val="1"/>
          <w:numId w:val="17"/>
        </w:numPr>
        <w:spacing w:line="460" w:lineRule="exact"/>
        <w:ind w:firstLineChars="0"/>
        <w:rPr>
          <w:rFonts w:ascii="宋体" w:eastAsia="宋体" w:hAnsi="宋体"/>
          <w:sz w:val="24"/>
          <w:szCs w:val="24"/>
        </w:rPr>
      </w:pPr>
      <w:r>
        <w:rPr>
          <w:rFonts w:ascii="宋体" w:eastAsia="宋体" w:hAnsi="宋体" w:hint="eastAsia"/>
          <w:sz w:val="24"/>
          <w:szCs w:val="24"/>
        </w:rPr>
        <w:t>若为招生办工作人员</w:t>
      </w:r>
      <w:r w:rsidR="00814D56">
        <w:rPr>
          <w:rFonts w:ascii="宋体" w:eastAsia="宋体" w:hAnsi="宋体" w:hint="eastAsia"/>
          <w:sz w:val="24"/>
          <w:szCs w:val="24"/>
        </w:rPr>
        <w:t>（管理员）</w:t>
      </w:r>
      <w:r w:rsidR="00BA1DE4">
        <w:rPr>
          <w:rFonts w:ascii="宋体" w:eastAsia="宋体" w:hAnsi="宋体" w:hint="eastAsia"/>
          <w:sz w:val="24"/>
          <w:szCs w:val="24"/>
        </w:rPr>
        <w:t>，系统则进入到后台管理主页，首页展示招生统计分析相关数据。</w:t>
      </w:r>
    </w:p>
    <w:p w14:paraId="599043F9" w14:textId="1F4FAD38" w:rsidR="005A3C62" w:rsidRPr="005A3C62" w:rsidRDefault="00F45DFB" w:rsidP="00D847EC">
      <w:pPr>
        <w:pStyle w:val="a7"/>
        <w:numPr>
          <w:ilvl w:val="0"/>
          <w:numId w:val="17"/>
        </w:numPr>
        <w:spacing w:line="460" w:lineRule="exact"/>
        <w:ind w:firstLineChars="0"/>
        <w:rPr>
          <w:rFonts w:ascii="宋体" w:eastAsia="宋体" w:hAnsi="宋体"/>
          <w:sz w:val="24"/>
          <w:szCs w:val="24"/>
        </w:rPr>
      </w:pPr>
      <w:r>
        <w:rPr>
          <w:rFonts w:ascii="宋体" w:eastAsia="宋体" w:hAnsi="宋体" w:hint="eastAsia"/>
          <w:sz w:val="24"/>
          <w:szCs w:val="24"/>
        </w:rPr>
        <w:t>用户点击注销，系统则返回登录页面，让用户重新登录</w:t>
      </w:r>
    </w:p>
    <w:p w14:paraId="7CFE94AF" w14:textId="350D6A9F" w:rsidR="00B33269" w:rsidRDefault="00D112A6" w:rsidP="00E27191">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登录主页</w:t>
      </w:r>
      <w:r w:rsidR="00CB62FF" w:rsidRPr="00CB62FF">
        <w:rPr>
          <w:rFonts w:ascii="宋体" w:eastAsia="宋体" w:hAnsi="宋体" w:hint="eastAsia"/>
          <w:sz w:val="24"/>
          <w:szCs w:val="24"/>
        </w:rPr>
        <w:t>操作</w:t>
      </w:r>
      <w:r w:rsidR="00D533A7">
        <w:rPr>
          <w:rFonts w:ascii="宋体" w:eastAsia="宋体" w:hAnsi="宋体" w:hint="eastAsia"/>
          <w:sz w:val="24"/>
          <w:szCs w:val="24"/>
        </w:rPr>
        <w:t>活动图</w:t>
      </w:r>
      <w:r w:rsidR="00CB62FF" w:rsidRPr="00CB62FF">
        <w:rPr>
          <w:rFonts w:ascii="宋体" w:eastAsia="宋体" w:hAnsi="宋体"/>
          <w:sz w:val="24"/>
          <w:szCs w:val="24"/>
        </w:rPr>
        <w:t>如图4-</w:t>
      </w:r>
      <w:r w:rsidR="00D429DF">
        <w:rPr>
          <w:rFonts w:ascii="宋体" w:eastAsia="宋体" w:hAnsi="宋体"/>
          <w:sz w:val="24"/>
          <w:szCs w:val="24"/>
        </w:rPr>
        <w:t>2</w:t>
      </w:r>
      <w:r w:rsidR="00CB62FF" w:rsidRPr="00CB62FF">
        <w:rPr>
          <w:rFonts w:ascii="宋体" w:eastAsia="宋体" w:hAnsi="宋体"/>
          <w:sz w:val="24"/>
          <w:szCs w:val="24"/>
        </w:rPr>
        <w:t>所示</w:t>
      </w:r>
      <w:r w:rsidR="00F42087">
        <w:rPr>
          <w:rFonts w:ascii="宋体" w:eastAsia="宋体" w:hAnsi="宋体" w:hint="eastAsia"/>
          <w:sz w:val="24"/>
          <w:szCs w:val="24"/>
        </w:rPr>
        <w:t>：</w:t>
      </w:r>
    </w:p>
    <w:p w14:paraId="71EB0F74" w14:textId="77777777" w:rsidR="004C4331" w:rsidRDefault="004C4331" w:rsidP="00351D77">
      <w:pPr>
        <w:spacing w:line="360" w:lineRule="auto"/>
        <w:rPr>
          <w:rFonts w:ascii="宋体" w:eastAsia="宋体" w:hAnsi="宋体"/>
          <w:sz w:val="24"/>
          <w:szCs w:val="24"/>
        </w:rPr>
      </w:pPr>
    </w:p>
    <w:p w14:paraId="67ECCAD3" w14:textId="1A34A28F" w:rsidR="00170EEA" w:rsidRDefault="00170EEA" w:rsidP="00351D77">
      <w:pPr>
        <w:spacing w:line="360" w:lineRule="auto"/>
        <w:rPr>
          <w:rFonts w:ascii="宋体" w:eastAsia="宋体" w:hAnsi="宋体"/>
          <w:sz w:val="24"/>
          <w:szCs w:val="24"/>
        </w:rPr>
      </w:pPr>
    </w:p>
    <w:p w14:paraId="08D51E4A" w14:textId="24383F75" w:rsidR="00045C41" w:rsidRDefault="00045C41" w:rsidP="00351D77">
      <w:pPr>
        <w:spacing w:line="360" w:lineRule="auto"/>
        <w:rPr>
          <w:rFonts w:ascii="宋体" w:eastAsia="宋体" w:hAnsi="宋体"/>
          <w:sz w:val="24"/>
          <w:szCs w:val="24"/>
        </w:rPr>
      </w:pPr>
    </w:p>
    <w:p w14:paraId="75A51EC6" w14:textId="77777777" w:rsidR="00B125EB" w:rsidRDefault="00D14DF7" w:rsidP="00B125EB">
      <w:pPr>
        <w:keepNext/>
        <w:spacing w:line="360" w:lineRule="auto"/>
      </w:pPr>
      <w:r>
        <w:lastRenderedPageBreak/>
        <w:tab/>
      </w:r>
      <w:r w:rsidR="00D429DF">
        <w:rPr>
          <w:noProof/>
        </w:rPr>
        <w:drawing>
          <wp:inline distT="0" distB="0" distL="0" distR="0" wp14:anchorId="3A0A73A7" wp14:editId="3E039945">
            <wp:extent cx="4980952" cy="46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0952" cy="4657143"/>
                    </a:xfrm>
                    <a:prstGeom prst="rect">
                      <a:avLst/>
                    </a:prstGeom>
                  </pic:spPr>
                </pic:pic>
              </a:graphicData>
            </a:graphic>
          </wp:inline>
        </w:drawing>
      </w:r>
    </w:p>
    <w:p w14:paraId="3C3D0208" w14:textId="642A0A30" w:rsidR="00D14DF7" w:rsidRPr="00B125EB" w:rsidRDefault="00A82C5E" w:rsidP="00B125EB">
      <w:pPr>
        <w:pStyle w:val="af4"/>
        <w:jc w:val="center"/>
        <w:rPr>
          <w:rFonts w:ascii="黑体" w:hAnsi="黑体"/>
          <w:sz w:val="21"/>
          <w:szCs w:val="21"/>
        </w:rPr>
      </w:pPr>
      <w:r>
        <w:rPr>
          <w:rFonts w:ascii="黑体" w:hAnsi="黑体" w:hint="eastAsia"/>
          <w:sz w:val="21"/>
          <w:szCs w:val="21"/>
        </w:rPr>
        <w:t>登录流程</w:t>
      </w:r>
      <w:r w:rsidR="008B6231">
        <w:rPr>
          <w:rFonts w:ascii="黑体" w:hAnsi="黑体"/>
          <w:sz w:val="21"/>
          <w:szCs w:val="21"/>
        </w:rPr>
        <w:fldChar w:fldCharType="begin"/>
      </w:r>
      <w:r w:rsidR="008B6231">
        <w:rPr>
          <w:rFonts w:ascii="黑体" w:hAnsi="黑体"/>
          <w:sz w:val="21"/>
          <w:szCs w:val="21"/>
        </w:rPr>
        <w:instrText xml:space="preserve"> STYLEREF 2 \s </w:instrText>
      </w:r>
      <w:r w:rsidR="008B6231">
        <w:rPr>
          <w:rFonts w:ascii="黑体" w:hAnsi="黑体"/>
          <w:sz w:val="21"/>
          <w:szCs w:val="21"/>
        </w:rPr>
        <w:fldChar w:fldCharType="separate"/>
      </w:r>
      <w:r w:rsidR="008B6231">
        <w:rPr>
          <w:rFonts w:ascii="黑体" w:hAnsi="黑体"/>
          <w:sz w:val="21"/>
          <w:szCs w:val="21"/>
        </w:rPr>
        <w:t>4</w:t>
      </w:r>
      <w:r w:rsidR="008B6231">
        <w:rPr>
          <w:rFonts w:ascii="黑体" w:hAnsi="黑体"/>
          <w:sz w:val="21"/>
          <w:szCs w:val="21"/>
        </w:rPr>
        <w:fldChar w:fldCharType="end"/>
      </w:r>
      <w:r w:rsidR="008B6231">
        <w:rPr>
          <w:rFonts w:ascii="黑体" w:hAnsi="黑体"/>
          <w:sz w:val="21"/>
          <w:szCs w:val="21"/>
        </w:rPr>
        <w:noBreakHyphen/>
      </w:r>
      <w:r w:rsidR="008B6231">
        <w:rPr>
          <w:rFonts w:ascii="黑体" w:hAnsi="黑体"/>
          <w:sz w:val="21"/>
          <w:szCs w:val="21"/>
        </w:rPr>
        <w:fldChar w:fldCharType="begin"/>
      </w:r>
      <w:r w:rsidR="008B6231">
        <w:rPr>
          <w:rFonts w:ascii="黑体" w:hAnsi="黑体"/>
          <w:sz w:val="21"/>
          <w:szCs w:val="21"/>
        </w:rPr>
        <w:instrText xml:space="preserve"> SEQ 系统功能架构图 \* ARABIC \s 2 </w:instrText>
      </w:r>
      <w:r w:rsidR="008B6231">
        <w:rPr>
          <w:rFonts w:ascii="黑体" w:hAnsi="黑体"/>
          <w:sz w:val="21"/>
          <w:szCs w:val="21"/>
        </w:rPr>
        <w:fldChar w:fldCharType="separate"/>
      </w:r>
      <w:r w:rsidR="008B6231">
        <w:rPr>
          <w:rFonts w:ascii="黑体" w:hAnsi="黑体"/>
          <w:sz w:val="21"/>
          <w:szCs w:val="21"/>
        </w:rPr>
        <w:t>1</w:t>
      </w:r>
      <w:r w:rsidR="008B6231">
        <w:rPr>
          <w:rFonts w:ascii="黑体" w:hAnsi="黑体"/>
          <w:sz w:val="21"/>
          <w:szCs w:val="21"/>
        </w:rPr>
        <w:fldChar w:fldCharType="end"/>
      </w:r>
    </w:p>
    <w:p w14:paraId="5C9E7000" w14:textId="0CA04862" w:rsidR="00B20FE2" w:rsidRDefault="00B20FE2" w:rsidP="00D429DF">
      <w:pPr>
        <w:spacing w:line="360" w:lineRule="auto"/>
      </w:pPr>
    </w:p>
    <w:p w14:paraId="7F49A116" w14:textId="77777777" w:rsidR="008B6231" w:rsidRDefault="006961B1" w:rsidP="008B6231">
      <w:pPr>
        <w:keepNext/>
        <w:spacing w:line="360" w:lineRule="auto"/>
      </w:pPr>
      <w:r w:rsidRPr="002F7AFB">
        <w:rPr>
          <w:noProof/>
        </w:rPr>
        <w:drawing>
          <wp:inline distT="0" distB="0" distL="0" distR="0" wp14:anchorId="7F6DD2D6" wp14:editId="333E5CD8">
            <wp:extent cx="5270500" cy="2959100"/>
            <wp:effectExtent l="0" t="0" r="1270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59100"/>
                    </a:xfrm>
                    <a:prstGeom prst="rect">
                      <a:avLst/>
                    </a:prstGeom>
                  </pic:spPr>
                </pic:pic>
              </a:graphicData>
            </a:graphic>
          </wp:inline>
        </w:drawing>
      </w:r>
    </w:p>
    <w:p w14:paraId="7C059C02" w14:textId="0568C69F" w:rsidR="006961B1" w:rsidRPr="00ED31CE" w:rsidRDefault="00ED31CE" w:rsidP="00ED31CE">
      <w:pPr>
        <w:pStyle w:val="af4"/>
        <w:jc w:val="center"/>
        <w:rPr>
          <w:rFonts w:ascii="黑体" w:hAnsi="黑体"/>
          <w:sz w:val="21"/>
          <w:szCs w:val="21"/>
        </w:rPr>
      </w:pPr>
      <w:r w:rsidRPr="00ED31CE">
        <w:rPr>
          <w:rFonts w:ascii="黑体" w:hAnsi="黑体" w:hint="eastAsia"/>
          <w:sz w:val="21"/>
          <w:szCs w:val="21"/>
        </w:rPr>
        <w:t>J</w:t>
      </w:r>
      <w:r w:rsidRPr="00ED31CE">
        <w:rPr>
          <w:rFonts w:ascii="黑体" w:hAnsi="黑体"/>
          <w:sz w:val="21"/>
          <w:szCs w:val="21"/>
        </w:rPr>
        <w:t>WY</w:t>
      </w:r>
      <w:r w:rsidRPr="00ED31CE">
        <w:rPr>
          <w:rFonts w:ascii="黑体" w:hAnsi="黑体" w:hint="eastAsia"/>
          <w:sz w:val="21"/>
          <w:szCs w:val="21"/>
        </w:rPr>
        <w:t>工作原理</w:t>
      </w:r>
      <w:r w:rsidR="008B6231" w:rsidRPr="00ED31CE">
        <w:rPr>
          <w:rFonts w:ascii="黑体" w:hAnsi="黑体"/>
          <w:sz w:val="21"/>
          <w:szCs w:val="21"/>
        </w:rPr>
        <w:fldChar w:fldCharType="begin"/>
      </w:r>
      <w:r w:rsidR="008B6231" w:rsidRPr="00ED31CE">
        <w:rPr>
          <w:rFonts w:ascii="黑体" w:hAnsi="黑体"/>
          <w:sz w:val="21"/>
          <w:szCs w:val="21"/>
        </w:rPr>
        <w:instrText xml:space="preserve"> STYLEREF 2 \s </w:instrText>
      </w:r>
      <w:r w:rsidR="008B6231" w:rsidRPr="00ED31CE">
        <w:rPr>
          <w:rFonts w:ascii="黑体" w:hAnsi="黑体"/>
          <w:sz w:val="21"/>
          <w:szCs w:val="21"/>
        </w:rPr>
        <w:fldChar w:fldCharType="separate"/>
      </w:r>
      <w:r w:rsidR="008B6231" w:rsidRPr="00ED31CE">
        <w:rPr>
          <w:rFonts w:ascii="黑体" w:hAnsi="黑体"/>
          <w:sz w:val="21"/>
          <w:szCs w:val="21"/>
        </w:rPr>
        <w:t>4</w:t>
      </w:r>
      <w:r w:rsidR="008B6231" w:rsidRPr="00ED31CE">
        <w:rPr>
          <w:rFonts w:ascii="黑体" w:hAnsi="黑体"/>
          <w:sz w:val="21"/>
          <w:szCs w:val="21"/>
        </w:rPr>
        <w:fldChar w:fldCharType="end"/>
      </w:r>
      <w:r w:rsidR="008B6231" w:rsidRPr="00ED31CE">
        <w:rPr>
          <w:rFonts w:ascii="黑体" w:hAnsi="黑体"/>
          <w:sz w:val="21"/>
          <w:szCs w:val="21"/>
        </w:rPr>
        <w:noBreakHyphen/>
      </w:r>
      <w:r w:rsidR="008B6231" w:rsidRPr="00ED31CE">
        <w:rPr>
          <w:rFonts w:ascii="黑体" w:hAnsi="黑体"/>
          <w:sz w:val="21"/>
          <w:szCs w:val="21"/>
        </w:rPr>
        <w:fldChar w:fldCharType="begin"/>
      </w:r>
      <w:r w:rsidR="008B6231" w:rsidRPr="00ED31CE">
        <w:rPr>
          <w:rFonts w:ascii="黑体" w:hAnsi="黑体"/>
          <w:sz w:val="21"/>
          <w:szCs w:val="21"/>
        </w:rPr>
        <w:instrText xml:space="preserve"> SEQ 系统功能架构图 \* ARABIC \s 2 </w:instrText>
      </w:r>
      <w:r w:rsidR="008B6231" w:rsidRPr="00ED31CE">
        <w:rPr>
          <w:rFonts w:ascii="黑体" w:hAnsi="黑体"/>
          <w:sz w:val="21"/>
          <w:szCs w:val="21"/>
        </w:rPr>
        <w:fldChar w:fldCharType="separate"/>
      </w:r>
      <w:r w:rsidR="008B6231" w:rsidRPr="00ED31CE">
        <w:rPr>
          <w:rFonts w:ascii="黑体" w:hAnsi="黑体"/>
          <w:sz w:val="21"/>
          <w:szCs w:val="21"/>
        </w:rPr>
        <w:t>2</w:t>
      </w:r>
      <w:r w:rsidR="008B6231" w:rsidRPr="00ED31CE">
        <w:rPr>
          <w:rFonts w:ascii="黑体" w:hAnsi="黑体"/>
          <w:sz w:val="21"/>
          <w:szCs w:val="21"/>
        </w:rPr>
        <w:fldChar w:fldCharType="end"/>
      </w:r>
    </w:p>
    <w:p w14:paraId="2B487565" w14:textId="1F777121" w:rsidR="00AC5279" w:rsidRDefault="00AC1570" w:rsidP="00D847EC">
      <w:pPr>
        <w:pStyle w:val="3"/>
        <w:numPr>
          <w:ilvl w:val="2"/>
          <w:numId w:val="10"/>
        </w:numPr>
      </w:pPr>
      <w:bookmarkStart w:id="173" w:name="_Toc510169420"/>
      <w:r>
        <w:rPr>
          <w:rFonts w:hint="eastAsia"/>
        </w:rPr>
        <w:lastRenderedPageBreak/>
        <w:t>学生</w:t>
      </w:r>
      <w:r w:rsidR="00D14DF7">
        <w:rPr>
          <w:rFonts w:hint="eastAsia"/>
        </w:rPr>
        <w:t>基本信息模块</w:t>
      </w:r>
      <w:bookmarkEnd w:id="173"/>
    </w:p>
    <w:p w14:paraId="736EDFE7" w14:textId="77777777" w:rsidR="003679E1" w:rsidRDefault="003679E1" w:rsidP="003679E1">
      <w:pPr>
        <w:pStyle w:val="a7"/>
        <w:spacing w:line="460" w:lineRule="exact"/>
        <w:ind w:left="420" w:firstLineChars="0" w:firstLine="0"/>
        <w:rPr>
          <w:rFonts w:ascii="宋体" w:eastAsia="宋体" w:hAnsi="宋体"/>
          <w:sz w:val="24"/>
          <w:szCs w:val="24"/>
        </w:rPr>
      </w:pPr>
      <w:r w:rsidRPr="00AF512E">
        <w:rPr>
          <w:rFonts w:ascii="宋体" w:eastAsia="宋体" w:hAnsi="宋体" w:hint="eastAsia"/>
          <w:sz w:val="24"/>
          <w:szCs w:val="24"/>
        </w:rPr>
        <w:t>新生基本信息模块由</w:t>
      </w:r>
      <w:r>
        <w:rPr>
          <w:rFonts w:ascii="宋体" w:eastAsia="宋体" w:hAnsi="宋体" w:hint="eastAsia"/>
          <w:sz w:val="24"/>
          <w:szCs w:val="24"/>
        </w:rPr>
        <w:t>学生基本信息、招生计划查看以及咨询答疑三部分组成。</w:t>
      </w:r>
    </w:p>
    <w:p w14:paraId="5CB9E4E5" w14:textId="12FA44AB" w:rsidR="00D14DF7" w:rsidRPr="005918E0" w:rsidRDefault="003679E1" w:rsidP="008736A9">
      <w:pPr>
        <w:spacing w:line="460" w:lineRule="exact"/>
        <w:rPr>
          <w:rFonts w:ascii="宋体" w:eastAsia="宋体" w:hAnsi="宋体"/>
          <w:sz w:val="24"/>
          <w:szCs w:val="24"/>
        </w:rPr>
      </w:pPr>
      <w:r w:rsidRPr="008736A9">
        <w:rPr>
          <w:rFonts w:ascii="宋体" w:eastAsia="宋体" w:hAnsi="宋体" w:hint="eastAsia"/>
          <w:sz w:val="24"/>
          <w:szCs w:val="24"/>
        </w:rPr>
        <w:t>当学生用户验证登录通过后，进入到学生首页界面。学生首页展示学生基本信息，包括姓名、录取专业、学号、高考分数、通讯地址、联系方式、邮箱、政治面貌，以及静态展示学院的招生情况、招生进度、招生办联系方式。学生用户登录通过后，不仅可以查看基本信息，还有权限查看学院招生计划信息，可通过导出功能进行下载。用户可通过专业代码、专业名称进行查询，且专业代码、专业名称支持模糊查询，专业名称结合专业全称、专业全称进行联合查询。</w:t>
      </w:r>
      <w:r>
        <w:rPr>
          <w:rFonts w:ascii="宋体" w:eastAsia="宋体" w:hAnsi="宋体" w:hint="eastAsia"/>
          <w:sz w:val="24"/>
          <w:szCs w:val="24"/>
        </w:rPr>
        <w:t>新生入学后，无论是在生活方面、学习方面等，必然会遇到各式各样的问题。本学院招生管理系统便给学生用户增加查看咨询答疑的功能模块，为广大新生提供解决难题的途径。学生可通过模糊查询问题，对结果进行检索。问题输入框支持模糊查询。列表中所有问题包含操作列，操作列有详情按钮。</w:t>
      </w:r>
    </w:p>
    <w:p w14:paraId="0A3E7620" w14:textId="45BDED01" w:rsidR="00475081" w:rsidRPr="005918E0" w:rsidRDefault="00475081" w:rsidP="005918E0">
      <w:pPr>
        <w:spacing w:line="460" w:lineRule="exact"/>
        <w:rPr>
          <w:rFonts w:ascii="宋体" w:eastAsia="宋体" w:hAnsi="宋体"/>
          <w:sz w:val="24"/>
          <w:szCs w:val="24"/>
        </w:rPr>
      </w:pPr>
      <w:r w:rsidRPr="005918E0">
        <w:rPr>
          <w:rFonts w:ascii="宋体" w:eastAsia="宋体" w:hAnsi="宋体"/>
          <w:sz w:val="24"/>
          <w:szCs w:val="24"/>
        </w:rPr>
        <w:tab/>
      </w:r>
      <w:r w:rsidR="005918E0">
        <w:rPr>
          <w:rFonts w:ascii="宋体" w:eastAsia="宋体" w:hAnsi="宋体" w:hint="eastAsia"/>
          <w:sz w:val="24"/>
          <w:szCs w:val="24"/>
        </w:rPr>
        <w:t>（1）</w:t>
      </w:r>
      <w:r w:rsidR="00AF5764">
        <w:rPr>
          <w:rFonts w:ascii="宋体" w:eastAsia="宋体" w:hAnsi="宋体" w:hint="eastAsia"/>
          <w:sz w:val="24"/>
          <w:szCs w:val="24"/>
        </w:rPr>
        <w:t>学生进入到登录界面，在输入框账户名、密码以及身份三项基本信息，进行身份验证；</w:t>
      </w:r>
    </w:p>
    <w:p w14:paraId="063259D6" w14:textId="0E7E9E1B" w:rsidR="00475081" w:rsidRPr="005918E0" w:rsidRDefault="00475081" w:rsidP="005918E0">
      <w:pPr>
        <w:spacing w:line="460" w:lineRule="exact"/>
        <w:rPr>
          <w:rFonts w:ascii="宋体" w:eastAsia="宋体" w:hAnsi="宋体"/>
          <w:sz w:val="24"/>
          <w:szCs w:val="24"/>
        </w:rPr>
      </w:pPr>
      <w:r w:rsidRPr="005918E0">
        <w:rPr>
          <w:rFonts w:ascii="宋体" w:eastAsia="宋体" w:hAnsi="宋体"/>
          <w:sz w:val="24"/>
          <w:szCs w:val="24"/>
        </w:rPr>
        <w:tab/>
      </w:r>
      <w:r w:rsidR="005918E0">
        <w:rPr>
          <w:rFonts w:ascii="宋体" w:eastAsia="宋体" w:hAnsi="宋体" w:hint="eastAsia"/>
          <w:sz w:val="24"/>
          <w:szCs w:val="24"/>
        </w:rPr>
        <w:t>（2）</w:t>
      </w:r>
      <w:r w:rsidR="00AF5764">
        <w:rPr>
          <w:rFonts w:ascii="宋体" w:eastAsia="宋体" w:hAnsi="宋体" w:hint="eastAsia"/>
          <w:sz w:val="24"/>
          <w:szCs w:val="24"/>
        </w:rPr>
        <w:t>判断用户是否验证成功，若验证通过，则进入到学生端主页，若验证失败，则跳转回步骤(</w:t>
      </w:r>
      <w:r w:rsidR="00AF5764">
        <w:rPr>
          <w:rFonts w:ascii="宋体" w:eastAsia="宋体" w:hAnsi="宋体"/>
          <w:sz w:val="24"/>
          <w:szCs w:val="24"/>
        </w:rPr>
        <w:t>1)</w:t>
      </w:r>
      <w:r w:rsidR="00AF5764">
        <w:rPr>
          <w:rFonts w:ascii="宋体" w:eastAsia="宋体" w:hAnsi="宋体" w:hint="eastAsia"/>
          <w:sz w:val="24"/>
          <w:szCs w:val="24"/>
        </w:rPr>
        <w:t>；</w:t>
      </w:r>
    </w:p>
    <w:p w14:paraId="3F36746F" w14:textId="2B11F52D" w:rsidR="00FC1BED" w:rsidRPr="00FB2B57" w:rsidRDefault="00081DD6" w:rsidP="00FB2B57">
      <w:pPr>
        <w:spacing w:line="460" w:lineRule="exact"/>
        <w:rPr>
          <w:rFonts w:ascii="宋体" w:eastAsia="宋体" w:hAnsi="宋体"/>
          <w:sz w:val="24"/>
          <w:szCs w:val="24"/>
        </w:rPr>
      </w:pPr>
      <w:r w:rsidRPr="005918E0">
        <w:rPr>
          <w:rFonts w:ascii="宋体" w:eastAsia="宋体" w:hAnsi="宋体"/>
          <w:sz w:val="24"/>
          <w:szCs w:val="24"/>
        </w:rPr>
        <w:tab/>
      </w:r>
      <w:r w:rsidR="005918E0">
        <w:rPr>
          <w:rFonts w:ascii="宋体" w:eastAsia="宋体" w:hAnsi="宋体" w:hint="eastAsia"/>
          <w:sz w:val="24"/>
          <w:szCs w:val="24"/>
        </w:rPr>
        <w:t>（3）</w:t>
      </w:r>
      <w:r w:rsidR="00C72893">
        <w:rPr>
          <w:rFonts w:ascii="宋体" w:eastAsia="宋体" w:hAnsi="宋体" w:hint="eastAsia"/>
          <w:sz w:val="24"/>
          <w:szCs w:val="24"/>
        </w:rPr>
        <w:t>用户进入主页，主页默认显示学生基本信息，包括</w:t>
      </w:r>
      <w:r w:rsidR="00C72893" w:rsidRPr="008736A9">
        <w:rPr>
          <w:rFonts w:ascii="宋体" w:eastAsia="宋体" w:hAnsi="宋体" w:hint="eastAsia"/>
          <w:sz w:val="24"/>
          <w:szCs w:val="24"/>
        </w:rPr>
        <w:t>姓名、录取专业、学号、高考分数、通讯地址、联系方式、邮箱、政治面貌</w:t>
      </w:r>
      <w:r w:rsidR="00C67685">
        <w:rPr>
          <w:rFonts w:ascii="宋体" w:eastAsia="宋体" w:hAnsi="宋体" w:hint="eastAsia"/>
          <w:sz w:val="24"/>
          <w:szCs w:val="24"/>
        </w:rPr>
        <w:t>；</w:t>
      </w:r>
    </w:p>
    <w:p w14:paraId="72863C24" w14:textId="2A654AFD" w:rsidR="00FC1BED" w:rsidRDefault="00FC1BED" w:rsidP="00E70C87">
      <w:pPr>
        <w:spacing w:line="460" w:lineRule="exact"/>
        <w:rPr>
          <w:rFonts w:ascii="宋体" w:eastAsia="宋体" w:hAnsi="宋体"/>
          <w:sz w:val="24"/>
          <w:szCs w:val="24"/>
        </w:rPr>
      </w:pPr>
      <w:r>
        <w:tab/>
      </w:r>
      <w:r w:rsidR="00FB2B57" w:rsidRPr="00E70C87">
        <w:rPr>
          <w:rFonts w:ascii="宋体" w:eastAsia="宋体" w:hAnsi="宋体" w:hint="eastAsia"/>
          <w:sz w:val="24"/>
          <w:szCs w:val="24"/>
        </w:rPr>
        <w:t>（4）</w:t>
      </w:r>
      <w:r w:rsidR="00FC3A92">
        <w:rPr>
          <w:rFonts w:ascii="宋体" w:eastAsia="宋体" w:hAnsi="宋体" w:hint="eastAsia"/>
          <w:sz w:val="24"/>
          <w:szCs w:val="24"/>
        </w:rPr>
        <w:t>点击左侧菜单“招生计划查看”，其包含查询、导出功能；</w:t>
      </w:r>
    </w:p>
    <w:p w14:paraId="0AFA9C29" w14:textId="0789421B" w:rsidR="001D319A" w:rsidRDefault="001D319A" w:rsidP="00E70C87">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（5）若学生需要了解具体的招生计划</w:t>
      </w:r>
      <w:r w:rsidR="006C1A9B">
        <w:rPr>
          <w:rFonts w:ascii="宋体" w:eastAsia="宋体" w:hAnsi="宋体" w:hint="eastAsia"/>
          <w:sz w:val="24"/>
          <w:szCs w:val="24"/>
        </w:rPr>
        <w:t>，可以通过</w:t>
      </w:r>
      <w:r w:rsidR="008D0A0C">
        <w:rPr>
          <w:rFonts w:ascii="宋体" w:eastAsia="宋体" w:hAnsi="宋体" w:hint="eastAsia"/>
          <w:sz w:val="24"/>
          <w:szCs w:val="24"/>
        </w:rPr>
        <w:t>专业代码、专业名称检索数据，若学生需要对检索结果进行利用或其他处理，则可进行导出Excel到本地进行另行处理操作；</w:t>
      </w:r>
    </w:p>
    <w:p w14:paraId="37B9C2F3" w14:textId="071F6872" w:rsidR="00CF45F2" w:rsidRPr="00E70C87" w:rsidRDefault="00CF45F2" w:rsidP="00E70C87">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（6）流程结束</w:t>
      </w:r>
    </w:p>
    <w:p w14:paraId="68EA80F4" w14:textId="78899B30" w:rsidR="00D97BC3" w:rsidRDefault="00FC1BED" w:rsidP="00E70C87">
      <w:pPr>
        <w:spacing w:line="460" w:lineRule="exact"/>
        <w:rPr>
          <w:rFonts w:ascii="宋体" w:eastAsia="宋体" w:hAnsi="宋体"/>
          <w:sz w:val="24"/>
          <w:szCs w:val="24"/>
        </w:rPr>
      </w:pPr>
      <w:r w:rsidRPr="00E70C87">
        <w:rPr>
          <w:rFonts w:ascii="宋体" w:eastAsia="宋体" w:hAnsi="宋体"/>
          <w:sz w:val="24"/>
          <w:szCs w:val="24"/>
        </w:rPr>
        <w:tab/>
      </w:r>
      <w:r w:rsidR="00D97BC3">
        <w:rPr>
          <w:rFonts w:ascii="宋体" w:eastAsia="宋体" w:hAnsi="宋体" w:hint="eastAsia"/>
          <w:sz w:val="24"/>
          <w:szCs w:val="24"/>
        </w:rPr>
        <w:t>由上述流程阐述学生基本信息模块功能</w:t>
      </w:r>
      <w:r w:rsidR="00A720E7">
        <w:rPr>
          <w:rFonts w:ascii="宋体" w:eastAsia="宋体" w:hAnsi="宋体" w:hint="eastAsia"/>
          <w:sz w:val="24"/>
          <w:szCs w:val="24"/>
        </w:rPr>
        <w:t>，以招生计划查看功能为例，撰写</w:t>
      </w:r>
      <w:r w:rsidR="001E3442">
        <w:rPr>
          <w:rFonts w:ascii="宋体" w:eastAsia="宋体" w:hAnsi="宋体" w:hint="eastAsia"/>
          <w:sz w:val="24"/>
          <w:szCs w:val="24"/>
        </w:rPr>
        <w:t>活动图</w:t>
      </w:r>
      <w:r w:rsidR="00D97BC3">
        <w:rPr>
          <w:rFonts w:ascii="宋体" w:eastAsia="宋体" w:hAnsi="宋体" w:hint="eastAsia"/>
          <w:sz w:val="24"/>
          <w:szCs w:val="24"/>
        </w:rPr>
        <w:t>见</w:t>
      </w:r>
      <w:r w:rsidR="001D27F2">
        <w:rPr>
          <w:rFonts w:ascii="宋体" w:eastAsia="宋体" w:hAnsi="宋体" w:hint="eastAsia"/>
          <w:sz w:val="24"/>
          <w:szCs w:val="24"/>
        </w:rPr>
        <w:t>图4</w:t>
      </w:r>
      <w:r w:rsidR="001D27F2">
        <w:rPr>
          <w:rFonts w:ascii="宋体" w:eastAsia="宋体" w:hAnsi="宋体"/>
          <w:sz w:val="24"/>
          <w:szCs w:val="24"/>
        </w:rPr>
        <w:t>-</w:t>
      </w:r>
      <w:r w:rsidR="00022C04">
        <w:rPr>
          <w:rFonts w:ascii="宋体" w:eastAsia="宋体" w:hAnsi="宋体"/>
          <w:sz w:val="24"/>
          <w:szCs w:val="24"/>
        </w:rPr>
        <w:t>3</w:t>
      </w:r>
    </w:p>
    <w:p w14:paraId="300112F7" w14:textId="77777777" w:rsidR="00B00C37" w:rsidRPr="00B00C37" w:rsidRDefault="00B00C37" w:rsidP="00E70C87">
      <w:pPr>
        <w:spacing w:line="460" w:lineRule="exact"/>
        <w:rPr>
          <w:rFonts w:ascii="宋体" w:eastAsia="宋体" w:hAnsi="宋体"/>
          <w:sz w:val="24"/>
          <w:szCs w:val="24"/>
        </w:rPr>
      </w:pPr>
    </w:p>
    <w:p w14:paraId="1E768AFB" w14:textId="77777777" w:rsidR="00C06FB1" w:rsidRDefault="00EE5392" w:rsidP="00C06FB1">
      <w:pPr>
        <w:keepNext/>
        <w:ind w:firstLine="420"/>
      </w:pPr>
      <w:r>
        <w:rPr>
          <w:noProof/>
        </w:rPr>
        <w:lastRenderedPageBreak/>
        <w:drawing>
          <wp:inline distT="0" distB="0" distL="0" distR="0" wp14:anchorId="2AE507DF" wp14:editId="2F6BC0DE">
            <wp:extent cx="4361905" cy="476190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1905" cy="4761905"/>
                    </a:xfrm>
                    <a:prstGeom prst="rect">
                      <a:avLst/>
                    </a:prstGeom>
                  </pic:spPr>
                </pic:pic>
              </a:graphicData>
            </a:graphic>
          </wp:inline>
        </w:drawing>
      </w:r>
    </w:p>
    <w:p w14:paraId="44BE7342" w14:textId="16044738" w:rsidR="00C06FB1" w:rsidRPr="00C06FB1" w:rsidRDefault="00C06FB1" w:rsidP="00C06FB1">
      <w:pPr>
        <w:pStyle w:val="af4"/>
        <w:jc w:val="center"/>
        <w:rPr>
          <w:rFonts w:ascii="黑体" w:hAnsi="黑体"/>
          <w:sz w:val="21"/>
          <w:szCs w:val="21"/>
        </w:rPr>
      </w:pPr>
      <w:r w:rsidRPr="00C06FB1">
        <w:rPr>
          <w:rFonts w:ascii="黑体" w:hAnsi="黑体"/>
          <w:sz w:val="21"/>
          <w:szCs w:val="21"/>
        </w:rPr>
        <w:t xml:space="preserve">学生基本信息 </w:t>
      </w:r>
      <w:r w:rsidRPr="00C06FB1">
        <w:rPr>
          <w:rFonts w:ascii="黑体" w:hAnsi="黑体"/>
          <w:sz w:val="21"/>
          <w:szCs w:val="21"/>
        </w:rPr>
        <w:fldChar w:fldCharType="begin"/>
      </w:r>
      <w:r w:rsidRPr="00C06FB1">
        <w:rPr>
          <w:rFonts w:ascii="黑体" w:hAnsi="黑体"/>
          <w:sz w:val="21"/>
          <w:szCs w:val="21"/>
        </w:rPr>
        <w:instrText xml:space="preserve"> STYLEREF 2 \s </w:instrText>
      </w:r>
      <w:r w:rsidRPr="00C06FB1">
        <w:rPr>
          <w:rFonts w:ascii="黑体" w:hAnsi="黑体"/>
          <w:sz w:val="21"/>
          <w:szCs w:val="21"/>
        </w:rPr>
        <w:fldChar w:fldCharType="separate"/>
      </w:r>
      <w:r w:rsidRPr="00C06FB1">
        <w:rPr>
          <w:rFonts w:ascii="黑体" w:hAnsi="黑体"/>
          <w:sz w:val="21"/>
          <w:szCs w:val="21"/>
        </w:rPr>
        <w:t>4</w:t>
      </w:r>
      <w:r w:rsidRPr="00C06FB1">
        <w:rPr>
          <w:rFonts w:ascii="黑体" w:hAnsi="黑体"/>
          <w:sz w:val="21"/>
          <w:szCs w:val="21"/>
        </w:rPr>
        <w:fldChar w:fldCharType="end"/>
      </w:r>
      <w:r w:rsidR="005B05E6">
        <w:rPr>
          <w:rFonts w:ascii="黑体" w:hAnsi="黑体"/>
          <w:sz w:val="21"/>
          <w:szCs w:val="21"/>
        </w:rPr>
        <w:t>-3</w:t>
      </w:r>
    </w:p>
    <w:p w14:paraId="2A090898" w14:textId="79D5E9C8" w:rsidR="00BB21AA" w:rsidRDefault="00BB21AA" w:rsidP="00BB21AA">
      <w:pPr>
        <w:ind w:firstLine="420"/>
        <w:rPr>
          <w:noProof/>
        </w:rPr>
      </w:pPr>
      <w:r w:rsidRPr="00BB21AA">
        <w:rPr>
          <w:noProof/>
        </w:rPr>
        <w:t xml:space="preserve"> </w:t>
      </w:r>
    </w:p>
    <w:p w14:paraId="5FC9F0F6" w14:textId="33FEB68F" w:rsidR="00BB21AA" w:rsidRDefault="007154A4" w:rsidP="00D847EC">
      <w:pPr>
        <w:pStyle w:val="3"/>
        <w:numPr>
          <w:ilvl w:val="2"/>
          <w:numId w:val="10"/>
        </w:numPr>
        <w:rPr>
          <w:noProof/>
        </w:rPr>
      </w:pPr>
      <w:bookmarkStart w:id="174" w:name="_Toc510169421"/>
      <w:r>
        <w:rPr>
          <w:rFonts w:hint="eastAsia"/>
          <w:noProof/>
        </w:rPr>
        <w:t>考生数据提取</w:t>
      </w:r>
      <w:r w:rsidR="00BB21AA">
        <w:rPr>
          <w:rFonts w:hint="eastAsia"/>
          <w:noProof/>
        </w:rPr>
        <w:t>模块</w:t>
      </w:r>
      <w:bookmarkEnd w:id="174"/>
    </w:p>
    <w:p w14:paraId="211B8920" w14:textId="09AF6B8B" w:rsidR="00DE7C51" w:rsidRPr="00BE4CD4" w:rsidRDefault="007973DF" w:rsidP="00BE4CD4">
      <w:pPr>
        <w:spacing w:line="460" w:lineRule="exact"/>
        <w:ind w:firstLine="420"/>
        <w:rPr>
          <w:rFonts w:ascii="宋体" w:eastAsia="宋体" w:hAnsi="宋体"/>
          <w:sz w:val="24"/>
          <w:szCs w:val="24"/>
        </w:rPr>
      </w:pPr>
      <w:r w:rsidRPr="007973DF">
        <w:rPr>
          <w:rFonts w:ascii="宋体" w:eastAsia="宋体" w:hAnsi="宋体" w:hint="eastAsia"/>
          <w:sz w:val="24"/>
          <w:szCs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项经过调用接口查询并展示出来。工作人员可以通过导出</w:t>
      </w:r>
      <w:r w:rsidRPr="007973DF">
        <w:rPr>
          <w:rFonts w:ascii="宋体" w:eastAsia="宋体" w:hAnsi="宋体"/>
          <w:sz w:val="24"/>
          <w:szCs w:val="24"/>
        </w:rPr>
        <w:t>Excel的方式，提取考生数据到新生信息库中，以便接下来的流程中获取新生信息。考生成绩提取与考生信息提取需求功能类似，在此不做详细描述。</w:t>
      </w:r>
      <w:r w:rsidR="00BB21AA" w:rsidRPr="00BA4645">
        <w:rPr>
          <w:rFonts w:ascii="宋体" w:eastAsia="宋体" w:hAnsi="宋体" w:hint="eastAsia"/>
          <w:sz w:val="24"/>
          <w:szCs w:val="24"/>
        </w:rPr>
        <w:t>下面以</w:t>
      </w:r>
      <w:r w:rsidR="00FD1BAA">
        <w:rPr>
          <w:rFonts w:ascii="宋体" w:eastAsia="宋体" w:hAnsi="宋体" w:hint="eastAsia"/>
          <w:sz w:val="24"/>
          <w:szCs w:val="24"/>
        </w:rPr>
        <w:t>修改考生信息</w:t>
      </w:r>
      <w:r w:rsidR="00BB21AA" w:rsidRPr="00BA4645">
        <w:rPr>
          <w:rFonts w:ascii="宋体" w:eastAsia="宋体" w:hAnsi="宋体" w:hint="eastAsia"/>
          <w:sz w:val="24"/>
          <w:szCs w:val="24"/>
        </w:rPr>
        <w:t>为例，介绍</w:t>
      </w:r>
      <w:r w:rsidR="00D15E17">
        <w:rPr>
          <w:rFonts w:ascii="宋体" w:eastAsia="宋体" w:hAnsi="宋体" w:hint="eastAsia"/>
          <w:sz w:val="24"/>
          <w:szCs w:val="24"/>
        </w:rPr>
        <w:t>学院招生管理系统考生数据提取</w:t>
      </w:r>
      <w:r w:rsidR="00C83ACD" w:rsidRPr="00BA4645">
        <w:rPr>
          <w:rFonts w:ascii="宋体" w:eastAsia="宋体" w:hAnsi="宋体" w:hint="eastAsia"/>
          <w:sz w:val="24"/>
          <w:szCs w:val="24"/>
        </w:rPr>
        <w:t>模块的具体操作流程：</w:t>
      </w:r>
    </w:p>
    <w:p w14:paraId="158D4E27" w14:textId="0DB81489" w:rsidR="00DE7C51" w:rsidRPr="009045CC" w:rsidRDefault="00BE4CD4" w:rsidP="00561726">
      <w:pPr>
        <w:spacing w:line="460" w:lineRule="exact"/>
        <w:ind w:firstLine="420"/>
        <w:rPr>
          <w:rFonts w:ascii="宋体" w:eastAsia="宋体" w:hAnsi="宋体"/>
          <w:sz w:val="24"/>
          <w:szCs w:val="24"/>
        </w:rPr>
      </w:pPr>
      <w:r w:rsidRPr="009045CC">
        <w:rPr>
          <w:rFonts w:ascii="宋体" w:eastAsia="宋体" w:hAnsi="宋体" w:hint="eastAsia"/>
          <w:sz w:val="24"/>
          <w:szCs w:val="24"/>
        </w:rPr>
        <w:lastRenderedPageBreak/>
        <w:t>（1）</w:t>
      </w:r>
      <w:r w:rsidR="00F765D2">
        <w:rPr>
          <w:rFonts w:ascii="宋体" w:eastAsia="宋体" w:hAnsi="宋体" w:hint="eastAsia"/>
          <w:sz w:val="24"/>
          <w:szCs w:val="24"/>
        </w:rPr>
        <w:t>招生办工作人员</w:t>
      </w:r>
      <w:r w:rsidR="00417860">
        <w:rPr>
          <w:rFonts w:ascii="宋体" w:eastAsia="宋体" w:hAnsi="宋体" w:hint="eastAsia"/>
          <w:sz w:val="24"/>
          <w:szCs w:val="24"/>
        </w:rPr>
        <w:t>进入到登录界面，在登录界面输入账户名、密码及身份三项基本信息后，点击登录；</w:t>
      </w:r>
    </w:p>
    <w:p w14:paraId="56C351A6" w14:textId="6380CE3B" w:rsidR="00DE7C51" w:rsidRPr="009045CC" w:rsidRDefault="00BE4CD4" w:rsidP="00561726">
      <w:pPr>
        <w:spacing w:line="460" w:lineRule="exact"/>
        <w:ind w:firstLine="420"/>
        <w:rPr>
          <w:rFonts w:ascii="宋体" w:eastAsia="宋体" w:hAnsi="宋体"/>
          <w:sz w:val="24"/>
          <w:szCs w:val="24"/>
        </w:rPr>
      </w:pPr>
      <w:r w:rsidRPr="009045CC">
        <w:rPr>
          <w:rFonts w:ascii="宋体" w:eastAsia="宋体" w:hAnsi="宋体" w:hint="eastAsia"/>
          <w:sz w:val="24"/>
          <w:szCs w:val="24"/>
        </w:rPr>
        <w:t>（2）</w:t>
      </w:r>
      <w:r w:rsidR="00417860">
        <w:rPr>
          <w:rFonts w:ascii="宋体" w:eastAsia="宋体" w:hAnsi="宋体" w:hint="eastAsia"/>
          <w:sz w:val="24"/>
          <w:szCs w:val="24"/>
        </w:rPr>
        <w:t>系统校验其用户登录身份是否安全，若安全通过验证，则进入后台管理页面，否则回到登录页面重新输入账户名和密码；</w:t>
      </w:r>
      <w:r w:rsidR="00417860" w:rsidRPr="009045CC">
        <w:rPr>
          <w:rFonts w:ascii="宋体" w:eastAsia="宋体" w:hAnsi="宋体"/>
          <w:sz w:val="24"/>
          <w:szCs w:val="24"/>
        </w:rPr>
        <w:t xml:space="preserve"> </w:t>
      </w:r>
    </w:p>
    <w:p w14:paraId="4E0FEAB8" w14:textId="78DB7E9E" w:rsidR="00DE7C51" w:rsidRPr="009045CC" w:rsidRDefault="00BE4CD4" w:rsidP="00561726">
      <w:pPr>
        <w:spacing w:line="460" w:lineRule="exact"/>
        <w:ind w:firstLine="420"/>
        <w:rPr>
          <w:rFonts w:ascii="宋体" w:eastAsia="宋体" w:hAnsi="宋体"/>
          <w:sz w:val="24"/>
          <w:szCs w:val="24"/>
        </w:rPr>
      </w:pPr>
      <w:r w:rsidRPr="009045CC">
        <w:rPr>
          <w:rFonts w:ascii="宋体" w:eastAsia="宋体" w:hAnsi="宋体" w:hint="eastAsia"/>
          <w:sz w:val="24"/>
          <w:szCs w:val="24"/>
        </w:rPr>
        <w:t>（3）</w:t>
      </w:r>
      <w:r w:rsidR="008422AE">
        <w:rPr>
          <w:rFonts w:ascii="宋体" w:eastAsia="宋体" w:hAnsi="宋体" w:hint="eastAsia"/>
          <w:sz w:val="24"/>
          <w:szCs w:val="24"/>
        </w:rPr>
        <w:t>进入系统后，点击左侧菜单考生数据提取的考生信息提取，包含查询、新建、导出、修改、删除功能</w:t>
      </w:r>
      <w:r w:rsidR="00C21BAD">
        <w:rPr>
          <w:rFonts w:ascii="宋体" w:eastAsia="宋体" w:hAnsi="宋体" w:hint="eastAsia"/>
          <w:sz w:val="24"/>
          <w:szCs w:val="24"/>
        </w:rPr>
        <w:t>；</w:t>
      </w:r>
    </w:p>
    <w:p w14:paraId="1551C537" w14:textId="3762A54A" w:rsidR="00A945E7" w:rsidRDefault="00BE4CD4" w:rsidP="00561726">
      <w:pPr>
        <w:spacing w:line="460" w:lineRule="exact"/>
        <w:ind w:firstLine="420"/>
        <w:rPr>
          <w:rFonts w:ascii="宋体" w:eastAsia="宋体" w:hAnsi="宋体"/>
          <w:sz w:val="24"/>
          <w:szCs w:val="24"/>
        </w:rPr>
      </w:pPr>
      <w:r w:rsidRPr="009045CC">
        <w:rPr>
          <w:rFonts w:ascii="宋体" w:eastAsia="宋体" w:hAnsi="宋体" w:hint="eastAsia"/>
          <w:sz w:val="24"/>
          <w:szCs w:val="24"/>
        </w:rPr>
        <w:t>（4）</w:t>
      </w:r>
      <w:r w:rsidR="00C55122">
        <w:rPr>
          <w:rFonts w:ascii="宋体" w:eastAsia="宋体" w:hAnsi="宋体" w:hint="eastAsia"/>
          <w:sz w:val="24"/>
          <w:szCs w:val="24"/>
        </w:rPr>
        <w:t>如果招生办工作人员需要录入学生信息，则点击新增进行学生的录入；如果需要修改原有的学生信息，则点击修改，并输入新的信息，点击修改即可；若需要删除无用的学生信息，则点击列表上删除按钮即可删除。若需要详细了解学生信息，则可通过不同的条件进行检索；如果需要将检索的结果导出到本地进行另外处理，则可点击导出按钮</w:t>
      </w:r>
      <w:r w:rsidR="00A945E7" w:rsidRPr="009045CC">
        <w:rPr>
          <w:rFonts w:ascii="宋体" w:eastAsia="宋体" w:hAnsi="宋体" w:hint="eastAsia"/>
          <w:sz w:val="24"/>
          <w:szCs w:val="24"/>
        </w:rPr>
        <w:t>。</w:t>
      </w:r>
    </w:p>
    <w:p w14:paraId="5E6BE5EB" w14:textId="7D0B0244" w:rsidR="007C71D8" w:rsidRPr="007973DF" w:rsidRDefault="007C71D8" w:rsidP="00561726">
      <w:pPr>
        <w:spacing w:line="460" w:lineRule="exact"/>
        <w:ind w:firstLine="420"/>
        <w:rPr>
          <w:rFonts w:ascii="宋体" w:eastAsia="宋体" w:hAnsi="宋体"/>
          <w:sz w:val="24"/>
          <w:szCs w:val="24"/>
        </w:rPr>
      </w:pPr>
      <w:r>
        <w:rPr>
          <w:rFonts w:ascii="宋体" w:eastAsia="宋体" w:hAnsi="宋体" w:hint="eastAsia"/>
          <w:sz w:val="24"/>
          <w:szCs w:val="24"/>
        </w:rPr>
        <w:t>（5）流程结束</w:t>
      </w:r>
    </w:p>
    <w:p w14:paraId="142FCD46" w14:textId="29ED91EE" w:rsidR="009832DC" w:rsidRPr="009045CC" w:rsidRDefault="009832DC" w:rsidP="009045CC">
      <w:pPr>
        <w:spacing w:line="460" w:lineRule="exact"/>
        <w:rPr>
          <w:rFonts w:ascii="宋体" w:eastAsia="宋体" w:hAnsi="宋体"/>
          <w:sz w:val="24"/>
          <w:szCs w:val="24"/>
        </w:rPr>
      </w:pPr>
      <w:r w:rsidRPr="009045CC">
        <w:rPr>
          <w:rFonts w:ascii="宋体" w:eastAsia="宋体" w:hAnsi="宋体"/>
          <w:sz w:val="24"/>
          <w:szCs w:val="24"/>
        </w:rPr>
        <w:tab/>
      </w:r>
      <w:r w:rsidR="00F26176">
        <w:rPr>
          <w:rFonts w:ascii="宋体" w:eastAsia="宋体" w:hAnsi="宋体" w:hint="eastAsia"/>
          <w:sz w:val="24"/>
          <w:szCs w:val="24"/>
        </w:rPr>
        <w:t>由上述流程阐述可得</w:t>
      </w:r>
      <w:r w:rsidR="00FC4C60" w:rsidRPr="007973DF">
        <w:rPr>
          <w:rFonts w:ascii="宋体" w:eastAsia="宋体" w:hAnsi="宋体" w:hint="eastAsia"/>
          <w:sz w:val="24"/>
          <w:szCs w:val="24"/>
        </w:rPr>
        <w:t>考生数据提取模块</w:t>
      </w:r>
      <w:r w:rsidR="00F26176">
        <w:rPr>
          <w:rFonts w:ascii="宋体" w:eastAsia="宋体" w:hAnsi="宋体" w:hint="eastAsia"/>
          <w:sz w:val="24"/>
          <w:szCs w:val="24"/>
        </w:rPr>
        <w:t>，以</w:t>
      </w:r>
      <w:r w:rsidR="00AE51C4">
        <w:rPr>
          <w:rFonts w:ascii="宋体" w:eastAsia="宋体" w:hAnsi="宋体" w:hint="eastAsia"/>
          <w:sz w:val="24"/>
          <w:szCs w:val="24"/>
        </w:rPr>
        <w:t>修改考生信息</w:t>
      </w:r>
      <w:r w:rsidR="00F26176">
        <w:rPr>
          <w:rFonts w:ascii="宋体" w:eastAsia="宋体" w:hAnsi="宋体" w:hint="eastAsia"/>
          <w:sz w:val="24"/>
          <w:szCs w:val="24"/>
        </w:rPr>
        <w:t>功能为例，撰写</w:t>
      </w:r>
      <w:r w:rsidR="001E3442">
        <w:rPr>
          <w:rFonts w:ascii="宋体" w:eastAsia="宋体" w:hAnsi="宋体" w:hint="eastAsia"/>
          <w:sz w:val="24"/>
          <w:szCs w:val="24"/>
        </w:rPr>
        <w:t>活动图</w:t>
      </w:r>
      <w:r w:rsidR="00F26176">
        <w:rPr>
          <w:rFonts w:ascii="宋体" w:eastAsia="宋体" w:hAnsi="宋体" w:hint="eastAsia"/>
          <w:sz w:val="24"/>
          <w:szCs w:val="24"/>
        </w:rPr>
        <w:t>见图</w:t>
      </w:r>
      <w:r w:rsidR="00421709">
        <w:rPr>
          <w:rFonts w:ascii="宋体" w:eastAsia="宋体" w:hAnsi="宋体"/>
          <w:sz w:val="24"/>
          <w:szCs w:val="24"/>
        </w:rPr>
        <w:t>4</w:t>
      </w:r>
      <w:r w:rsidR="00F26176">
        <w:rPr>
          <w:rFonts w:ascii="宋体" w:eastAsia="宋体" w:hAnsi="宋体"/>
          <w:sz w:val="24"/>
          <w:szCs w:val="24"/>
        </w:rPr>
        <w:t>-</w:t>
      </w:r>
      <w:r w:rsidR="005E6C64">
        <w:rPr>
          <w:rFonts w:ascii="宋体" w:eastAsia="宋体" w:hAnsi="宋体"/>
          <w:sz w:val="24"/>
          <w:szCs w:val="24"/>
        </w:rPr>
        <w:t>4</w:t>
      </w:r>
    </w:p>
    <w:p w14:paraId="6F2D9011" w14:textId="77777777" w:rsidR="006E02B7" w:rsidRDefault="005A65F8" w:rsidP="006E02B7">
      <w:pPr>
        <w:keepNext/>
        <w:ind w:firstLine="420"/>
      </w:pPr>
      <w:r w:rsidRPr="005A65F8">
        <w:rPr>
          <w:noProof/>
        </w:rPr>
        <w:lastRenderedPageBreak/>
        <w:drawing>
          <wp:inline distT="0" distB="0" distL="0" distR="0" wp14:anchorId="1B4E3AB6" wp14:editId="766C09F5">
            <wp:extent cx="3676650" cy="5200650"/>
            <wp:effectExtent l="0" t="0" r="0" b="0"/>
            <wp:docPr id="23" name="图片 23" descr="C:\Users\Lover\AppData\Local\Temp\WeChat Files\f0c2635043fcbd47697826c0e85b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ver\AppData\Local\Temp\WeChat Files\f0c2635043fcbd47697826c0e85b1f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5200650"/>
                    </a:xfrm>
                    <a:prstGeom prst="rect">
                      <a:avLst/>
                    </a:prstGeom>
                    <a:noFill/>
                    <a:ln>
                      <a:noFill/>
                    </a:ln>
                  </pic:spPr>
                </pic:pic>
              </a:graphicData>
            </a:graphic>
          </wp:inline>
        </w:drawing>
      </w:r>
    </w:p>
    <w:p w14:paraId="40897F03" w14:textId="7EB0EFEA" w:rsidR="00C976AD" w:rsidRPr="006E02B7" w:rsidRDefault="006E02B7" w:rsidP="006E02B7">
      <w:pPr>
        <w:pStyle w:val="af4"/>
        <w:jc w:val="center"/>
        <w:rPr>
          <w:rFonts w:ascii="黑体" w:hAnsi="黑体"/>
          <w:sz w:val="21"/>
          <w:szCs w:val="21"/>
        </w:rPr>
      </w:pPr>
      <w:r w:rsidRPr="006E02B7">
        <w:rPr>
          <w:rFonts w:ascii="黑体" w:hAnsi="黑体"/>
          <w:sz w:val="21"/>
          <w:szCs w:val="21"/>
        </w:rPr>
        <w:t xml:space="preserve">考生数据提取 </w:t>
      </w:r>
      <w:r w:rsidR="00786732">
        <w:rPr>
          <w:rFonts w:ascii="黑体" w:hAnsi="黑体"/>
          <w:sz w:val="21"/>
          <w:szCs w:val="21"/>
        </w:rPr>
        <w:t>4-4</w:t>
      </w:r>
    </w:p>
    <w:p w14:paraId="571BF99B" w14:textId="6255F867" w:rsidR="00C976AD" w:rsidRDefault="009013BB" w:rsidP="00D847EC">
      <w:pPr>
        <w:pStyle w:val="3"/>
        <w:numPr>
          <w:ilvl w:val="2"/>
          <w:numId w:val="10"/>
        </w:numPr>
        <w:rPr>
          <w:noProof/>
        </w:rPr>
      </w:pPr>
      <w:bookmarkStart w:id="175" w:name="_Toc510169422"/>
      <w:r>
        <w:rPr>
          <w:rFonts w:hint="eastAsia"/>
          <w:noProof/>
        </w:rPr>
        <w:t>招生</w:t>
      </w:r>
      <w:r w:rsidR="0021793C">
        <w:rPr>
          <w:rFonts w:hint="eastAsia"/>
          <w:noProof/>
        </w:rPr>
        <w:t>计划</w:t>
      </w:r>
      <w:r>
        <w:rPr>
          <w:rFonts w:hint="eastAsia"/>
          <w:noProof/>
        </w:rPr>
        <w:t>管理</w:t>
      </w:r>
      <w:r w:rsidR="00C976AD">
        <w:rPr>
          <w:rFonts w:hint="eastAsia"/>
          <w:noProof/>
        </w:rPr>
        <w:t>模块</w:t>
      </w:r>
      <w:bookmarkEnd w:id="175"/>
    </w:p>
    <w:p w14:paraId="793C6545" w14:textId="47863A47" w:rsidR="007D53AE" w:rsidRPr="00D07EF1" w:rsidRDefault="00475387" w:rsidP="009F72E4">
      <w:pPr>
        <w:spacing w:line="460" w:lineRule="exact"/>
        <w:ind w:firstLine="420"/>
        <w:rPr>
          <w:rFonts w:ascii="宋体" w:eastAsia="宋体" w:hAnsi="宋体"/>
          <w:sz w:val="24"/>
          <w:szCs w:val="24"/>
        </w:rPr>
      </w:pPr>
      <w:r>
        <w:rPr>
          <w:rFonts w:ascii="宋体" w:eastAsia="宋体" w:hAnsi="宋体" w:hint="eastAsia"/>
          <w:sz w:val="24"/>
          <w:szCs w:val="24"/>
        </w:rPr>
        <w:t>招生计划管理模块由招生信息管理和招生信息变更审核两部分组成。此模块</w:t>
      </w:r>
      <w:r w:rsidRPr="00545C72">
        <w:rPr>
          <w:rFonts w:ascii="宋体" w:eastAsia="宋体" w:hAnsi="宋体" w:hint="eastAsia"/>
          <w:sz w:val="24"/>
          <w:szCs w:val="24"/>
        </w:rPr>
        <w:t>提供院招生办决策招生计划的功能，</w:t>
      </w:r>
      <w:r>
        <w:rPr>
          <w:rFonts w:ascii="宋体" w:eastAsia="宋体" w:hAnsi="宋体" w:hint="eastAsia"/>
          <w:sz w:val="24"/>
          <w:szCs w:val="24"/>
        </w:rPr>
        <w:t>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领导对其修改内容进行审核。审核通过则允许修改其内容，审核不通过则表示不允许工作人员修改学院专业信息库</w:t>
      </w:r>
      <w:r w:rsidR="00630C3E" w:rsidRPr="00D07EF1">
        <w:rPr>
          <w:rFonts w:ascii="宋体" w:eastAsia="宋体" w:hAnsi="宋体" w:hint="eastAsia"/>
          <w:sz w:val="24"/>
          <w:szCs w:val="24"/>
        </w:rPr>
        <w:t>。</w:t>
      </w:r>
      <w:r w:rsidR="00F66B1A">
        <w:rPr>
          <w:rFonts w:ascii="宋体" w:eastAsia="宋体" w:hAnsi="宋体" w:hint="eastAsia"/>
          <w:sz w:val="24"/>
          <w:szCs w:val="24"/>
        </w:rPr>
        <w:t>以</w:t>
      </w:r>
      <w:r w:rsidR="00EF1B22">
        <w:rPr>
          <w:rFonts w:ascii="宋体" w:eastAsia="宋体" w:hAnsi="宋体" w:hint="eastAsia"/>
          <w:sz w:val="24"/>
          <w:szCs w:val="24"/>
        </w:rPr>
        <w:t>招生计划</w:t>
      </w:r>
      <w:r w:rsidR="00630C3E" w:rsidRPr="00D07EF1">
        <w:rPr>
          <w:rFonts w:ascii="宋体" w:eastAsia="宋体" w:hAnsi="宋体" w:hint="eastAsia"/>
          <w:sz w:val="24"/>
          <w:szCs w:val="24"/>
        </w:rPr>
        <w:t>管理的</w:t>
      </w:r>
      <w:r w:rsidR="00E86F9C">
        <w:rPr>
          <w:rFonts w:ascii="宋体" w:eastAsia="宋体" w:hAnsi="宋体" w:hint="eastAsia"/>
          <w:sz w:val="24"/>
          <w:szCs w:val="24"/>
        </w:rPr>
        <w:t>招生信息变更审核</w:t>
      </w:r>
      <w:r w:rsidR="00630C3E" w:rsidRPr="00D07EF1">
        <w:rPr>
          <w:rFonts w:ascii="宋体" w:eastAsia="宋体" w:hAnsi="宋体" w:hint="eastAsia"/>
          <w:sz w:val="24"/>
          <w:szCs w:val="24"/>
        </w:rPr>
        <w:t>操作流程如下：</w:t>
      </w:r>
      <w:r w:rsidR="002A7423" w:rsidRPr="00D07EF1">
        <w:rPr>
          <w:rFonts w:ascii="宋体" w:eastAsia="宋体" w:hAnsi="宋体"/>
          <w:sz w:val="24"/>
          <w:szCs w:val="24"/>
        </w:rPr>
        <w:tab/>
      </w:r>
    </w:p>
    <w:p w14:paraId="08560C89" w14:textId="77777777" w:rsidR="0004043D" w:rsidRPr="009045CC" w:rsidRDefault="0004043D" w:rsidP="0004043D">
      <w:pPr>
        <w:spacing w:line="460" w:lineRule="exact"/>
        <w:ind w:firstLine="420"/>
        <w:rPr>
          <w:rFonts w:ascii="宋体" w:eastAsia="宋体" w:hAnsi="宋体"/>
          <w:sz w:val="24"/>
          <w:szCs w:val="24"/>
        </w:rPr>
      </w:pPr>
      <w:r w:rsidRPr="009045CC">
        <w:rPr>
          <w:rFonts w:ascii="宋体" w:eastAsia="宋体" w:hAnsi="宋体" w:hint="eastAsia"/>
          <w:sz w:val="24"/>
          <w:szCs w:val="24"/>
        </w:rPr>
        <w:lastRenderedPageBreak/>
        <w:t>（1）</w:t>
      </w:r>
      <w:r>
        <w:rPr>
          <w:rFonts w:ascii="宋体" w:eastAsia="宋体" w:hAnsi="宋体" w:hint="eastAsia"/>
          <w:sz w:val="24"/>
          <w:szCs w:val="24"/>
        </w:rPr>
        <w:t>招生办工作人员进入到登录界面，在登录界面输入账户名、密码及身份三项基本信息后，点击登录；</w:t>
      </w:r>
    </w:p>
    <w:p w14:paraId="3D92664A" w14:textId="77777777" w:rsidR="007F5017" w:rsidRDefault="0004043D" w:rsidP="0004043D">
      <w:pPr>
        <w:spacing w:line="460" w:lineRule="exact"/>
        <w:ind w:firstLine="420"/>
        <w:rPr>
          <w:rFonts w:ascii="宋体" w:eastAsia="宋体" w:hAnsi="宋体"/>
          <w:sz w:val="24"/>
          <w:szCs w:val="24"/>
        </w:rPr>
      </w:pPr>
      <w:r w:rsidRPr="009045CC">
        <w:rPr>
          <w:rFonts w:ascii="宋体" w:eastAsia="宋体" w:hAnsi="宋体" w:hint="eastAsia"/>
          <w:sz w:val="24"/>
          <w:szCs w:val="24"/>
        </w:rPr>
        <w:t>（2）</w:t>
      </w:r>
      <w:r>
        <w:rPr>
          <w:rFonts w:ascii="宋体" w:eastAsia="宋体" w:hAnsi="宋体" w:hint="eastAsia"/>
          <w:sz w:val="24"/>
          <w:szCs w:val="24"/>
        </w:rPr>
        <w:t>系统校验其用户登录身份是否安全，若安全通过验证，则进入后台管理页面，否则回到登录页面重新输入账户名和密码；</w:t>
      </w:r>
    </w:p>
    <w:p w14:paraId="6C34B638" w14:textId="3AB24B91" w:rsidR="007D53AE" w:rsidRPr="00D07EF1" w:rsidRDefault="00B853AC" w:rsidP="0004043D">
      <w:pPr>
        <w:spacing w:line="460" w:lineRule="exact"/>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sidR="00445FB0">
        <w:rPr>
          <w:rFonts w:ascii="宋体" w:eastAsia="宋体" w:hAnsi="宋体"/>
          <w:sz w:val="24"/>
          <w:szCs w:val="24"/>
        </w:rPr>
        <w:t xml:space="preserve"> </w:t>
      </w:r>
      <w:r w:rsidR="007D53AE" w:rsidRPr="00D07EF1">
        <w:rPr>
          <w:rFonts w:ascii="宋体" w:eastAsia="宋体" w:hAnsi="宋体" w:hint="eastAsia"/>
          <w:sz w:val="24"/>
          <w:szCs w:val="24"/>
        </w:rPr>
        <w:t>点击</w:t>
      </w:r>
      <w:r w:rsidR="002528FC">
        <w:rPr>
          <w:rFonts w:ascii="宋体" w:eastAsia="宋体" w:hAnsi="宋体" w:hint="eastAsia"/>
          <w:sz w:val="24"/>
          <w:szCs w:val="24"/>
        </w:rPr>
        <w:t>左侧菜单的</w:t>
      </w:r>
      <w:r w:rsidR="002528FC" w:rsidRPr="00D07EF1">
        <w:rPr>
          <w:rFonts w:ascii="宋体" w:eastAsia="宋体" w:hAnsi="宋体" w:hint="eastAsia"/>
          <w:sz w:val="24"/>
          <w:szCs w:val="24"/>
        </w:rPr>
        <w:t xml:space="preserve"> </w:t>
      </w:r>
      <w:r w:rsidR="007D53AE" w:rsidRPr="00D07EF1">
        <w:rPr>
          <w:rFonts w:ascii="宋体" w:eastAsia="宋体" w:hAnsi="宋体" w:hint="eastAsia"/>
          <w:sz w:val="24"/>
          <w:szCs w:val="24"/>
        </w:rPr>
        <w:t>“</w:t>
      </w:r>
      <w:r w:rsidR="002528FC">
        <w:rPr>
          <w:rFonts w:ascii="宋体" w:eastAsia="宋体" w:hAnsi="宋体" w:hint="eastAsia"/>
          <w:sz w:val="24"/>
          <w:szCs w:val="24"/>
        </w:rPr>
        <w:t>招生计划信息变更审核</w:t>
      </w:r>
      <w:r w:rsidR="007D53AE" w:rsidRPr="00D07EF1">
        <w:rPr>
          <w:rFonts w:ascii="宋体" w:eastAsia="宋体" w:hAnsi="宋体" w:hint="eastAsia"/>
          <w:sz w:val="24"/>
          <w:szCs w:val="24"/>
        </w:rPr>
        <w:t>”菜单，</w:t>
      </w:r>
      <w:r w:rsidR="009365F1" w:rsidRPr="00D07EF1">
        <w:rPr>
          <w:rFonts w:ascii="宋体" w:eastAsia="宋体" w:hAnsi="宋体"/>
          <w:sz w:val="24"/>
          <w:szCs w:val="24"/>
        </w:rPr>
        <w:t xml:space="preserve"> </w:t>
      </w:r>
      <w:r w:rsidR="00C319DC">
        <w:rPr>
          <w:rFonts w:ascii="宋体" w:eastAsia="宋体" w:hAnsi="宋体" w:hint="eastAsia"/>
          <w:sz w:val="24"/>
          <w:szCs w:val="24"/>
        </w:rPr>
        <w:t>其包含功能有查询、审核通过、审核不通过；</w:t>
      </w:r>
    </w:p>
    <w:p w14:paraId="400DDB3E" w14:textId="29DAF468" w:rsidR="002131A2" w:rsidRPr="00D07EF1" w:rsidRDefault="00B853AC" w:rsidP="00B853AC">
      <w:pPr>
        <w:spacing w:line="460" w:lineRule="exact"/>
        <w:ind w:firstLine="420"/>
        <w:rPr>
          <w:rFonts w:ascii="宋体" w:eastAsia="宋体" w:hAnsi="宋体"/>
          <w:sz w:val="24"/>
          <w:szCs w:val="24"/>
        </w:rPr>
      </w:pPr>
      <w:r>
        <w:rPr>
          <w:rFonts w:ascii="宋体" w:eastAsia="宋体" w:hAnsi="宋体" w:hint="eastAsia"/>
          <w:sz w:val="24"/>
          <w:szCs w:val="24"/>
        </w:rPr>
        <w:t>（4）</w:t>
      </w:r>
      <w:r w:rsidR="009E38D0">
        <w:rPr>
          <w:rFonts w:ascii="宋体" w:eastAsia="宋体" w:hAnsi="宋体" w:hint="eastAsia"/>
          <w:sz w:val="24"/>
          <w:szCs w:val="24"/>
        </w:rPr>
        <w:t>若招生办工作人员对学院招生计划信息库进行篡改，由于招生计划决策需要管理人员审核，故其信息并未直接修改，而会将其修改内容记录到审核记录表。</w:t>
      </w:r>
    </w:p>
    <w:p w14:paraId="5229A596" w14:textId="3A93AB6E" w:rsidR="002131A2" w:rsidRDefault="00B853AC" w:rsidP="00B853AC">
      <w:pPr>
        <w:spacing w:line="460" w:lineRule="exact"/>
        <w:ind w:firstLine="420"/>
        <w:rPr>
          <w:rFonts w:ascii="宋体" w:eastAsia="宋体" w:hAnsi="宋体"/>
          <w:sz w:val="24"/>
          <w:szCs w:val="24"/>
        </w:rPr>
      </w:pPr>
      <w:r>
        <w:rPr>
          <w:rFonts w:ascii="宋体" w:eastAsia="宋体" w:hAnsi="宋体" w:hint="eastAsia"/>
          <w:sz w:val="24"/>
          <w:szCs w:val="24"/>
        </w:rPr>
        <w:t>（5）</w:t>
      </w:r>
      <w:r w:rsidR="009E408A">
        <w:rPr>
          <w:rFonts w:ascii="宋体" w:eastAsia="宋体" w:hAnsi="宋体" w:hint="eastAsia"/>
          <w:sz w:val="24"/>
          <w:szCs w:val="24"/>
        </w:rPr>
        <w:t>管理员勾选审核记录，点击审核通过，系统将学院招生信息库的</w:t>
      </w:r>
      <w:r w:rsidR="00F6067D">
        <w:rPr>
          <w:rFonts w:ascii="宋体" w:eastAsia="宋体" w:hAnsi="宋体" w:hint="eastAsia"/>
          <w:sz w:val="24"/>
          <w:szCs w:val="24"/>
        </w:rPr>
        <w:t>内容将起效，审核记录表的审核状态也变为审核通过。否则其修改内容失效，审核记录表的审核状态变为审核不通过；</w:t>
      </w:r>
    </w:p>
    <w:p w14:paraId="4E246045" w14:textId="3A9455F2" w:rsidR="00416C79" w:rsidRPr="00D07EF1" w:rsidRDefault="00416C79" w:rsidP="00B853AC">
      <w:pPr>
        <w:spacing w:line="460" w:lineRule="exact"/>
        <w:ind w:firstLine="420"/>
        <w:rPr>
          <w:rFonts w:ascii="宋体" w:eastAsia="宋体" w:hAnsi="宋体"/>
          <w:sz w:val="24"/>
          <w:szCs w:val="24"/>
        </w:rPr>
      </w:pPr>
      <w:r>
        <w:rPr>
          <w:rFonts w:ascii="宋体" w:eastAsia="宋体" w:hAnsi="宋体" w:hint="eastAsia"/>
          <w:sz w:val="24"/>
          <w:szCs w:val="24"/>
        </w:rPr>
        <w:t>（6）流程结束</w:t>
      </w:r>
    </w:p>
    <w:p w14:paraId="59D4EEFF" w14:textId="42D1F8D3" w:rsidR="002131A2" w:rsidRDefault="002131A2" w:rsidP="00D07EF1">
      <w:pPr>
        <w:spacing w:line="460" w:lineRule="exact"/>
        <w:rPr>
          <w:noProof/>
        </w:rPr>
      </w:pPr>
      <w:r w:rsidRPr="00D07EF1">
        <w:rPr>
          <w:rFonts w:ascii="宋体" w:eastAsia="宋体" w:hAnsi="宋体"/>
          <w:sz w:val="24"/>
          <w:szCs w:val="24"/>
        </w:rPr>
        <w:tab/>
      </w:r>
      <w:r w:rsidR="00600D35">
        <w:rPr>
          <w:rFonts w:ascii="宋体" w:eastAsia="宋体" w:hAnsi="宋体" w:hint="eastAsia"/>
          <w:sz w:val="24"/>
          <w:szCs w:val="24"/>
        </w:rPr>
        <w:t>由上述流程阐述可得</w:t>
      </w:r>
      <w:r w:rsidR="008823F5">
        <w:rPr>
          <w:rFonts w:ascii="宋体" w:eastAsia="宋体" w:hAnsi="宋体" w:hint="eastAsia"/>
          <w:sz w:val="24"/>
          <w:szCs w:val="24"/>
        </w:rPr>
        <w:t>招生计划管理</w:t>
      </w:r>
      <w:r w:rsidR="00600D35" w:rsidRPr="007973DF">
        <w:rPr>
          <w:rFonts w:ascii="宋体" w:eastAsia="宋体" w:hAnsi="宋体" w:hint="eastAsia"/>
          <w:sz w:val="24"/>
          <w:szCs w:val="24"/>
        </w:rPr>
        <w:t>模块</w:t>
      </w:r>
      <w:r w:rsidR="00600D35">
        <w:rPr>
          <w:rFonts w:ascii="宋体" w:eastAsia="宋体" w:hAnsi="宋体" w:hint="eastAsia"/>
          <w:sz w:val="24"/>
          <w:szCs w:val="24"/>
        </w:rPr>
        <w:t>，以</w:t>
      </w:r>
      <w:r w:rsidR="009A372A">
        <w:rPr>
          <w:rFonts w:ascii="宋体" w:eastAsia="宋体" w:hAnsi="宋体" w:hint="eastAsia"/>
          <w:sz w:val="24"/>
          <w:szCs w:val="24"/>
        </w:rPr>
        <w:t>招生信息变更审核</w:t>
      </w:r>
      <w:r w:rsidR="00600D35">
        <w:rPr>
          <w:rFonts w:ascii="宋体" w:eastAsia="宋体" w:hAnsi="宋体" w:hint="eastAsia"/>
          <w:sz w:val="24"/>
          <w:szCs w:val="24"/>
        </w:rPr>
        <w:t>功能为例，撰写</w:t>
      </w:r>
      <w:r w:rsidR="001E3442">
        <w:rPr>
          <w:rFonts w:ascii="宋体" w:eastAsia="宋体" w:hAnsi="宋体" w:hint="eastAsia"/>
          <w:sz w:val="24"/>
          <w:szCs w:val="24"/>
        </w:rPr>
        <w:t>活动图</w:t>
      </w:r>
      <w:r w:rsidR="00600D35">
        <w:rPr>
          <w:rFonts w:ascii="宋体" w:eastAsia="宋体" w:hAnsi="宋体" w:hint="eastAsia"/>
          <w:sz w:val="24"/>
          <w:szCs w:val="24"/>
        </w:rPr>
        <w:t>见图4</w:t>
      </w:r>
      <w:r w:rsidR="00600D35">
        <w:rPr>
          <w:rFonts w:ascii="宋体" w:eastAsia="宋体" w:hAnsi="宋体"/>
          <w:sz w:val="24"/>
          <w:szCs w:val="24"/>
        </w:rPr>
        <w:t>-</w:t>
      </w:r>
      <w:r w:rsidR="00D22EEB">
        <w:rPr>
          <w:rFonts w:ascii="宋体" w:eastAsia="宋体" w:hAnsi="宋体"/>
          <w:sz w:val="24"/>
          <w:szCs w:val="24"/>
        </w:rPr>
        <w:t>5</w:t>
      </w:r>
    </w:p>
    <w:p w14:paraId="0F677A5C" w14:textId="77777777" w:rsidR="002131A2" w:rsidRDefault="002131A2" w:rsidP="002131A2">
      <w:pPr>
        <w:ind w:firstLine="420"/>
        <w:rPr>
          <w:noProof/>
        </w:rPr>
      </w:pPr>
    </w:p>
    <w:p w14:paraId="3DF8AAFB" w14:textId="77777777" w:rsidR="002131A2" w:rsidRDefault="002131A2" w:rsidP="002131A2">
      <w:pPr>
        <w:ind w:firstLine="420"/>
        <w:rPr>
          <w:noProof/>
        </w:rPr>
      </w:pPr>
    </w:p>
    <w:p w14:paraId="2CFFA211" w14:textId="65F920B1" w:rsidR="002A7423" w:rsidRDefault="002A7423" w:rsidP="00BB21AA">
      <w:pPr>
        <w:ind w:firstLine="420"/>
        <w:rPr>
          <w:noProof/>
        </w:rPr>
      </w:pPr>
      <w:r>
        <w:rPr>
          <w:noProof/>
        </w:rPr>
        <w:tab/>
      </w:r>
    </w:p>
    <w:p w14:paraId="744E5E4D" w14:textId="77777777" w:rsidR="00DC7E39" w:rsidRDefault="003D719F" w:rsidP="00DC7E39">
      <w:pPr>
        <w:keepNext/>
        <w:ind w:firstLine="420"/>
      </w:pPr>
      <w:r w:rsidRPr="003D719F">
        <w:rPr>
          <w:noProof/>
        </w:rPr>
        <w:lastRenderedPageBreak/>
        <w:drawing>
          <wp:inline distT="0" distB="0" distL="0" distR="0" wp14:anchorId="5E615605" wp14:editId="760FCF74">
            <wp:extent cx="4295775" cy="5019675"/>
            <wp:effectExtent l="0" t="0" r="9525" b="9525"/>
            <wp:docPr id="24" name="图片 24" descr="C:\Users\Lover\AppData\Local\Temp\WeChat Files\ab19358c61bcae9ebc28f2eb045c2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ver\AppData\Local\Temp\WeChat Files\ab19358c61bcae9ebc28f2eb045c2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5019675"/>
                    </a:xfrm>
                    <a:prstGeom prst="rect">
                      <a:avLst/>
                    </a:prstGeom>
                    <a:noFill/>
                    <a:ln>
                      <a:noFill/>
                    </a:ln>
                  </pic:spPr>
                </pic:pic>
              </a:graphicData>
            </a:graphic>
          </wp:inline>
        </w:drawing>
      </w:r>
    </w:p>
    <w:p w14:paraId="0D32F55B" w14:textId="4A84004E" w:rsidR="00397761" w:rsidRPr="0085650B" w:rsidRDefault="00DC7E39" w:rsidP="0085650B">
      <w:pPr>
        <w:pStyle w:val="af4"/>
        <w:jc w:val="center"/>
        <w:rPr>
          <w:rFonts w:ascii="黑体" w:hAnsi="黑体"/>
          <w:sz w:val="21"/>
          <w:szCs w:val="21"/>
        </w:rPr>
      </w:pPr>
      <w:r w:rsidRPr="0085650B">
        <w:rPr>
          <w:rFonts w:ascii="黑体" w:hAnsi="黑体"/>
          <w:sz w:val="21"/>
          <w:szCs w:val="21"/>
        </w:rPr>
        <w:t>招生计划管理 4-5</w:t>
      </w:r>
    </w:p>
    <w:p w14:paraId="644DEDD7" w14:textId="0E442B57" w:rsidR="00397761" w:rsidRDefault="00583CB6" w:rsidP="00D847EC">
      <w:pPr>
        <w:pStyle w:val="3"/>
        <w:numPr>
          <w:ilvl w:val="2"/>
          <w:numId w:val="10"/>
        </w:numPr>
        <w:rPr>
          <w:noProof/>
        </w:rPr>
      </w:pPr>
      <w:bookmarkStart w:id="176" w:name="_Toc510169423"/>
      <w:r>
        <w:rPr>
          <w:rFonts w:hint="eastAsia"/>
          <w:noProof/>
        </w:rPr>
        <w:t>招生</w:t>
      </w:r>
      <w:r w:rsidR="00381BB0">
        <w:rPr>
          <w:rFonts w:hint="eastAsia"/>
          <w:noProof/>
        </w:rPr>
        <w:t>宣传管理</w:t>
      </w:r>
      <w:r>
        <w:rPr>
          <w:rFonts w:hint="eastAsia"/>
          <w:noProof/>
        </w:rPr>
        <w:t>模块</w:t>
      </w:r>
      <w:bookmarkEnd w:id="176"/>
    </w:p>
    <w:p w14:paraId="4E35E89D" w14:textId="3CB2787E" w:rsidR="00583CB6" w:rsidRPr="0026763B" w:rsidRDefault="00B42C8B" w:rsidP="0026763B">
      <w:pPr>
        <w:spacing w:line="460" w:lineRule="exact"/>
        <w:ind w:firstLine="420"/>
        <w:rPr>
          <w:rFonts w:ascii="宋体" w:eastAsia="宋体" w:hAnsi="宋体"/>
          <w:sz w:val="24"/>
          <w:szCs w:val="24"/>
        </w:rPr>
      </w:pPr>
      <w:r w:rsidRPr="009C7D3B">
        <w:rPr>
          <w:rFonts w:ascii="宋体" w:eastAsia="宋体" w:hAnsi="宋体" w:hint="eastAsia"/>
          <w:sz w:val="24"/>
          <w:szCs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合，文件将上传失败，系统弹出提示模态框</w:t>
      </w:r>
      <w:r w:rsidR="00850C27">
        <w:rPr>
          <w:rFonts w:ascii="宋体" w:eastAsia="宋体" w:hAnsi="宋体" w:hint="eastAsia"/>
          <w:sz w:val="24"/>
          <w:szCs w:val="24"/>
        </w:rPr>
        <w:t>，</w:t>
      </w:r>
      <w:r w:rsidR="00430F03">
        <w:rPr>
          <w:rFonts w:ascii="宋体" w:eastAsia="宋体" w:hAnsi="宋体" w:hint="eastAsia"/>
          <w:sz w:val="24"/>
          <w:szCs w:val="24"/>
        </w:rPr>
        <w:t>其功能流程如下</w:t>
      </w:r>
      <w:r w:rsidR="00583CB6" w:rsidRPr="0026763B">
        <w:rPr>
          <w:rFonts w:ascii="宋体" w:eastAsia="宋体" w:hAnsi="宋体" w:hint="eastAsia"/>
          <w:sz w:val="24"/>
          <w:szCs w:val="24"/>
        </w:rPr>
        <w:t>：</w:t>
      </w:r>
    </w:p>
    <w:p w14:paraId="61716C9E" w14:textId="385C73BE" w:rsidR="000F05F2" w:rsidRPr="009045CC" w:rsidRDefault="000F05F2" w:rsidP="000F05F2">
      <w:pPr>
        <w:spacing w:line="460" w:lineRule="exact"/>
        <w:ind w:firstLine="420"/>
        <w:rPr>
          <w:rFonts w:ascii="宋体" w:eastAsia="宋体" w:hAnsi="宋体"/>
          <w:sz w:val="24"/>
          <w:szCs w:val="24"/>
        </w:rPr>
      </w:pPr>
      <w:r w:rsidRPr="009045CC">
        <w:rPr>
          <w:rFonts w:ascii="宋体" w:eastAsia="宋体" w:hAnsi="宋体" w:hint="eastAsia"/>
          <w:sz w:val="24"/>
          <w:szCs w:val="24"/>
        </w:rPr>
        <w:t>（1）</w:t>
      </w:r>
      <w:r>
        <w:rPr>
          <w:rFonts w:ascii="宋体" w:eastAsia="宋体" w:hAnsi="宋体" w:hint="eastAsia"/>
          <w:sz w:val="24"/>
          <w:szCs w:val="24"/>
        </w:rPr>
        <w:t>招生办工作人员进入到登录界面，在登录界面输入账户名、密码及身份三项基本信息后，点击登录；</w:t>
      </w:r>
    </w:p>
    <w:p w14:paraId="5760D1C6" w14:textId="77777777" w:rsidR="000F05F2" w:rsidRDefault="000F05F2" w:rsidP="000F05F2">
      <w:pPr>
        <w:spacing w:line="460" w:lineRule="exact"/>
        <w:ind w:firstLine="420"/>
        <w:rPr>
          <w:rFonts w:ascii="宋体" w:eastAsia="宋体" w:hAnsi="宋体"/>
          <w:sz w:val="24"/>
          <w:szCs w:val="24"/>
        </w:rPr>
      </w:pPr>
      <w:r w:rsidRPr="009045CC">
        <w:rPr>
          <w:rFonts w:ascii="宋体" w:eastAsia="宋体" w:hAnsi="宋体" w:hint="eastAsia"/>
          <w:sz w:val="24"/>
          <w:szCs w:val="24"/>
        </w:rPr>
        <w:t>（2）</w:t>
      </w:r>
      <w:r>
        <w:rPr>
          <w:rFonts w:ascii="宋体" w:eastAsia="宋体" w:hAnsi="宋体" w:hint="eastAsia"/>
          <w:sz w:val="24"/>
          <w:szCs w:val="24"/>
        </w:rPr>
        <w:t>系统校验其用户登录身份是否安全，若安全通过验证，则进入后台管理页面，否则回到登录页面重新输入账户名和密码；</w:t>
      </w:r>
    </w:p>
    <w:p w14:paraId="5548D8F4" w14:textId="0486B805" w:rsidR="00583CB6" w:rsidRPr="0026763B" w:rsidRDefault="00972443" w:rsidP="000F05F2">
      <w:pPr>
        <w:spacing w:line="460" w:lineRule="exact"/>
        <w:ind w:firstLine="420"/>
        <w:rPr>
          <w:rFonts w:ascii="宋体" w:eastAsia="宋体" w:hAnsi="宋体"/>
          <w:sz w:val="24"/>
          <w:szCs w:val="24"/>
        </w:rPr>
      </w:pPr>
      <w:r w:rsidRPr="0026763B">
        <w:rPr>
          <w:rFonts w:ascii="宋体" w:eastAsia="宋体" w:hAnsi="宋体" w:hint="eastAsia"/>
          <w:sz w:val="24"/>
          <w:szCs w:val="24"/>
        </w:rPr>
        <w:lastRenderedPageBreak/>
        <w:t>（3）</w:t>
      </w:r>
      <w:r w:rsidR="00583CB6" w:rsidRPr="0026763B">
        <w:rPr>
          <w:rFonts w:ascii="宋体" w:eastAsia="宋体" w:hAnsi="宋体" w:hint="eastAsia"/>
          <w:sz w:val="24"/>
          <w:szCs w:val="24"/>
        </w:rPr>
        <w:t>点击左侧</w:t>
      </w:r>
      <w:r w:rsidR="0034224F">
        <w:rPr>
          <w:rFonts w:ascii="宋体" w:eastAsia="宋体" w:hAnsi="宋体" w:hint="eastAsia"/>
          <w:sz w:val="24"/>
          <w:szCs w:val="24"/>
        </w:rPr>
        <w:t>菜单</w:t>
      </w:r>
      <w:r w:rsidR="0034224F" w:rsidRPr="0026763B">
        <w:rPr>
          <w:rFonts w:ascii="宋体" w:eastAsia="宋体" w:hAnsi="宋体" w:hint="eastAsia"/>
          <w:sz w:val="24"/>
          <w:szCs w:val="24"/>
        </w:rPr>
        <w:t xml:space="preserve"> </w:t>
      </w:r>
      <w:r w:rsidR="00583CB6" w:rsidRPr="0026763B">
        <w:rPr>
          <w:rFonts w:ascii="宋体" w:eastAsia="宋体" w:hAnsi="宋体" w:hint="eastAsia"/>
          <w:sz w:val="24"/>
          <w:szCs w:val="24"/>
        </w:rPr>
        <w:t>“</w:t>
      </w:r>
      <w:r w:rsidR="00977EFE">
        <w:rPr>
          <w:rFonts w:ascii="宋体" w:eastAsia="宋体" w:hAnsi="宋体" w:hint="eastAsia"/>
          <w:sz w:val="24"/>
          <w:szCs w:val="24"/>
        </w:rPr>
        <w:t>招生宣传管理</w:t>
      </w:r>
      <w:r w:rsidR="00583CB6" w:rsidRPr="0026763B">
        <w:rPr>
          <w:rFonts w:ascii="宋体" w:eastAsia="宋体" w:hAnsi="宋体" w:hint="eastAsia"/>
          <w:sz w:val="24"/>
          <w:szCs w:val="24"/>
        </w:rPr>
        <w:t>”，点击</w:t>
      </w:r>
      <w:r w:rsidR="00206BC6">
        <w:rPr>
          <w:rFonts w:ascii="宋体" w:eastAsia="宋体" w:hAnsi="宋体" w:hint="eastAsia"/>
          <w:sz w:val="24"/>
          <w:szCs w:val="24"/>
        </w:rPr>
        <w:t>子菜单</w:t>
      </w:r>
      <w:r w:rsidR="00583CB6" w:rsidRPr="0026763B">
        <w:rPr>
          <w:rFonts w:ascii="宋体" w:eastAsia="宋体" w:hAnsi="宋体" w:hint="eastAsia"/>
          <w:sz w:val="24"/>
          <w:szCs w:val="24"/>
        </w:rPr>
        <w:t>“</w:t>
      </w:r>
      <w:r w:rsidR="00177B58">
        <w:rPr>
          <w:rFonts w:ascii="宋体" w:eastAsia="宋体" w:hAnsi="宋体" w:hint="eastAsia"/>
          <w:sz w:val="24"/>
          <w:szCs w:val="24"/>
        </w:rPr>
        <w:t>招生宣传附件</w:t>
      </w:r>
      <w:r w:rsidR="00583CB6" w:rsidRPr="0026763B">
        <w:rPr>
          <w:rFonts w:ascii="宋体" w:eastAsia="宋体" w:hAnsi="宋体" w:hint="eastAsia"/>
          <w:sz w:val="24"/>
          <w:szCs w:val="24"/>
        </w:rPr>
        <w:t>”菜单，进</w:t>
      </w:r>
      <w:r w:rsidR="00233EB9">
        <w:rPr>
          <w:rFonts w:ascii="宋体" w:eastAsia="宋体" w:hAnsi="宋体" w:hint="eastAsia"/>
          <w:sz w:val="24"/>
          <w:szCs w:val="24"/>
        </w:rPr>
        <w:t>展示学院宣传相关附件</w:t>
      </w:r>
      <w:r w:rsidR="0017391B">
        <w:rPr>
          <w:rFonts w:ascii="宋体" w:eastAsia="宋体" w:hAnsi="宋体" w:hint="eastAsia"/>
          <w:sz w:val="24"/>
          <w:szCs w:val="24"/>
        </w:rPr>
        <w:t>，包含功能有查询、上传附件、下载文件</w:t>
      </w:r>
      <w:r w:rsidR="00583CB6" w:rsidRPr="0026763B">
        <w:rPr>
          <w:rFonts w:ascii="宋体" w:eastAsia="宋体" w:hAnsi="宋体" w:hint="eastAsia"/>
          <w:sz w:val="24"/>
          <w:szCs w:val="24"/>
        </w:rPr>
        <w:t>；</w:t>
      </w:r>
    </w:p>
    <w:p w14:paraId="58C7E6FC" w14:textId="5BE7D584" w:rsidR="00583CB6" w:rsidRPr="0026763B" w:rsidRDefault="00972443" w:rsidP="0026763B">
      <w:pPr>
        <w:spacing w:line="460" w:lineRule="exact"/>
        <w:ind w:firstLine="420"/>
        <w:rPr>
          <w:rFonts w:ascii="宋体" w:eastAsia="宋体" w:hAnsi="宋体"/>
          <w:sz w:val="24"/>
          <w:szCs w:val="24"/>
        </w:rPr>
      </w:pPr>
      <w:r w:rsidRPr="0026763B">
        <w:rPr>
          <w:rFonts w:ascii="宋体" w:eastAsia="宋体" w:hAnsi="宋体" w:hint="eastAsia"/>
          <w:sz w:val="24"/>
          <w:szCs w:val="24"/>
        </w:rPr>
        <w:t>（4）</w:t>
      </w:r>
      <w:r w:rsidR="00DC6933">
        <w:rPr>
          <w:rFonts w:ascii="宋体" w:eastAsia="宋体" w:hAnsi="宋体" w:hint="eastAsia"/>
          <w:sz w:val="24"/>
          <w:szCs w:val="24"/>
        </w:rPr>
        <w:t>若</w:t>
      </w:r>
      <w:r w:rsidR="006776DF">
        <w:rPr>
          <w:rFonts w:ascii="宋体" w:eastAsia="宋体" w:hAnsi="宋体" w:hint="eastAsia"/>
          <w:sz w:val="24"/>
          <w:szCs w:val="24"/>
        </w:rPr>
        <w:t>招生办工作人员需要对附件进行管理时，可上传宣传相关的附件；</w:t>
      </w:r>
    </w:p>
    <w:p w14:paraId="1CE85412" w14:textId="23DCAC2A" w:rsidR="00583CB6" w:rsidRPr="0026763B" w:rsidRDefault="00972443" w:rsidP="0026763B">
      <w:pPr>
        <w:spacing w:line="460" w:lineRule="exact"/>
        <w:ind w:firstLine="420"/>
        <w:rPr>
          <w:rFonts w:ascii="宋体" w:eastAsia="宋体" w:hAnsi="宋体"/>
          <w:sz w:val="24"/>
          <w:szCs w:val="24"/>
        </w:rPr>
      </w:pPr>
      <w:r w:rsidRPr="0026763B">
        <w:rPr>
          <w:rFonts w:ascii="宋体" w:eastAsia="宋体" w:hAnsi="宋体" w:hint="eastAsia"/>
          <w:sz w:val="24"/>
          <w:szCs w:val="24"/>
        </w:rPr>
        <w:t>（5）</w:t>
      </w:r>
      <w:r w:rsidR="006776DF">
        <w:rPr>
          <w:rFonts w:ascii="宋体" w:eastAsia="宋体" w:hAnsi="宋体" w:hint="eastAsia"/>
          <w:sz w:val="24"/>
          <w:szCs w:val="24"/>
        </w:rPr>
        <w:t>若用户输入查询条件，点击查询，</w:t>
      </w:r>
      <w:r w:rsidR="00583CB6" w:rsidRPr="0026763B">
        <w:rPr>
          <w:rFonts w:ascii="宋体" w:eastAsia="宋体" w:hAnsi="宋体" w:hint="eastAsia"/>
          <w:sz w:val="24"/>
          <w:szCs w:val="24"/>
        </w:rPr>
        <w:t>系统</w:t>
      </w:r>
      <w:r w:rsidR="00D65D80">
        <w:rPr>
          <w:rFonts w:ascii="宋体" w:eastAsia="宋体" w:hAnsi="宋体" w:hint="eastAsia"/>
          <w:sz w:val="24"/>
          <w:szCs w:val="24"/>
        </w:rPr>
        <w:t>展示检索结果，转步骤（7）</w:t>
      </w:r>
    </w:p>
    <w:p w14:paraId="0F013600" w14:textId="5587A8C2" w:rsidR="00583CB6" w:rsidRPr="0026763B" w:rsidRDefault="00972443" w:rsidP="0026763B">
      <w:pPr>
        <w:spacing w:line="460" w:lineRule="exact"/>
        <w:ind w:firstLine="420"/>
        <w:rPr>
          <w:rFonts w:ascii="宋体" w:eastAsia="宋体" w:hAnsi="宋体"/>
          <w:sz w:val="24"/>
          <w:szCs w:val="24"/>
        </w:rPr>
      </w:pPr>
      <w:r w:rsidRPr="0026763B">
        <w:rPr>
          <w:rFonts w:ascii="宋体" w:eastAsia="宋体" w:hAnsi="宋体" w:hint="eastAsia"/>
          <w:sz w:val="24"/>
          <w:szCs w:val="24"/>
        </w:rPr>
        <w:t>（6</w:t>
      </w:r>
      <w:r w:rsidR="003A1D4F">
        <w:rPr>
          <w:rFonts w:ascii="宋体" w:eastAsia="宋体" w:hAnsi="宋体" w:hint="eastAsia"/>
          <w:sz w:val="24"/>
          <w:szCs w:val="24"/>
        </w:rPr>
        <w:t>）在附件列表任一附件点击下载文件</w:t>
      </w:r>
      <w:r w:rsidR="00583CB6" w:rsidRPr="0026763B">
        <w:rPr>
          <w:rFonts w:ascii="宋体" w:eastAsia="宋体" w:hAnsi="宋体" w:hint="eastAsia"/>
          <w:sz w:val="24"/>
          <w:szCs w:val="24"/>
        </w:rPr>
        <w:t>，</w:t>
      </w:r>
      <w:r w:rsidR="003A1D4F">
        <w:rPr>
          <w:rFonts w:ascii="宋体" w:eastAsia="宋体" w:hAnsi="宋体" w:hint="eastAsia"/>
          <w:sz w:val="24"/>
          <w:szCs w:val="24"/>
        </w:rPr>
        <w:t>系统将文件下载到本地，转步骤（7）</w:t>
      </w:r>
      <w:r w:rsidR="003A1D4F" w:rsidRPr="0026763B">
        <w:rPr>
          <w:rFonts w:ascii="宋体" w:eastAsia="宋体" w:hAnsi="宋体"/>
          <w:sz w:val="24"/>
          <w:szCs w:val="24"/>
        </w:rPr>
        <w:t xml:space="preserve"> </w:t>
      </w:r>
    </w:p>
    <w:p w14:paraId="78F50D6B" w14:textId="1D35402B" w:rsidR="00583CB6" w:rsidRPr="0026763B" w:rsidRDefault="00972443" w:rsidP="0026763B">
      <w:pPr>
        <w:spacing w:line="460" w:lineRule="exact"/>
        <w:ind w:firstLine="420"/>
        <w:rPr>
          <w:rFonts w:ascii="宋体" w:eastAsia="宋体" w:hAnsi="宋体"/>
          <w:sz w:val="24"/>
          <w:szCs w:val="24"/>
        </w:rPr>
      </w:pPr>
      <w:r w:rsidRPr="0026763B">
        <w:rPr>
          <w:rFonts w:ascii="宋体" w:eastAsia="宋体" w:hAnsi="宋体" w:hint="eastAsia"/>
          <w:sz w:val="24"/>
          <w:szCs w:val="24"/>
        </w:rPr>
        <w:t>（7</w:t>
      </w:r>
      <w:r w:rsidR="00BD15FC">
        <w:rPr>
          <w:rFonts w:ascii="宋体" w:eastAsia="宋体" w:hAnsi="宋体" w:hint="eastAsia"/>
          <w:sz w:val="24"/>
          <w:szCs w:val="24"/>
        </w:rPr>
        <w:t>）流程结束</w:t>
      </w:r>
      <w:r w:rsidR="00583CB6" w:rsidRPr="0026763B">
        <w:rPr>
          <w:rFonts w:ascii="宋体" w:eastAsia="宋体" w:hAnsi="宋体" w:hint="eastAsia"/>
          <w:sz w:val="24"/>
          <w:szCs w:val="24"/>
        </w:rPr>
        <w:t>。</w:t>
      </w:r>
    </w:p>
    <w:p w14:paraId="6DE11B8B" w14:textId="4C1D0853" w:rsidR="00583CB6" w:rsidRPr="0026763B" w:rsidRDefault="00B92626" w:rsidP="0026763B">
      <w:pPr>
        <w:spacing w:line="460" w:lineRule="exact"/>
        <w:ind w:firstLine="420"/>
        <w:rPr>
          <w:rFonts w:ascii="宋体" w:eastAsia="宋体" w:hAnsi="宋体"/>
          <w:sz w:val="24"/>
          <w:szCs w:val="24"/>
        </w:rPr>
      </w:pPr>
      <w:r>
        <w:rPr>
          <w:rFonts w:ascii="宋体" w:eastAsia="宋体" w:hAnsi="宋体" w:hint="eastAsia"/>
          <w:sz w:val="24"/>
          <w:szCs w:val="24"/>
        </w:rPr>
        <w:t>由上述流程阐述可得招生</w:t>
      </w:r>
      <w:r w:rsidR="003F2BEC">
        <w:rPr>
          <w:rFonts w:ascii="宋体" w:eastAsia="宋体" w:hAnsi="宋体" w:hint="eastAsia"/>
          <w:sz w:val="24"/>
          <w:szCs w:val="24"/>
        </w:rPr>
        <w:t>宣传</w:t>
      </w:r>
      <w:r>
        <w:rPr>
          <w:rFonts w:ascii="宋体" w:eastAsia="宋体" w:hAnsi="宋体" w:hint="eastAsia"/>
          <w:sz w:val="24"/>
          <w:szCs w:val="24"/>
        </w:rPr>
        <w:t>管理</w:t>
      </w:r>
      <w:r w:rsidRPr="007973DF">
        <w:rPr>
          <w:rFonts w:ascii="宋体" w:eastAsia="宋体" w:hAnsi="宋体" w:hint="eastAsia"/>
          <w:sz w:val="24"/>
          <w:szCs w:val="24"/>
        </w:rPr>
        <w:t>模块</w:t>
      </w:r>
      <w:r>
        <w:rPr>
          <w:rFonts w:ascii="宋体" w:eastAsia="宋体" w:hAnsi="宋体" w:hint="eastAsia"/>
          <w:sz w:val="24"/>
          <w:szCs w:val="24"/>
        </w:rPr>
        <w:t>，以招生</w:t>
      </w:r>
      <w:r w:rsidR="00917584">
        <w:rPr>
          <w:rFonts w:ascii="宋体" w:eastAsia="宋体" w:hAnsi="宋体" w:hint="eastAsia"/>
          <w:sz w:val="24"/>
          <w:szCs w:val="24"/>
        </w:rPr>
        <w:t>宣传附件</w:t>
      </w:r>
      <w:r>
        <w:rPr>
          <w:rFonts w:ascii="宋体" w:eastAsia="宋体" w:hAnsi="宋体" w:hint="eastAsia"/>
          <w:sz w:val="24"/>
          <w:szCs w:val="24"/>
        </w:rPr>
        <w:t>功能为例，撰写</w:t>
      </w:r>
      <w:r w:rsidR="001E3442">
        <w:rPr>
          <w:rFonts w:ascii="宋体" w:eastAsia="宋体" w:hAnsi="宋体" w:hint="eastAsia"/>
          <w:sz w:val="24"/>
          <w:szCs w:val="24"/>
        </w:rPr>
        <w:t>活动图</w:t>
      </w:r>
      <w:r>
        <w:rPr>
          <w:rFonts w:ascii="宋体" w:eastAsia="宋体" w:hAnsi="宋体" w:hint="eastAsia"/>
          <w:sz w:val="24"/>
          <w:szCs w:val="24"/>
        </w:rPr>
        <w:t>见图4</w:t>
      </w:r>
      <w:r>
        <w:rPr>
          <w:rFonts w:ascii="宋体" w:eastAsia="宋体" w:hAnsi="宋体"/>
          <w:sz w:val="24"/>
          <w:szCs w:val="24"/>
        </w:rPr>
        <w:t>-6</w:t>
      </w:r>
    </w:p>
    <w:p w14:paraId="688F54A7" w14:textId="77777777" w:rsidR="00221C91" w:rsidRDefault="007F275D" w:rsidP="00221C91">
      <w:pPr>
        <w:keepNext/>
        <w:ind w:firstLine="420"/>
      </w:pPr>
      <w:r>
        <w:rPr>
          <w:noProof/>
        </w:rPr>
        <w:drawing>
          <wp:inline distT="0" distB="0" distL="0" distR="0" wp14:anchorId="7D1DEFA1" wp14:editId="007EFA4A">
            <wp:extent cx="4238095" cy="51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5171429"/>
                    </a:xfrm>
                    <a:prstGeom prst="rect">
                      <a:avLst/>
                    </a:prstGeom>
                  </pic:spPr>
                </pic:pic>
              </a:graphicData>
            </a:graphic>
          </wp:inline>
        </w:drawing>
      </w:r>
    </w:p>
    <w:p w14:paraId="70D76D8E" w14:textId="4E7E4805" w:rsidR="00806158" w:rsidRPr="00221C91" w:rsidRDefault="00221C91" w:rsidP="00221C91">
      <w:pPr>
        <w:pStyle w:val="af4"/>
        <w:jc w:val="center"/>
        <w:rPr>
          <w:rFonts w:ascii="黑体" w:hAnsi="黑体"/>
          <w:sz w:val="21"/>
          <w:szCs w:val="21"/>
        </w:rPr>
      </w:pPr>
      <w:r w:rsidRPr="00221C91">
        <w:rPr>
          <w:rFonts w:ascii="黑体" w:hAnsi="黑体"/>
          <w:sz w:val="21"/>
          <w:szCs w:val="21"/>
        </w:rPr>
        <w:t xml:space="preserve">招生宣传管理 </w:t>
      </w:r>
      <w:r>
        <w:rPr>
          <w:rFonts w:ascii="黑体" w:hAnsi="黑体"/>
          <w:sz w:val="21"/>
          <w:szCs w:val="21"/>
        </w:rPr>
        <w:t>4-6</w:t>
      </w:r>
    </w:p>
    <w:p w14:paraId="0156DEB5" w14:textId="13F1F21F" w:rsidR="00806158" w:rsidRDefault="00EE5219" w:rsidP="00D847EC">
      <w:pPr>
        <w:pStyle w:val="3"/>
        <w:numPr>
          <w:ilvl w:val="2"/>
          <w:numId w:val="10"/>
        </w:numPr>
        <w:rPr>
          <w:noProof/>
        </w:rPr>
      </w:pPr>
      <w:bookmarkStart w:id="177" w:name="_Toc510169424"/>
      <w:r>
        <w:rPr>
          <w:rFonts w:hint="eastAsia"/>
          <w:noProof/>
        </w:rPr>
        <w:lastRenderedPageBreak/>
        <w:t>录取</w:t>
      </w:r>
      <w:r w:rsidR="003D6525">
        <w:rPr>
          <w:rFonts w:hint="eastAsia"/>
          <w:noProof/>
        </w:rPr>
        <w:t>管理</w:t>
      </w:r>
      <w:r w:rsidR="00806158">
        <w:rPr>
          <w:rFonts w:hint="eastAsia"/>
          <w:noProof/>
        </w:rPr>
        <w:t>模块</w:t>
      </w:r>
      <w:bookmarkEnd w:id="177"/>
    </w:p>
    <w:p w14:paraId="2C4F7005" w14:textId="7C5BD1EE" w:rsidR="00806158" w:rsidRPr="008671EF" w:rsidRDefault="005849BA" w:rsidP="00B15851">
      <w:pPr>
        <w:spacing w:line="460" w:lineRule="exact"/>
        <w:ind w:firstLine="420"/>
        <w:rPr>
          <w:rFonts w:ascii="宋体" w:eastAsia="宋体" w:hAnsi="宋体"/>
          <w:sz w:val="24"/>
          <w:szCs w:val="24"/>
        </w:rPr>
      </w:pPr>
      <w:r w:rsidRPr="001161C2">
        <w:rPr>
          <w:rFonts w:ascii="宋体" w:eastAsia="宋体" w:hAnsi="宋体" w:hint="eastAsia"/>
          <w:sz w:val="24"/>
          <w:szCs w:val="24"/>
        </w:rPr>
        <w:t>此模块由新生录取信息、录取通知书管理、录取审核三部分组成</w:t>
      </w:r>
      <w:r w:rsidR="00806158" w:rsidRPr="008671EF">
        <w:rPr>
          <w:rFonts w:ascii="宋体" w:eastAsia="宋体" w:hAnsi="宋体" w:hint="eastAsia"/>
          <w:sz w:val="24"/>
          <w:szCs w:val="24"/>
        </w:rPr>
        <w:t>，</w:t>
      </w:r>
      <w:r w:rsidR="007C6367">
        <w:rPr>
          <w:rFonts w:ascii="宋体" w:eastAsia="宋体" w:hAnsi="宋体" w:hint="eastAsia"/>
          <w:sz w:val="24"/>
          <w:szCs w:val="24"/>
        </w:rPr>
        <w:t>新生录取信息数据来源于新生信息库，而新生信息库的数据则是在考生数据提取时导入的。在这部分中，院招生办工作人员可通过分配的学号、学生姓名、录取专业、是否已缴费、审核状态、年级六个查询条件检索新生信息库中的数据。工作人员依然可通过导出查询数据的方式，拿到新生数据，并对其进行进一步的处理。导出是根据查询条件进行导出的。</w:t>
      </w:r>
      <w:r w:rsidR="00B15851">
        <w:rPr>
          <w:rFonts w:ascii="宋体" w:eastAsia="宋体" w:hAnsi="宋体" w:hint="eastAsia"/>
          <w:sz w:val="24"/>
          <w:szCs w:val="24"/>
        </w:rPr>
        <w:t>其中</w:t>
      </w:r>
      <w:r w:rsidR="007C6367">
        <w:rPr>
          <w:rFonts w:ascii="宋体" w:eastAsia="宋体" w:hAnsi="宋体" w:hint="eastAsia"/>
          <w:sz w:val="24"/>
          <w:szCs w:val="24"/>
        </w:rPr>
        <w:t>录取审核通过的新生，院招生办可通过此部分功能发放录取通知书。发放的录取通知书，将会在新生信息库中检索到。若已发放通知书，系统则不显示发送通知书按钮，避免重复发放。</w:t>
      </w:r>
      <w:r w:rsidR="00B15851">
        <w:rPr>
          <w:rFonts w:ascii="宋体" w:eastAsia="宋体" w:hAnsi="宋体" w:hint="eastAsia"/>
          <w:sz w:val="24"/>
          <w:szCs w:val="24"/>
        </w:rPr>
        <w:t>在</w:t>
      </w:r>
      <w:r w:rsidR="007C6367" w:rsidRPr="00B15851">
        <w:rPr>
          <w:rFonts w:ascii="宋体" w:eastAsia="宋体" w:hAnsi="宋体" w:hint="eastAsia"/>
          <w:sz w:val="24"/>
          <w:szCs w:val="24"/>
        </w:rPr>
        <w:t>录取审核</w:t>
      </w:r>
      <w:r w:rsidR="00B15851">
        <w:rPr>
          <w:rFonts w:ascii="宋体" w:eastAsia="宋体" w:hAnsi="宋体" w:hint="eastAsia"/>
          <w:sz w:val="24"/>
          <w:szCs w:val="24"/>
        </w:rPr>
        <w:t>功能中，</w:t>
      </w:r>
      <w:r w:rsidR="007C6367">
        <w:rPr>
          <w:rFonts w:ascii="宋体" w:eastAsia="宋体" w:hAnsi="宋体" w:hint="eastAsia"/>
          <w:sz w:val="24"/>
          <w:szCs w:val="24"/>
        </w:rPr>
        <w:t>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w:t>
      </w:r>
      <w:r w:rsidR="001B58E3" w:rsidRPr="008671EF">
        <w:rPr>
          <w:rFonts w:ascii="宋体" w:eastAsia="宋体" w:hAnsi="宋体" w:hint="eastAsia"/>
          <w:sz w:val="24"/>
          <w:szCs w:val="24"/>
        </w:rPr>
        <w:t>下面以</w:t>
      </w:r>
      <w:r w:rsidR="000D5808">
        <w:rPr>
          <w:rFonts w:ascii="宋体" w:eastAsia="宋体" w:hAnsi="宋体" w:hint="eastAsia"/>
          <w:sz w:val="24"/>
          <w:szCs w:val="24"/>
        </w:rPr>
        <w:t>录取审核功能为例，对录取管理功能模块进行介绍：</w:t>
      </w:r>
    </w:p>
    <w:p w14:paraId="500410D2" w14:textId="77777777" w:rsidR="00B15851" w:rsidRPr="009045CC" w:rsidRDefault="00B15851" w:rsidP="00B15851">
      <w:pPr>
        <w:spacing w:line="460" w:lineRule="exact"/>
        <w:ind w:firstLine="420"/>
        <w:rPr>
          <w:rFonts w:ascii="宋体" w:eastAsia="宋体" w:hAnsi="宋体"/>
          <w:sz w:val="24"/>
          <w:szCs w:val="24"/>
        </w:rPr>
      </w:pPr>
      <w:r w:rsidRPr="009045CC">
        <w:rPr>
          <w:rFonts w:ascii="宋体" w:eastAsia="宋体" w:hAnsi="宋体" w:hint="eastAsia"/>
          <w:sz w:val="24"/>
          <w:szCs w:val="24"/>
        </w:rPr>
        <w:t>（1）</w:t>
      </w:r>
      <w:r>
        <w:rPr>
          <w:rFonts w:ascii="宋体" w:eastAsia="宋体" w:hAnsi="宋体" w:hint="eastAsia"/>
          <w:sz w:val="24"/>
          <w:szCs w:val="24"/>
        </w:rPr>
        <w:t>招生办工作人员进入到登录界面，在登录界面输入账户名、密码及身份三项基本信息后，点击登录；</w:t>
      </w:r>
    </w:p>
    <w:p w14:paraId="2D291C01" w14:textId="7073285E" w:rsidR="001B58E3" w:rsidRPr="00B15851" w:rsidRDefault="00B15851" w:rsidP="008A5004">
      <w:pPr>
        <w:spacing w:line="460" w:lineRule="exact"/>
        <w:ind w:firstLine="420"/>
        <w:rPr>
          <w:rFonts w:ascii="宋体" w:eastAsia="宋体" w:hAnsi="宋体"/>
          <w:sz w:val="24"/>
          <w:szCs w:val="24"/>
        </w:rPr>
      </w:pPr>
      <w:r w:rsidRPr="009045CC">
        <w:rPr>
          <w:rFonts w:ascii="宋体" w:eastAsia="宋体" w:hAnsi="宋体" w:hint="eastAsia"/>
          <w:sz w:val="24"/>
          <w:szCs w:val="24"/>
        </w:rPr>
        <w:t>（2）</w:t>
      </w:r>
      <w:r>
        <w:rPr>
          <w:rFonts w:ascii="宋体" w:eastAsia="宋体" w:hAnsi="宋体" w:hint="eastAsia"/>
          <w:sz w:val="24"/>
          <w:szCs w:val="24"/>
        </w:rPr>
        <w:t>系统校验其用户登录身份是否安全，若安全通过验证，则进入后台管理页面，否则回到登录页面重新输入账户名和密码；</w:t>
      </w:r>
    </w:p>
    <w:p w14:paraId="1A728688" w14:textId="6EF3C451" w:rsidR="001B58E3" w:rsidRPr="008671EF" w:rsidRDefault="00E7463A" w:rsidP="008671EF">
      <w:pPr>
        <w:spacing w:line="460" w:lineRule="exact"/>
        <w:ind w:firstLine="420"/>
        <w:rPr>
          <w:rFonts w:ascii="宋体" w:eastAsia="宋体" w:hAnsi="宋体"/>
          <w:sz w:val="24"/>
          <w:szCs w:val="24"/>
        </w:rPr>
      </w:pPr>
      <w:r>
        <w:rPr>
          <w:rFonts w:ascii="宋体" w:eastAsia="宋体" w:hAnsi="宋体" w:hint="eastAsia"/>
          <w:sz w:val="24"/>
          <w:szCs w:val="24"/>
        </w:rPr>
        <w:t>（3）</w:t>
      </w:r>
      <w:r w:rsidR="001B58E3" w:rsidRPr="008671EF">
        <w:rPr>
          <w:rFonts w:ascii="宋体" w:eastAsia="宋体" w:hAnsi="宋体" w:hint="eastAsia"/>
          <w:sz w:val="24"/>
          <w:szCs w:val="24"/>
        </w:rPr>
        <w:t>点击左侧</w:t>
      </w:r>
      <w:r w:rsidR="002F3F68">
        <w:rPr>
          <w:rFonts w:ascii="宋体" w:eastAsia="宋体" w:hAnsi="宋体" w:hint="eastAsia"/>
          <w:sz w:val="24"/>
          <w:szCs w:val="24"/>
        </w:rPr>
        <w:t>菜单</w:t>
      </w:r>
      <w:r w:rsidR="002F3F68" w:rsidRPr="008671EF">
        <w:rPr>
          <w:rFonts w:ascii="宋体" w:eastAsia="宋体" w:hAnsi="宋体" w:hint="eastAsia"/>
          <w:sz w:val="24"/>
          <w:szCs w:val="24"/>
        </w:rPr>
        <w:t xml:space="preserve"> </w:t>
      </w:r>
      <w:r w:rsidR="001B58E3" w:rsidRPr="008671EF">
        <w:rPr>
          <w:rFonts w:ascii="宋体" w:eastAsia="宋体" w:hAnsi="宋体" w:hint="eastAsia"/>
          <w:sz w:val="24"/>
          <w:szCs w:val="24"/>
        </w:rPr>
        <w:t>“</w:t>
      </w:r>
      <w:r w:rsidR="002F3F68">
        <w:rPr>
          <w:rFonts w:ascii="宋体" w:eastAsia="宋体" w:hAnsi="宋体" w:hint="eastAsia"/>
          <w:sz w:val="24"/>
          <w:szCs w:val="24"/>
        </w:rPr>
        <w:t>录取管理</w:t>
      </w:r>
      <w:r w:rsidR="001B58E3" w:rsidRPr="008671EF">
        <w:rPr>
          <w:rFonts w:ascii="宋体" w:eastAsia="宋体" w:hAnsi="宋体" w:hint="eastAsia"/>
          <w:sz w:val="24"/>
          <w:szCs w:val="24"/>
        </w:rPr>
        <w:t>”菜单，</w:t>
      </w:r>
      <w:r w:rsidR="00832555">
        <w:rPr>
          <w:rFonts w:ascii="宋体" w:eastAsia="宋体" w:hAnsi="宋体" w:hint="eastAsia"/>
          <w:sz w:val="24"/>
          <w:szCs w:val="24"/>
        </w:rPr>
        <w:t>点击下拉</w:t>
      </w:r>
      <w:r w:rsidR="001978F0">
        <w:rPr>
          <w:rFonts w:ascii="宋体" w:eastAsia="宋体" w:hAnsi="宋体" w:hint="eastAsia"/>
          <w:sz w:val="24"/>
          <w:szCs w:val="24"/>
        </w:rPr>
        <w:t>菜单</w:t>
      </w:r>
      <w:r w:rsidR="00832555">
        <w:rPr>
          <w:rFonts w:ascii="宋体" w:eastAsia="宋体" w:hAnsi="宋体" w:hint="eastAsia"/>
          <w:sz w:val="24"/>
          <w:szCs w:val="24"/>
        </w:rPr>
        <w:t>“</w:t>
      </w:r>
      <w:r w:rsidR="007B4253">
        <w:rPr>
          <w:rFonts w:ascii="宋体" w:eastAsia="宋体" w:hAnsi="宋体" w:hint="eastAsia"/>
          <w:sz w:val="24"/>
          <w:szCs w:val="24"/>
        </w:rPr>
        <w:t>录取</w:t>
      </w:r>
      <w:r w:rsidR="003A6541">
        <w:rPr>
          <w:rFonts w:ascii="宋体" w:eastAsia="宋体" w:hAnsi="宋体" w:hint="eastAsia"/>
          <w:sz w:val="24"/>
          <w:szCs w:val="24"/>
        </w:rPr>
        <w:t>审核</w:t>
      </w:r>
      <w:r w:rsidR="00832555">
        <w:rPr>
          <w:rFonts w:ascii="宋体" w:eastAsia="宋体" w:hAnsi="宋体" w:hint="eastAsia"/>
          <w:sz w:val="24"/>
          <w:szCs w:val="24"/>
        </w:rPr>
        <w:t>”</w:t>
      </w:r>
      <w:r w:rsidR="00E20102">
        <w:rPr>
          <w:rFonts w:ascii="宋体" w:eastAsia="宋体" w:hAnsi="宋体" w:hint="eastAsia"/>
          <w:sz w:val="24"/>
          <w:szCs w:val="24"/>
        </w:rPr>
        <w:t>，</w:t>
      </w:r>
      <w:r w:rsidR="003C7FAA">
        <w:rPr>
          <w:rFonts w:ascii="宋体" w:eastAsia="宋体" w:hAnsi="宋体" w:hint="eastAsia"/>
          <w:sz w:val="24"/>
          <w:szCs w:val="24"/>
        </w:rPr>
        <w:t>其包含查询、审核通过、审核不通过；</w:t>
      </w:r>
      <w:r w:rsidR="002A6DB5" w:rsidRPr="008671EF">
        <w:rPr>
          <w:rFonts w:ascii="宋体" w:eastAsia="宋体" w:hAnsi="宋体"/>
          <w:sz w:val="24"/>
          <w:szCs w:val="24"/>
        </w:rPr>
        <w:t xml:space="preserve"> </w:t>
      </w:r>
    </w:p>
    <w:p w14:paraId="5CE033EB" w14:textId="07F0658D" w:rsidR="001B58E3" w:rsidRPr="008671EF" w:rsidRDefault="00E7463A" w:rsidP="008671EF">
      <w:pPr>
        <w:spacing w:line="460" w:lineRule="exact"/>
        <w:ind w:firstLine="420"/>
        <w:rPr>
          <w:rFonts w:ascii="宋体" w:eastAsia="宋体" w:hAnsi="宋体"/>
          <w:sz w:val="24"/>
          <w:szCs w:val="24"/>
        </w:rPr>
      </w:pPr>
      <w:r>
        <w:rPr>
          <w:rFonts w:ascii="宋体" w:eastAsia="宋体" w:hAnsi="宋体" w:hint="eastAsia"/>
          <w:sz w:val="24"/>
          <w:szCs w:val="24"/>
        </w:rPr>
        <w:t>（4）</w:t>
      </w:r>
      <w:r w:rsidR="00CA469E">
        <w:rPr>
          <w:rFonts w:ascii="宋体" w:eastAsia="宋体" w:hAnsi="宋体" w:hint="eastAsia"/>
          <w:sz w:val="24"/>
          <w:szCs w:val="24"/>
        </w:rPr>
        <w:t>输入学号、学生姓名、录取专业</w:t>
      </w:r>
      <w:r w:rsidR="001B58E3" w:rsidRPr="008671EF">
        <w:rPr>
          <w:rFonts w:ascii="宋体" w:eastAsia="宋体" w:hAnsi="宋体" w:hint="eastAsia"/>
          <w:sz w:val="24"/>
          <w:szCs w:val="24"/>
        </w:rPr>
        <w:t>、</w:t>
      </w:r>
      <w:r w:rsidR="00CA469E">
        <w:rPr>
          <w:rFonts w:ascii="宋体" w:eastAsia="宋体" w:hAnsi="宋体" w:hint="eastAsia"/>
          <w:sz w:val="24"/>
          <w:szCs w:val="24"/>
        </w:rPr>
        <w:t>审核状态检索需要审核的考生信息</w:t>
      </w:r>
      <w:r w:rsidR="001B58E3" w:rsidRPr="008671EF">
        <w:rPr>
          <w:rFonts w:ascii="宋体" w:eastAsia="宋体" w:hAnsi="宋体" w:hint="eastAsia"/>
          <w:sz w:val="24"/>
          <w:szCs w:val="24"/>
        </w:rPr>
        <w:t>，</w:t>
      </w:r>
      <w:r w:rsidR="00EF0475">
        <w:rPr>
          <w:rFonts w:ascii="宋体" w:eastAsia="宋体" w:hAnsi="宋体" w:hint="eastAsia"/>
          <w:sz w:val="24"/>
          <w:szCs w:val="24"/>
        </w:rPr>
        <w:t>点击查询</w:t>
      </w:r>
      <w:r w:rsidR="001B58E3" w:rsidRPr="008671EF">
        <w:rPr>
          <w:rFonts w:ascii="宋体" w:eastAsia="宋体" w:hAnsi="宋体" w:hint="eastAsia"/>
          <w:sz w:val="24"/>
          <w:szCs w:val="24"/>
        </w:rPr>
        <w:t>，</w:t>
      </w:r>
      <w:r w:rsidR="00EF0475">
        <w:rPr>
          <w:rFonts w:ascii="宋体" w:eastAsia="宋体" w:hAnsi="宋体" w:hint="eastAsia"/>
          <w:sz w:val="24"/>
          <w:szCs w:val="24"/>
        </w:rPr>
        <w:t>系统展示检索结果</w:t>
      </w:r>
      <w:r w:rsidR="001B58E3" w:rsidRPr="008671EF">
        <w:rPr>
          <w:rFonts w:ascii="宋体" w:eastAsia="宋体" w:hAnsi="宋体" w:hint="eastAsia"/>
          <w:sz w:val="24"/>
          <w:szCs w:val="24"/>
        </w:rPr>
        <w:t>；</w:t>
      </w:r>
    </w:p>
    <w:p w14:paraId="14579B39" w14:textId="48AB86A9" w:rsidR="001B58E3" w:rsidRPr="008671EF" w:rsidRDefault="00E7463A" w:rsidP="008671EF">
      <w:pPr>
        <w:spacing w:line="460" w:lineRule="exact"/>
        <w:ind w:firstLine="420"/>
        <w:rPr>
          <w:rFonts w:ascii="宋体" w:eastAsia="宋体" w:hAnsi="宋体"/>
          <w:sz w:val="24"/>
          <w:szCs w:val="24"/>
        </w:rPr>
      </w:pPr>
      <w:r>
        <w:rPr>
          <w:rFonts w:ascii="宋体" w:eastAsia="宋体" w:hAnsi="宋体" w:hint="eastAsia"/>
          <w:sz w:val="24"/>
          <w:szCs w:val="24"/>
        </w:rPr>
        <w:t>（5）</w:t>
      </w:r>
      <w:r w:rsidR="004E0040">
        <w:rPr>
          <w:rFonts w:ascii="宋体" w:eastAsia="宋体" w:hAnsi="宋体" w:hint="eastAsia"/>
          <w:sz w:val="24"/>
          <w:szCs w:val="24"/>
        </w:rPr>
        <w:t>点击信息列表审核通过按钮，审核通过，系统将该学生的信息录入新生信息库</w:t>
      </w:r>
      <w:r w:rsidR="001B58E3" w:rsidRPr="008671EF">
        <w:rPr>
          <w:rFonts w:ascii="宋体" w:eastAsia="宋体" w:hAnsi="宋体" w:hint="eastAsia"/>
          <w:sz w:val="24"/>
          <w:szCs w:val="24"/>
        </w:rPr>
        <w:t>，</w:t>
      </w:r>
      <w:r w:rsidR="004E0040">
        <w:rPr>
          <w:rFonts w:ascii="宋体" w:eastAsia="宋体" w:hAnsi="宋体" w:hint="eastAsia"/>
          <w:sz w:val="24"/>
          <w:szCs w:val="24"/>
        </w:rPr>
        <w:t>审核不通过，该学生不符合招生条件</w:t>
      </w:r>
      <w:r w:rsidR="0012691A">
        <w:rPr>
          <w:rFonts w:ascii="宋体" w:eastAsia="宋体" w:hAnsi="宋体" w:hint="eastAsia"/>
          <w:sz w:val="24"/>
          <w:szCs w:val="24"/>
        </w:rPr>
        <w:t>，</w:t>
      </w:r>
      <w:r w:rsidR="001B58E3" w:rsidRPr="008671EF">
        <w:rPr>
          <w:rFonts w:ascii="宋体" w:eastAsia="宋体" w:hAnsi="宋体" w:hint="eastAsia"/>
          <w:sz w:val="24"/>
          <w:szCs w:val="24"/>
        </w:rPr>
        <w:t>流程结束。</w:t>
      </w:r>
    </w:p>
    <w:p w14:paraId="50F9B3E8" w14:textId="49E6BCB8" w:rsidR="001B58E3" w:rsidRPr="00DB5814" w:rsidRDefault="00F012C9" w:rsidP="00DB5814">
      <w:pPr>
        <w:spacing w:line="460" w:lineRule="exact"/>
        <w:ind w:firstLine="420"/>
        <w:rPr>
          <w:rFonts w:ascii="宋体" w:eastAsia="宋体" w:hAnsi="宋体"/>
          <w:sz w:val="24"/>
          <w:szCs w:val="24"/>
        </w:rPr>
      </w:pPr>
      <w:r>
        <w:rPr>
          <w:rFonts w:ascii="宋体" w:eastAsia="宋体" w:hAnsi="宋体" w:hint="eastAsia"/>
          <w:sz w:val="24"/>
          <w:szCs w:val="24"/>
        </w:rPr>
        <w:t>由上述流程阐述可得</w:t>
      </w:r>
      <w:r w:rsidR="00D93C60">
        <w:rPr>
          <w:rFonts w:ascii="宋体" w:eastAsia="宋体" w:hAnsi="宋体" w:hint="eastAsia"/>
          <w:sz w:val="24"/>
          <w:szCs w:val="24"/>
        </w:rPr>
        <w:t>录取</w:t>
      </w:r>
      <w:r>
        <w:rPr>
          <w:rFonts w:ascii="宋体" w:eastAsia="宋体" w:hAnsi="宋体" w:hint="eastAsia"/>
          <w:sz w:val="24"/>
          <w:szCs w:val="24"/>
        </w:rPr>
        <w:t>管理</w:t>
      </w:r>
      <w:r w:rsidRPr="007973DF">
        <w:rPr>
          <w:rFonts w:ascii="宋体" w:eastAsia="宋体" w:hAnsi="宋体" w:hint="eastAsia"/>
          <w:sz w:val="24"/>
          <w:szCs w:val="24"/>
        </w:rPr>
        <w:t>模块</w:t>
      </w:r>
      <w:r>
        <w:rPr>
          <w:rFonts w:ascii="宋体" w:eastAsia="宋体" w:hAnsi="宋体" w:hint="eastAsia"/>
          <w:sz w:val="24"/>
          <w:szCs w:val="24"/>
        </w:rPr>
        <w:t>，以</w:t>
      </w:r>
      <w:r w:rsidR="001112A0">
        <w:rPr>
          <w:rFonts w:ascii="宋体" w:eastAsia="宋体" w:hAnsi="宋体" w:hint="eastAsia"/>
          <w:sz w:val="24"/>
          <w:szCs w:val="24"/>
        </w:rPr>
        <w:t>录取审核</w:t>
      </w:r>
      <w:r>
        <w:rPr>
          <w:rFonts w:ascii="宋体" w:eastAsia="宋体" w:hAnsi="宋体" w:hint="eastAsia"/>
          <w:sz w:val="24"/>
          <w:szCs w:val="24"/>
        </w:rPr>
        <w:t>功能为例，</w:t>
      </w:r>
      <w:r w:rsidR="001E3442">
        <w:rPr>
          <w:rFonts w:ascii="宋体" w:eastAsia="宋体" w:hAnsi="宋体" w:hint="eastAsia"/>
          <w:sz w:val="24"/>
          <w:szCs w:val="24"/>
        </w:rPr>
        <w:t>活动图</w:t>
      </w:r>
      <w:r>
        <w:rPr>
          <w:rFonts w:ascii="宋体" w:eastAsia="宋体" w:hAnsi="宋体" w:hint="eastAsia"/>
          <w:sz w:val="24"/>
          <w:szCs w:val="24"/>
        </w:rPr>
        <w:t>见图4</w:t>
      </w:r>
      <w:r>
        <w:rPr>
          <w:rFonts w:ascii="宋体" w:eastAsia="宋体" w:hAnsi="宋体"/>
          <w:sz w:val="24"/>
          <w:szCs w:val="24"/>
        </w:rPr>
        <w:t>-</w:t>
      </w:r>
      <w:r w:rsidR="00113B95">
        <w:rPr>
          <w:rFonts w:ascii="宋体" w:eastAsia="宋体" w:hAnsi="宋体"/>
          <w:sz w:val="24"/>
          <w:szCs w:val="24"/>
        </w:rPr>
        <w:t>7</w:t>
      </w:r>
    </w:p>
    <w:p w14:paraId="24D856A2" w14:textId="77777777" w:rsidR="00F91153" w:rsidRDefault="00656F6A" w:rsidP="00F91153">
      <w:pPr>
        <w:keepNext/>
        <w:ind w:firstLine="420"/>
      </w:pPr>
      <w:r w:rsidRPr="00656F6A">
        <w:rPr>
          <w:noProof/>
        </w:rPr>
        <w:lastRenderedPageBreak/>
        <w:drawing>
          <wp:inline distT="0" distB="0" distL="0" distR="0" wp14:anchorId="673427E0" wp14:editId="317FCD33">
            <wp:extent cx="4371975" cy="4572000"/>
            <wp:effectExtent l="0" t="0" r="9525" b="0"/>
            <wp:docPr id="26" name="图片 26" descr="C:\Users\Lover\AppData\Local\Temp\WeChat Files\a64d9f52e58afb4e4a006435d4dc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ver\AppData\Local\Temp\WeChat Files\a64d9f52e58afb4e4a006435d4dca8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4572000"/>
                    </a:xfrm>
                    <a:prstGeom prst="rect">
                      <a:avLst/>
                    </a:prstGeom>
                    <a:noFill/>
                    <a:ln>
                      <a:noFill/>
                    </a:ln>
                  </pic:spPr>
                </pic:pic>
              </a:graphicData>
            </a:graphic>
          </wp:inline>
        </w:drawing>
      </w:r>
    </w:p>
    <w:p w14:paraId="6052D761" w14:textId="12229F6C" w:rsidR="00121139" w:rsidRPr="00F91153" w:rsidRDefault="00F91153" w:rsidP="00F91153">
      <w:pPr>
        <w:pStyle w:val="af4"/>
        <w:jc w:val="center"/>
        <w:rPr>
          <w:rFonts w:ascii="黑体" w:hAnsi="黑体"/>
          <w:sz w:val="21"/>
          <w:szCs w:val="21"/>
        </w:rPr>
      </w:pPr>
      <w:r w:rsidRPr="00F91153">
        <w:rPr>
          <w:rFonts w:ascii="黑体" w:hAnsi="黑体"/>
          <w:sz w:val="21"/>
          <w:szCs w:val="21"/>
        </w:rPr>
        <w:t>录取管理 4-7</w:t>
      </w:r>
    </w:p>
    <w:p w14:paraId="39ADFD97" w14:textId="4893943B" w:rsidR="00121139" w:rsidRDefault="00B02D09" w:rsidP="00D847EC">
      <w:pPr>
        <w:pStyle w:val="3"/>
        <w:numPr>
          <w:ilvl w:val="2"/>
          <w:numId w:val="10"/>
        </w:numPr>
        <w:rPr>
          <w:noProof/>
        </w:rPr>
      </w:pPr>
      <w:bookmarkStart w:id="178" w:name="_Toc510169425"/>
      <w:r>
        <w:rPr>
          <w:rFonts w:hint="eastAsia"/>
          <w:noProof/>
        </w:rPr>
        <w:t>系统管理</w:t>
      </w:r>
      <w:r w:rsidR="00121139">
        <w:rPr>
          <w:rFonts w:hint="eastAsia"/>
          <w:noProof/>
        </w:rPr>
        <w:t>模块</w:t>
      </w:r>
      <w:bookmarkEnd w:id="178"/>
    </w:p>
    <w:p w14:paraId="1F09F478" w14:textId="1A8D9D86" w:rsidR="00121139" w:rsidRPr="00CA0315" w:rsidRDefault="00420BDC" w:rsidP="00FB4F6A">
      <w:pPr>
        <w:spacing w:line="460" w:lineRule="exact"/>
        <w:ind w:firstLine="420"/>
        <w:rPr>
          <w:rFonts w:ascii="宋体" w:eastAsia="宋体" w:hAnsi="宋体"/>
          <w:sz w:val="24"/>
          <w:szCs w:val="24"/>
        </w:rPr>
      </w:pPr>
      <w:r w:rsidRPr="00E4372A">
        <w:rPr>
          <w:rFonts w:ascii="宋体" w:eastAsia="宋体" w:hAnsi="宋体" w:hint="eastAsia"/>
          <w:sz w:val="24"/>
          <w:szCs w:val="24"/>
        </w:rPr>
        <w:t>系统管理模块由字典管理及账户管理两部分组成。</w:t>
      </w:r>
      <w:r w:rsidRPr="00DF7D33">
        <w:rPr>
          <w:rFonts w:ascii="宋体" w:eastAsia="宋体" w:hAnsi="宋体" w:hint="eastAsia"/>
          <w:sz w:val="24"/>
          <w:szCs w:val="24"/>
        </w:rPr>
        <w:t>系统设计成公用属性则进行字典化的模式，提高系统稳定性其规范化。类似审核状态、学院十大系别</w:t>
      </w:r>
      <w:r>
        <w:rPr>
          <w:rFonts w:ascii="宋体" w:eastAsia="宋体" w:hAnsi="宋体" w:hint="eastAsia"/>
          <w:sz w:val="24"/>
          <w:szCs w:val="24"/>
        </w:rPr>
        <w:t>（专业方向存储在学院专业信息库）</w:t>
      </w:r>
      <w:r w:rsidRPr="00DF7D33">
        <w:rPr>
          <w:rFonts w:ascii="宋体" w:eastAsia="宋体" w:hAnsi="宋体" w:hint="eastAsia"/>
          <w:sz w:val="24"/>
          <w:szCs w:val="24"/>
        </w:rPr>
        <w:t>、是否已缴费、附件上传白名单、政治面貌、科目类型等公用属性。</w:t>
      </w:r>
      <w:r>
        <w:rPr>
          <w:rFonts w:ascii="宋体" w:eastAsia="宋体" w:hAnsi="宋体" w:hint="eastAsia"/>
          <w:sz w:val="24"/>
          <w:szCs w:val="24"/>
        </w:rPr>
        <w:t>可对字典信息库进行条件查询，其中字典编码、字典键、字典值支持模糊查询。也可对字典进行新增、修改、删除操作。</w:t>
      </w:r>
      <w:r w:rsidR="00A30C7F">
        <w:rPr>
          <w:rFonts w:ascii="宋体" w:eastAsia="宋体" w:hAnsi="宋体" w:hint="eastAsia"/>
          <w:sz w:val="24"/>
          <w:szCs w:val="24"/>
        </w:rPr>
        <w:t>账户</w:t>
      </w:r>
      <w:r>
        <w:rPr>
          <w:rFonts w:ascii="宋体" w:eastAsia="宋体" w:hAnsi="宋体" w:hint="eastAsia"/>
          <w:sz w:val="24"/>
          <w:szCs w:val="24"/>
        </w:rPr>
        <w:t>管理是登录系统进行访问的账户信息管理，包括院招生办、学生及管理员的账户。只有管理员及院招生办才有此部分的管理。由于新生需要登录到学生端查看他们各自的基本信息、查看是否被录取或被哪个院系哪个专业方向录取等信息，院招生办或管理员需要分配学生账号，初始密码可由院招生办或管理员规定，如身份证后六位等。</w:t>
      </w:r>
      <w:r w:rsidR="008F3292">
        <w:rPr>
          <w:rFonts w:ascii="宋体" w:eastAsia="宋体" w:hAnsi="宋体" w:hint="eastAsia"/>
          <w:sz w:val="24"/>
          <w:szCs w:val="24"/>
        </w:rPr>
        <w:t>下面以账户管理功能</w:t>
      </w:r>
      <w:r w:rsidR="00DD7602">
        <w:rPr>
          <w:rFonts w:ascii="宋体" w:eastAsia="宋体" w:hAnsi="宋体" w:hint="eastAsia"/>
          <w:sz w:val="24"/>
          <w:szCs w:val="24"/>
        </w:rPr>
        <w:t>操作流程</w:t>
      </w:r>
      <w:r w:rsidR="008F3292">
        <w:rPr>
          <w:rFonts w:ascii="宋体" w:eastAsia="宋体" w:hAnsi="宋体" w:hint="eastAsia"/>
          <w:sz w:val="24"/>
          <w:szCs w:val="24"/>
        </w:rPr>
        <w:t>，介绍系统管理模块：</w:t>
      </w:r>
      <w:r w:rsidR="008F3292" w:rsidRPr="00CA0315">
        <w:rPr>
          <w:rFonts w:ascii="宋体" w:eastAsia="宋体" w:hAnsi="宋体"/>
          <w:sz w:val="24"/>
          <w:szCs w:val="24"/>
        </w:rPr>
        <w:t xml:space="preserve"> </w:t>
      </w:r>
    </w:p>
    <w:p w14:paraId="60A87002" w14:textId="77777777" w:rsidR="00FB4F6A" w:rsidRPr="009045CC" w:rsidRDefault="00FB4F6A" w:rsidP="00FB4F6A">
      <w:pPr>
        <w:spacing w:line="460" w:lineRule="exact"/>
        <w:ind w:firstLine="420"/>
        <w:rPr>
          <w:rFonts w:ascii="宋体" w:eastAsia="宋体" w:hAnsi="宋体"/>
          <w:sz w:val="24"/>
          <w:szCs w:val="24"/>
        </w:rPr>
      </w:pPr>
      <w:r w:rsidRPr="009045CC">
        <w:rPr>
          <w:rFonts w:ascii="宋体" w:eastAsia="宋体" w:hAnsi="宋体" w:hint="eastAsia"/>
          <w:sz w:val="24"/>
          <w:szCs w:val="24"/>
        </w:rPr>
        <w:lastRenderedPageBreak/>
        <w:t>（1）</w:t>
      </w:r>
      <w:r>
        <w:rPr>
          <w:rFonts w:ascii="宋体" w:eastAsia="宋体" w:hAnsi="宋体" w:hint="eastAsia"/>
          <w:sz w:val="24"/>
          <w:szCs w:val="24"/>
        </w:rPr>
        <w:t>招生办工作人员进入到登录界面，在登录界面输入账户名、密码及身份三项基本信息后，点击登录；</w:t>
      </w:r>
    </w:p>
    <w:p w14:paraId="38DDE328" w14:textId="77777777" w:rsidR="00FB4F6A" w:rsidRPr="00B15851" w:rsidRDefault="00FB4F6A" w:rsidP="00FB4F6A">
      <w:pPr>
        <w:spacing w:line="460" w:lineRule="exact"/>
        <w:ind w:firstLine="420"/>
        <w:rPr>
          <w:rFonts w:ascii="宋体" w:eastAsia="宋体" w:hAnsi="宋体"/>
          <w:sz w:val="24"/>
          <w:szCs w:val="24"/>
        </w:rPr>
      </w:pPr>
      <w:r w:rsidRPr="009045CC">
        <w:rPr>
          <w:rFonts w:ascii="宋体" w:eastAsia="宋体" w:hAnsi="宋体" w:hint="eastAsia"/>
          <w:sz w:val="24"/>
          <w:szCs w:val="24"/>
        </w:rPr>
        <w:t>（2）</w:t>
      </w:r>
      <w:r>
        <w:rPr>
          <w:rFonts w:ascii="宋体" w:eastAsia="宋体" w:hAnsi="宋体" w:hint="eastAsia"/>
          <w:sz w:val="24"/>
          <w:szCs w:val="24"/>
        </w:rPr>
        <w:t>系统校验其用户登录身份是否安全，若安全通过验证，则进入后台管理页面，否则回到登录页面重新输入账户名和密码；</w:t>
      </w:r>
    </w:p>
    <w:p w14:paraId="4549600C" w14:textId="7996953C" w:rsidR="00121139" w:rsidRPr="00CA0315" w:rsidRDefault="00EE5941" w:rsidP="00CA0315">
      <w:pPr>
        <w:spacing w:line="460" w:lineRule="exact"/>
        <w:ind w:firstLine="420"/>
        <w:rPr>
          <w:rFonts w:ascii="宋体" w:eastAsia="宋体" w:hAnsi="宋体"/>
          <w:sz w:val="24"/>
          <w:szCs w:val="24"/>
        </w:rPr>
      </w:pPr>
      <w:r w:rsidRPr="00CA0315">
        <w:rPr>
          <w:rFonts w:ascii="宋体" w:eastAsia="宋体" w:hAnsi="宋体" w:hint="eastAsia"/>
          <w:sz w:val="24"/>
          <w:szCs w:val="24"/>
        </w:rPr>
        <w:t>（3）</w:t>
      </w:r>
      <w:r w:rsidR="00344221">
        <w:rPr>
          <w:rFonts w:ascii="宋体" w:eastAsia="宋体" w:hAnsi="宋体" w:hint="eastAsia"/>
          <w:sz w:val="24"/>
          <w:szCs w:val="24"/>
        </w:rPr>
        <w:t>进入系统后，点击左侧菜单“系统管理”，点击下拉菜单“账户管理”</w:t>
      </w:r>
      <w:r w:rsidR="008D5247">
        <w:rPr>
          <w:rFonts w:ascii="宋体" w:eastAsia="宋体" w:hAnsi="宋体" w:hint="eastAsia"/>
          <w:sz w:val="24"/>
          <w:szCs w:val="24"/>
        </w:rPr>
        <w:t>，其包含新建账户、查询账户信息、修改以及删除账户功能；</w:t>
      </w:r>
    </w:p>
    <w:p w14:paraId="2EEE4B62" w14:textId="2787D131" w:rsidR="00121139" w:rsidRPr="00CA0315" w:rsidRDefault="00EE5941" w:rsidP="00CA0315">
      <w:pPr>
        <w:spacing w:line="460" w:lineRule="exact"/>
        <w:ind w:firstLine="420"/>
        <w:rPr>
          <w:rFonts w:ascii="宋体" w:eastAsia="宋体" w:hAnsi="宋体"/>
          <w:sz w:val="24"/>
          <w:szCs w:val="24"/>
        </w:rPr>
      </w:pPr>
      <w:r w:rsidRPr="00CA0315">
        <w:rPr>
          <w:rFonts w:ascii="宋体" w:eastAsia="宋体" w:hAnsi="宋体" w:hint="eastAsia"/>
          <w:sz w:val="24"/>
          <w:szCs w:val="24"/>
        </w:rPr>
        <w:t>（4）</w:t>
      </w:r>
      <w:r w:rsidR="00564B31">
        <w:rPr>
          <w:rFonts w:ascii="宋体" w:eastAsia="宋体" w:hAnsi="宋体" w:hint="eastAsia"/>
          <w:sz w:val="24"/>
          <w:szCs w:val="24"/>
        </w:rPr>
        <w:t>若招生办工作人员需要初始化学生账户及密码时，可以点击新增进行录入，密码初始化为身份证后六位数字。若需要对账户信息进行修改时，可以点击修改按钮进行修改；如果需要删除无效的学生账户，如已毕业学生的账户信息，则可直接点击删除按钮；</w:t>
      </w:r>
    </w:p>
    <w:p w14:paraId="47EA8FBB" w14:textId="51F2223B" w:rsidR="00590C9E" w:rsidRPr="00CA0315" w:rsidRDefault="00EE5941" w:rsidP="00564B31">
      <w:pPr>
        <w:spacing w:line="460" w:lineRule="exact"/>
        <w:ind w:firstLine="420"/>
        <w:rPr>
          <w:rFonts w:ascii="宋体" w:eastAsia="宋体" w:hAnsi="宋体"/>
          <w:sz w:val="24"/>
          <w:szCs w:val="24"/>
        </w:rPr>
      </w:pPr>
      <w:r w:rsidRPr="00CA0315">
        <w:rPr>
          <w:rFonts w:ascii="宋体" w:eastAsia="宋体" w:hAnsi="宋体" w:hint="eastAsia"/>
          <w:sz w:val="24"/>
          <w:szCs w:val="24"/>
        </w:rPr>
        <w:t>（5）</w:t>
      </w:r>
      <w:r w:rsidR="00564B31">
        <w:rPr>
          <w:rFonts w:ascii="宋体" w:eastAsia="宋体" w:hAnsi="宋体" w:hint="eastAsia"/>
          <w:sz w:val="24"/>
          <w:szCs w:val="24"/>
        </w:rPr>
        <w:t>操作流程结束</w:t>
      </w:r>
      <w:r w:rsidR="001216CC">
        <w:rPr>
          <w:rFonts w:ascii="宋体" w:eastAsia="宋体" w:hAnsi="宋体" w:hint="eastAsia"/>
          <w:sz w:val="24"/>
          <w:szCs w:val="24"/>
        </w:rPr>
        <w:t>。</w:t>
      </w:r>
    </w:p>
    <w:p w14:paraId="574C49F2" w14:textId="22EF01FA" w:rsidR="00590C9E" w:rsidRDefault="00785E44" w:rsidP="00F63D11">
      <w:pPr>
        <w:spacing w:line="460" w:lineRule="exact"/>
        <w:ind w:firstLine="420"/>
        <w:rPr>
          <w:rFonts w:ascii="宋体" w:eastAsia="宋体" w:hAnsi="宋体"/>
          <w:sz w:val="24"/>
          <w:szCs w:val="24"/>
        </w:rPr>
      </w:pPr>
      <w:r>
        <w:rPr>
          <w:rFonts w:ascii="宋体" w:eastAsia="宋体" w:hAnsi="宋体" w:hint="eastAsia"/>
          <w:sz w:val="24"/>
          <w:szCs w:val="24"/>
        </w:rPr>
        <w:t>由上述流程阐述，以</w:t>
      </w:r>
      <w:r w:rsidR="00DA53EC">
        <w:rPr>
          <w:rFonts w:ascii="宋体" w:eastAsia="宋体" w:hAnsi="宋体" w:hint="eastAsia"/>
          <w:sz w:val="24"/>
          <w:szCs w:val="24"/>
        </w:rPr>
        <w:t>新增</w:t>
      </w:r>
      <w:r w:rsidR="00236CA3">
        <w:rPr>
          <w:rFonts w:ascii="宋体" w:eastAsia="宋体" w:hAnsi="宋体" w:hint="eastAsia"/>
          <w:sz w:val="24"/>
          <w:szCs w:val="24"/>
        </w:rPr>
        <w:t>账户管理</w:t>
      </w:r>
      <w:r>
        <w:rPr>
          <w:rFonts w:ascii="宋体" w:eastAsia="宋体" w:hAnsi="宋体" w:hint="eastAsia"/>
          <w:sz w:val="24"/>
          <w:szCs w:val="24"/>
        </w:rPr>
        <w:t>功能为例，活动图见图4</w:t>
      </w:r>
      <w:r w:rsidR="00236CA3">
        <w:rPr>
          <w:rFonts w:ascii="宋体" w:eastAsia="宋体" w:hAnsi="宋体"/>
          <w:sz w:val="24"/>
          <w:szCs w:val="24"/>
        </w:rPr>
        <w:t>-</w:t>
      </w:r>
      <w:r w:rsidR="001A75DC">
        <w:rPr>
          <w:rFonts w:ascii="宋体" w:eastAsia="宋体" w:hAnsi="宋体"/>
          <w:sz w:val="24"/>
          <w:szCs w:val="24"/>
        </w:rPr>
        <w:t>8</w:t>
      </w:r>
    </w:p>
    <w:p w14:paraId="673E489F" w14:textId="77777777" w:rsidR="00463905" w:rsidRDefault="00DE03BA" w:rsidP="00463905">
      <w:pPr>
        <w:keepNext/>
        <w:spacing w:line="360" w:lineRule="auto"/>
        <w:ind w:firstLine="420"/>
      </w:pPr>
      <w:r w:rsidRPr="00DE03BA">
        <w:rPr>
          <w:rFonts w:ascii="宋体" w:eastAsia="宋体" w:hAnsi="宋体"/>
          <w:noProof/>
          <w:sz w:val="24"/>
          <w:szCs w:val="24"/>
        </w:rPr>
        <w:lastRenderedPageBreak/>
        <w:drawing>
          <wp:inline distT="0" distB="0" distL="0" distR="0" wp14:anchorId="3B7C6B3C" wp14:editId="1EB7A050">
            <wp:extent cx="4362450" cy="5467350"/>
            <wp:effectExtent l="0" t="0" r="0" b="0"/>
            <wp:docPr id="27" name="图片 27" descr="C:\Users\Lover\AppData\Local\Temp\WeChat Files\b8606e3528057d06b8cf8c6d826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ver\AppData\Local\Temp\WeChat Files\b8606e3528057d06b8cf8c6d82622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5467350"/>
                    </a:xfrm>
                    <a:prstGeom prst="rect">
                      <a:avLst/>
                    </a:prstGeom>
                    <a:noFill/>
                    <a:ln>
                      <a:noFill/>
                    </a:ln>
                  </pic:spPr>
                </pic:pic>
              </a:graphicData>
            </a:graphic>
          </wp:inline>
        </w:drawing>
      </w:r>
    </w:p>
    <w:p w14:paraId="1DC27097" w14:textId="1D0A47F4" w:rsidR="00DE03BA" w:rsidRPr="00463905" w:rsidRDefault="00463905" w:rsidP="00463905">
      <w:pPr>
        <w:pStyle w:val="af4"/>
        <w:jc w:val="center"/>
        <w:rPr>
          <w:rFonts w:ascii="黑体" w:hAnsi="黑体"/>
          <w:sz w:val="21"/>
          <w:szCs w:val="21"/>
        </w:rPr>
      </w:pPr>
      <w:r w:rsidRPr="00463905">
        <w:rPr>
          <w:rFonts w:ascii="黑体" w:hAnsi="黑体"/>
          <w:sz w:val="21"/>
          <w:szCs w:val="21"/>
        </w:rPr>
        <w:t xml:space="preserve">系统管理 </w:t>
      </w:r>
      <w:r>
        <w:rPr>
          <w:rFonts w:ascii="黑体" w:hAnsi="黑体"/>
          <w:sz w:val="21"/>
          <w:szCs w:val="21"/>
        </w:rPr>
        <w:t>4-8</w:t>
      </w:r>
    </w:p>
    <w:p w14:paraId="4617E9D9" w14:textId="54259F25" w:rsidR="00677CD0" w:rsidRDefault="00677CD0" w:rsidP="00D847EC">
      <w:pPr>
        <w:pStyle w:val="2"/>
        <w:numPr>
          <w:ilvl w:val="1"/>
          <w:numId w:val="9"/>
        </w:numPr>
      </w:pPr>
      <w:bookmarkStart w:id="179" w:name="_Toc510169426"/>
      <w:r>
        <w:rPr>
          <w:rFonts w:hint="eastAsia"/>
        </w:rPr>
        <w:t>数据库设计</w:t>
      </w:r>
      <w:bookmarkEnd w:id="179"/>
    </w:p>
    <w:p w14:paraId="6B305966" w14:textId="37866F27" w:rsidR="00C95597" w:rsidRDefault="00E02CCB" w:rsidP="00D95C67">
      <w:pPr>
        <w:spacing w:line="460" w:lineRule="exact"/>
        <w:ind w:firstLine="420"/>
        <w:rPr>
          <w:rFonts w:ascii="宋体" w:eastAsia="宋体" w:hAnsi="宋体"/>
          <w:sz w:val="24"/>
          <w:szCs w:val="24"/>
        </w:rPr>
      </w:pPr>
      <w:r>
        <w:rPr>
          <w:rFonts w:ascii="宋体" w:eastAsia="宋体" w:hAnsi="宋体" w:hint="eastAsia"/>
          <w:sz w:val="24"/>
          <w:szCs w:val="24"/>
        </w:rPr>
        <w:t>因为数据库设计包含的表比较多，此处选择较为关键的数据库表进行设计介绍。如考生信息表、</w:t>
      </w:r>
      <w:r w:rsidR="00016758">
        <w:rPr>
          <w:rFonts w:ascii="宋体" w:eastAsia="宋体" w:hAnsi="宋体" w:hint="eastAsia"/>
          <w:sz w:val="24"/>
          <w:szCs w:val="24"/>
        </w:rPr>
        <w:t>新生录取信息表、学生成绩表、院系专业表、院系专业修改审核表</w:t>
      </w:r>
      <w:r w:rsidR="004B634A">
        <w:rPr>
          <w:rFonts w:ascii="宋体" w:eastAsia="宋体" w:hAnsi="宋体" w:hint="eastAsia"/>
          <w:sz w:val="24"/>
          <w:szCs w:val="24"/>
        </w:rPr>
        <w:t>、文件表</w:t>
      </w:r>
      <w:r w:rsidR="00630C26">
        <w:rPr>
          <w:rFonts w:ascii="宋体" w:eastAsia="宋体" w:hAnsi="宋体" w:hint="eastAsia"/>
          <w:sz w:val="24"/>
          <w:szCs w:val="24"/>
        </w:rPr>
        <w:t>、</w:t>
      </w:r>
      <w:r w:rsidR="00016758">
        <w:rPr>
          <w:rFonts w:ascii="宋体" w:eastAsia="宋体" w:hAnsi="宋体" w:hint="eastAsia"/>
          <w:sz w:val="24"/>
          <w:szCs w:val="24"/>
        </w:rPr>
        <w:t>字典表、账户信息表。</w:t>
      </w:r>
    </w:p>
    <w:p w14:paraId="2CE642C6" w14:textId="77777777" w:rsidR="00C8034F" w:rsidRPr="00C8034F" w:rsidRDefault="00C8034F" w:rsidP="00D847EC">
      <w:pPr>
        <w:pStyle w:val="a7"/>
        <w:keepNext/>
        <w:keepLines/>
        <w:numPr>
          <w:ilvl w:val="1"/>
          <w:numId w:val="10"/>
        </w:numPr>
        <w:spacing w:before="260" w:after="260" w:line="415" w:lineRule="auto"/>
        <w:ind w:firstLineChars="0"/>
        <w:outlineLvl w:val="2"/>
        <w:rPr>
          <w:rFonts w:eastAsia="黑体"/>
          <w:b/>
          <w:bCs/>
          <w:noProof/>
          <w:vanish/>
          <w:sz w:val="24"/>
          <w:szCs w:val="32"/>
        </w:rPr>
      </w:pPr>
      <w:bookmarkStart w:id="180" w:name="_Toc509779773"/>
      <w:bookmarkStart w:id="181" w:name="_Toc509961787"/>
      <w:bookmarkStart w:id="182" w:name="_Toc510132790"/>
      <w:bookmarkStart w:id="183" w:name="_Toc510169427"/>
      <w:bookmarkEnd w:id="180"/>
      <w:bookmarkEnd w:id="181"/>
      <w:bookmarkEnd w:id="182"/>
      <w:bookmarkEnd w:id="183"/>
    </w:p>
    <w:p w14:paraId="5D34011C" w14:textId="659A629F" w:rsidR="00677CD0" w:rsidRDefault="00677CD0" w:rsidP="00D847EC">
      <w:pPr>
        <w:pStyle w:val="3"/>
        <w:numPr>
          <w:ilvl w:val="2"/>
          <w:numId w:val="10"/>
        </w:numPr>
        <w:rPr>
          <w:noProof/>
        </w:rPr>
      </w:pPr>
      <w:bookmarkStart w:id="184" w:name="_Toc510169428"/>
      <w:r>
        <w:rPr>
          <w:rFonts w:hint="eastAsia"/>
          <w:noProof/>
        </w:rPr>
        <w:t>数据库概念结构设计</w:t>
      </w:r>
      <w:bookmarkEnd w:id="184"/>
    </w:p>
    <w:p w14:paraId="6431059A" w14:textId="59CB616C" w:rsidR="00677CD0" w:rsidRDefault="00BB0230" w:rsidP="00404869">
      <w:pPr>
        <w:spacing w:line="460" w:lineRule="exact"/>
        <w:ind w:firstLine="420"/>
        <w:rPr>
          <w:rFonts w:ascii="宋体" w:eastAsia="宋体" w:hAnsi="宋体"/>
          <w:sz w:val="24"/>
          <w:szCs w:val="24"/>
        </w:rPr>
      </w:pPr>
      <w:r>
        <w:rPr>
          <w:rFonts w:ascii="宋体" w:eastAsia="宋体" w:hAnsi="宋体" w:hint="eastAsia"/>
          <w:sz w:val="24"/>
          <w:szCs w:val="24"/>
        </w:rPr>
        <w:t>学院招生管理系统的总体数据表E-R图见</w:t>
      </w:r>
      <w:r w:rsidR="007D6704">
        <w:rPr>
          <w:rFonts w:ascii="宋体" w:eastAsia="宋体" w:hAnsi="宋体"/>
          <w:sz w:val="24"/>
          <w:szCs w:val="24"/>
        </w:rPr>
        <w:t>4-9</w:t>
      </w:r>
      <w:r w:rsidR="001B0125">
        <w:rPr>
          <w:rFonts w:ascii="宋体" w:eastAsia="宋体" w:hAnsi="宋体" w:hint="eastAsia"/>
          <w:sz w:val="24"/>
          <w:szCs w:val="24"/>
        </w:rPr>
        <w:t>。包含所有关键实体和属性：</w:t>
      </w:r>
    </w:p>
    <w:p w14:paraId="29411FB3" w14:textId="77777777" w:rsidR="0023690D" w:rsidRDefault="00721B53" w:rsidP="0023690D">
      <w:pPr>
        <w:keepNext/>
      </w:pPr>
      <w:r>
        <w:rPr>
          <w:noProof/>
        </w:rPr>
        <w:lastRenderedPageBreak/>
        <w:drawing>
          <wp:inline distT="0" distB="0" distL="0" distR="0" wp14:anchorId="2ACF1035" wp14:editId="0D4EDEB5">
            <wp:extent cx="5544185" cy="5240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5240020"/>
                    </a:xfrm>
                    <a:prstGeom prst="rect">
                      <a:avLst/>
                    </a:prstGeom>
                  </pic:spPr>
                </pic:pic>
              </a:graphicData>
            </a:graphic>
          </wp:inline>
        </w:drawing>
      </w:r>
    </w:p>
    <w:p w14:paraId="5FF4ED2F" w14:textId="64331985" w:rsidR="005335A9" w:rsidRPr="0023690D" w:rsidRDefault="0023690D" w:rsidP="0023690D">
      <w:pPr>
        <w:pStyle w:val="af4"/>
        <w:jc w:val="center"/>
        <w:rPr>
          <w:rFonts w:ascii="黑体" w:hAnsi="黑体"/>
          <w:sz w:val="21"/>
          <w:szCs w:val="21"/>
        </w:rPr>
      </w:pPr>
      <w:r w:rsidRPr="0023690D">
        <w:rPr>
          <w:rFonts w:ascii="黑体" w:hAnsi="黑体"/>
          <w:sz w:val="21"/>
          <w:szCs w:val="21"/>
        </w:rPr>
        <w:t xml:space="preserve">总体数据表E-R图 </w:t>
      </w:r>
      <w:r w:rsidRPr="0023690D">
        <w:rPr>
          <w:rFonts w:ascii="黑体" w:hAnsi="黑体"/>
          <w:sz w:val="21"/>
          <w:szCs w:val="21"/>
        </w:rPr>
        <w:fldChar w:fldCharType="begin"/>
      </w:r>
      <w:r w:rsidRPr="0023690D">
        <w:rPr>
          <w:rFonts w:ascii="黑体" w:hAnsi="黑体"/>
          <w:sz w:val="21"/>
          <w:szCs w:val="21"/>
        </w:rPr>
        <w:instrText xml:space="preserve"> SEQ 总体数据表E-R图 \* ARABIC </w:instrText>
      </w:r>
      <w:r w:rsidRPr="0023690D">
        <w:rPr>
          <w:rFonts w:ascii="黑体" w:hAnsi="黑体"/>
          <w:sz w:val="21"/>
          <w:szCs w:val="21"/>
        </w:rPr>
        <w:fldChar w:fldCharType="separate"/>
      </w:r>
      <w:r w:rsidRPr="0023690D">
        <w:rPr>
          <w:rFonts w:ascii="黑体" w:hAnsi="黑体"/>
          <w:sz w:val="21"/>
          <w:szCs w:val="21"/>
        </w:rPr>
        <w:t>1</w:t>
      </w:r>
      <w:r w:rsidRPr="0023690D">
        <w:rPr>
          <w:rFonts w:ascii="黑体" w:hAnsi="黑体"/>
          <w:sz w:val="21"/>
          <w:szCs w:val="21"/>
        </w:rPr>
        <w:fldChar w:fldCharType="end"/>
      </w:r>
    </w:p>
    <w:p w14:paraId="6240EEE9" w14:textId="36F642BD" w:rsidR="005335A9" w:rsidRDefault="005335A9" w:rsidP="00D847EC">
      <w:pPr>
        <w:pStyle w:val="3"/>
        <w:numPr>
          <w:ilvl w:val="2"/>
          <w:numId w:val="10"/>
        </w:numPr>
        <w:rPr>
          <w:noProof/>
        </w:rPr>
      </w:pPr>
      <w:bookmarkStart w:id="185" w:name="_Toc510169429"/>
      <w:r>
        <w:rPr>
          <w:rFonts w:hint="eastAsia"/>
          <w:noProof/>
        </w:rPr>
        <w:t>数据库逻辑结构设计</w:t>
      </w:r>
      <w:bookmarkEnd w:id="185"/>
    </w:p>
    <w:p w14:paraId="206B2707" w14:textId="6AE1EC8A" w:rsidR="005335A9" w:rsidRPr="00321E6D" w:rsidRDefault="00A70998" w:rsidP="00321E6D">
      <w:pPr>
        <w:spacing w:line="460" w:lineRule="exact"/>
        <w:ind w:firstLine="420"/>
        <w:rPr>
          <w:rFonts w:ascii="宋体" w:eastAsia="宋体" w:hAnsi="宋体"/>
          <w:sz w:val="24"/>
          <w:szCs w:val="24"/>
        </w:rPr>
      </w:pPr>
      <w:r>
        <w:rPr>
          <w:rFonts w:ascii="宋体" w:eastAsia="宋体" w:hAnsi="宋体" w:hint="eastAsia"/>
          <w:sz w:val="24"/>
          <w:szCs w:val="24"/>
        </w:rPr>
        <w:t>如</w:t>
      </w:r>
      <w:r w:rsidR="00DD7BB0">
        <w:rPr>
          <w:rFonts w:ascii="宋体" w:eastAsia="宋体" w:hAnsi="宋体" w:hint="eastAsia"/>
          <w:sz w:val="24"/>
          <w:szCs w:val="24"/>
        </w:rPr>
        <w:t>4</w:t>
      </w:r>
      <w:r w:rsidR="00DD7BB0">
        <w:rPr>
          <w:rFonts w:ascii="宋体" w:eastAsia="宋体" w:hAnsi="宋体"/>
          <w:sz w:val="24"/>
          <w:szCs w:val="24"/>
        </w:rPr>
        <w:t>.5.1</w:t>
      </w:r>
      <w:r w:rsidR="00DD7BB0">
        <w:rPr>
          <w:rFonts w:ascii="宋体" w:eastAsia="宋体" w:hAnsi="宋体" w:hint="eastAsia"/>
          <w:sz w:val="24"/>
          <w:szCs w:val="24"/>
        </w:rPr>
        <w:t>数据库概念结构设计所示，学院招生信息管理系统的E-R图每个关键表的属性包含如下所示</w:t>
      </w:r>
      <w:r w:rsidR="005335A9" w:rsidRPr="00321E6D">
        <w:rPr>
          <w:rFonts w:ascii="宋体" w:eastAsia="宋体" w:hAnsi="宋体" w:hint="eastAsia"/>
          <w:sz w:val="24"/>
          <w:szCs w:val="24"/>
        </w:rPr>
        <w:t>：</w:t>
      </w:r>
    </w:p>
    <w:p w14:paraId="7171489A" w14:textId="0507C199" w:rsidR="005335A9" w:rsidRDefault="005335A9" w:rsidP="00321E6D">
      <w:pPr>
        <w:spacing w:line="460" w:lineRule="exact"/>
        <w:ind w:firstLine="420"/>
        <w:rPr>
          <w:rFonts w:ascii="宋体" w:eastAsia="宋体" w:hAnsi="宋体"/>
          <w:sz w:val="24"/>
          <w:szCs w:val="24"/>
        </w:rPr>
      </w:pPr>
      <w:r w:rsidRPr="00321E6D">
        <w:rPr>
          <w:rFonts w:ascii="宋体" w:eastAsia="宋体" w:hAnsi="宋体" w:hint="eastAsia"/>
          <w:sz w:val="24"/>
          <w:szCs w:val="24"/>
        </w:rPr>
        <w:t>考生</w:t>
      </w:r>
      <w:r w:rsidR="005A4E17">
        <w:rPr>
          <w:rFonts w:ascii="宋体" w:eastAsia="宋体" w:hAnsi="宋体" w:hint="eastAsia"/>
          <w:sz w:val="24"/>
          <w:szCs w:val="24"/>
        </w:rPr>
        <w:t>信息表</w:t>
      </w:r>
      <w:r w:rsidRPr="00321E6D">
        <w:rPr>
          <w:rFonts w:ascii="宋体" w:eastAsia="宋体" w:hAnsi="宋体" w:hint="eastAsia"/>
          <w:sz w:val="24"/>
          <w:szCs w:val="24"/>
        </w:rPr>
        <w:t>（</w:t>
      </w:r>
      <w:r w:rsidR="005A4E17">
        <w:rPr>
          <w:rFonts w:ascii="宋体" w:eastAsia="宋体" w:hAnsi="宋体" w:hint="eastAsia"/>
          <w:sz w:val="24"/>
          <w:szCs w:val="24"/>
        </w:rPr>
        <w:t>准考证号</w:t>
      </w:r>
      <w:r w:rsidRPr="00321E6D">
        <w:rPr>
          <w:rFonts w:ascii="宋体" w:eastAsia="宋体" w:hAnsi="宋体" w:hint="eastAsia"/>
          <w:sz w:val="24"/>
          <w:szCs w:val="24"/>
        </w:rPr>
        <w:t>、</w:t>
      </w:r>
      <w:r w:rsidR="005A4E17">
        <w:rPr>
          <w:rFonts w:ascii="宋体" w:eastAsia="宋体" w:hAnsi="宋体" w:hint="eastAsia"/>
          <w:sz w:val="24"/>
          <w:szCs w:val="24"/>
        </w:rPr>
        <w:t>学生</w:t>
      </w:r>
      <w:r w:rsidRPr="00321E6D">
        <w:rPr>
          <w:rFonts w:ascii="宋体" w:eastAsia="宋体" w:hAnsi="宋体" w:hint="eastAsia"/>
          <w:sz w:val="24"/>
          <w:szCs w:val="24"/>
        </w:rPr>
        <w:t>姓名、性别、</w:t>
      </w:r>
      <w:r w:rsidR="005A4E17">
        <w:rPr>
          <w:rFonts w:ascii="宋体" w:eastAsia="宋体" w:hAnsi="宋体" w:hint="eastAsia"/>
          <w:sz w:val="24"/>
          <w:szCs w:val="24"/>
        </w:rPr>
        <w:t>通讯地址</w:t>
      </w:r>
      <w:r w:rsidRPr="00321E6D">
        <w:rPr>
          <w:rFonts w:ascii="宋体" w:eastAsia="宋体" w:hAnsi="宋体" w:hint="eastAsia"/>
          <w:sz w:val="24"/>
          <w:szCs w:val="24"/>
        </w:rPr>
        <w:t>、</w:t>
      </w:r>
      <w:r w:rsidR="005A4E17">
        <w:rPr>
          <w:rFonts w:ascii="宋体" w:eastAsia="宋体" w:hAnsi="宋体" w:hint="eastAsia"/>
          <w:sz w:val="24"/>
          <w:szCs w:val="24"/>
        </w:rPr>
        <w:t>联系方式</w:t>
      </w:r>
      <w:r w:rsidRPr="00321E6D">
        <w:rPr>
          <w:rFonts w:ascii="宋体" w:eastAsia="宋体" w:hAnsi="宋体" w:hint="eastAsia"/>
          <w:sz w:val="24"/>
          <w:szCs w:val="24"/>
        </w:rPr>
        <w:t>、</w:t>
      </w:r>
      <w:r w:rsidR="005A4E17">
        <w:rPr>
          <w:rFonts w:ascii="宋体" w:eastAsia="宋体" w:hAnsi="宋体" w:hint="eastAsia"/>
          <w:sz w:val="24"/>
          <w:szCs w:val="24"/>
        </w:rPr>
        <w:t>报考专业</w:t>
      </w:r>
      <w:r w:rsidRPr="00321E6D">
        <w:rPr>
          <w:rFonts w:ascii="宋体" w:eastAsia="宋体" w:hAnsi="宋体" w:hint="eastAsia"/>
          <w:sz w:val="24"/>
          <w:szCs w:val="24"/>
        </w:rPr>
        <w:t>、</w:t>
      </w:r>
      <w:r w:rsidR="005A4E17">
        <w:rPr>
          <w:rFonts w:ascii="宋体" w:eastAsia="宋体" w:hAnsi="宋体" w:hint="eastAsia"/>
          <w:sz w:val="24"/>
          <w:szCs w:val="24"/>
        </w:rPr>
        <w:t>政治面貌</w:t>
      </w:r>
      <w:r w:rsidR="00136D1F">
        <w:rPr>
          <w:rFonts w:ascii="宋体" w:eastAsia="宋体" w:hAnsi="宋体" w:hint="eastAsia"/>
          <w:sz w:val="24"/>
          <w:szCs w:val="24"/>
        </w:rPr>
        <w:t>等</w:t>
      </w:r>
      <w:r w:rsidRPr="00321E6D">
        <w:rPr>
          <w:rFonts w:ascii="宋体" w:eastAsia="宋体" w:hAnsi="宋体" w:hint="eastAsia"/>
          <w:sz w:val="24"/>
          <w:szCs w:val="24"/>
        </w:rPr>
        <w:t>）</w:t>
      </w:r>
    </w:p>
    <w:p w14:paraId="159AC661" w14:textId="7554D59C" w:rsidR="00EE02DD" w:rsidRPr="00321E6D" w:rsidRDefault="00EE02DD" w:rsidP="00321E6D">
      <w:pPr>
        <w:spacing w:line="460" w:lineRule="exact"/>
        <w:ind w:firstLine="420"/>
        <w:rPr>
          <w:rFonts w:ascii="宋体" w:eastAsia="宋体" w:hAnsi="宋体"/>
          <w:sz w:val="24"/>
          <w:szCs w:val="24"/>
        </w:rPr>
      </w:pPr>
      <w:r>
        <w:rPr>
          <w:rFonts w:ascii="宋体" w:eastAsia="宋体" w:hAnsi="宋体" w:hint="eastAsia"/>
          <w:sz w:val="24"/>
          <w:szCs w:val="24"/>
        </w:rPr>
        <w:t>学生成绩表（科目类型、综合科成绩、语文成绩、英语成绩、数学成绩、总分）</w:t>
      </w:r>
    </w:p>
    <w:p w14:paraId="78F9165B" w14:textId="39294FB1" w:rsidR="005335A9" w:rsidRPr="00321E6D" w:rsidRDefault="005A4E17" w:rsidP="00321E6D">
      <w:pPr>
        <w:spacing w:line="460" w:lineRule="exact"/>
        <w:ind w:firstLine="420"/>
        <w:rPr>
          <w:rFonts w:ascii="宋体" w:eastAsia="宋体" w:hAnsi="宋体"/>
          <w:sz w:val="24"/>
          <w:szCs w:val="24"/>
        </w:rPr>
      </w:pPr>
      <w:r>
        <w:rPr>
          <w:rFonts w:ascii="宋体" w:eastAsia="宋体" w:hAnsi="宋体" w:hint="eastAsia"/>
          <w:sz w:val="24"/>
          <w:szCs w:val="24"/>
        </w:rPr>
        <w:t>新生录取信息表</w:t>
      </w:r>
      <w:r w:rsidR="005335A9" w:rsidRPr="00321E6D">
        <w:rPr>
          <w:rFonts w:ascii="宋体" w:eastAsia="宋体" w:hAnsi="宋体" w:hint="eastAsia"/>
          <w:sz w:val="24"/>
          <w:szCs w:val="24"/>
        </w:rPr>
        <w:t>（</w:t>
      </w:r>
      <w:r>
        <w:rPr>
          <w:rFonts w:ascii="宋体" w:eastAsia="宋体" w:hAnsi="宋体" w:hint="eastAsia"/>
          <w:sz w:val="24"/>
          <w:szCs w:val="24"/>
        </w:rPr>
        <w:t>学生学号</w:t>
      </w:r>
      <w:r w:rsidR="005335A9" w:rsidRPr="00321E6D">
        <w:rPr>
          <w:rFonts w:ascii="宋体" w:eastAsia="宋体" w:hAnsi="宋体" w:hint="eastAsia"/>
          <w:sz w:val="24"/>
          <w:szCs w:val="24"/>
        </w:rPr>
        <w:t>、</w:t>
      </w:r>
      <w:r>
        <w:rPr>
          <w:rFonts w:ascii="宋体" w:eastAsia="宋体" w:hAnsi="宋体" w:hint="eastAsia"/>
          <w:sz w:val="24"/>
          <w:szCs w:val="24"/>
        </w:rPr>
        <w:t>学生姓名、通讯地址</w:t>
      </w:r>
      <w:r w:rsidR="005335A9" w:rsidRPr="00321E6D">
        <w:rPr>
          <w:rFonts w:ascii="宋体" w:eastAsia="宋体" w:hAnsi="宋体" w:hint="eastAsia"/>
          <w:sz w:val="24"/>
          <w:szCs w:val="24"/>
        </w:rPr>
        <w:t>、</w:t>
      </w:r>
      <w:r>
        <w:rPr>
          <w:rFonts w:ascii="宋体" w:eastAsia="宋体" w:hAnsi="宋体" w:hint="eastAsia"/>
          <w:sz w:val="24"/>
          <w:szCs w:val="24"/>
        </w:rPr>
        <w:t>录取专业、所属年级、审核状态</w:t>
      </w:r>
      <w:r w:rsidR="00136D1F">
        <w:rPr>
          <w:rFonts w:ascii="宋体" w:eastAsia="宋体" w:hAnsi="宋体" w:hint="eastAsia"/>
          <w:sz w:val="24"/>
          <w:szCs w:val="24"/>
        </w:rPr>
        <w:t>等</w:t>
      </w:r>
      <w:r w:rsidR="005335A9" w:rsidRPr="00321E6D">
        <w:rPr>
          <w:rFonts w:ascii="宋体" w:eastAsia="宋体" w:hAnsi="宋体" w:hint="eastAsia"/>
          <w:sz w:val="24"/>
          <w:szCs w:val="24"/>
        </w:rPr>
        <w:t>）</w:t>
      </w:r>
    </w:p>
    <w:p w14:paraId="65C0DD02" w14:textId="263F3820" w:rsidR="005335A9" w:rsidRDefault="00721B53" w:rsidP="00321E6D">
      <w:pPr>
        <w:spacing w:line="460" w:lineRule="exact"/>
        <w:ind w:firstLine="420"/>
        <w:rPr>
          <w:rFonts w:ascii="宋体" w:eastAsia="宋体" w:hAnsi="宋体"/>
          <w:sz w:val="24"/>
          <w:szCs w:val="24"/>
        </w:rPr>
      </w:pPr>
      <w:r>
        <w:rPr>
          <w:rFonts w:ascii="宋体" w:eastAsia="宋体" w:hAnsi="宋体" w:hint="eastAsia"/>
          <w:sz w:val="24"/>
          <w:szCs w:val="24"/>
        </w:rPr>
        <w:lastRenderedPageBreak/>
        <w:t>学院</w:t>
      </w:r>
      <w:r w:rsidR="005335A9" w:rsidRPr="00321E6D">
        <w:rPr>
          <w:rFonts w:ascii="宋体" w:eastAsia="宋体" w:hAnsi="宋体" w:hint="eastAsia"/>
          <w:sz w:val="24"/>
          <w:szCs w:val="24"/>
        </w:rPr>
        <w:t>专业</w:t>
      </w:r>
      <w:r>
        <w:rPr>
          <w:rFonts w:ascii="宋体" w:eastAsia="宋体" w:hAnsi="宋体" w:hint="eastAsia"/>
          <w:sz w:val="24"/>
          <w:szCs w:val="24"/>
        </w:rPr>
        <w:t>信息表</w:t>
      </w:r>
      <w:r w:rsidR="005335A9" w:rsidRPr="00321E6D">
        <w:rPr>
          <w:rFonts w:ascii="宋体" w:eastAsia="宋体" w:hAnsi="宋体" w:hint="eastAsia"/>
          <w:sz w:val="24"/>
          <w:szCs w:val="24"/>
        </w:rPr>
        <w:t>（专业代码、专业</w:t>
      </w:r>
      <w:r w:rsidR="00334C5C">
        <w:rPr>
          <w:rFonts w:ascii="宋体" w:eastAsia="宋体" w:hAnsi="宋体" w:hint="eastAsia"/>
          <w:sz w:val="24"/>
          <w:szCs w:val="24"/>
        </w:rPr>
        <w:t>简称</w:t>
      </w:r>
      <w:r w:rsidR="005335A9" w:rsidRPr="00321E6D">
        <w:rPr>
          <w:rFonts w:ascii="宋体" w:eastAsia="宋体" w:hAnsi="宋体" w:hint="eastAsia"/>
          <w:sz w:val="24"/>
          <w:szCs w:val="24"/>
        </w:rPr>
        <w:t>、</w:t>
      </w:r>
      <w:r w:rsidR="00334C5C">
        <w:rPr>
          <w:rFonts w:ascii="宋体" w:eastAsia="宋体" w:hAnsi="宋体" w:hint="eastAsia"/>
          <w:sz w:val="24"/>
          <w:szCs w:val="24"/>
        </w:rPr>
        <w:t>所属院系</w:t>
      </w:r>
      <w:r w:rsidR="00105237" w:rsidRPr="00321E6D">
        <w:rPr>
          <w:rFonts w:ascii="宋体" w:eastAsia="宋体" w:hAnsi="宋体" w:hint="eastAsia"/>
          <w:sz w:val="24"/>
          <w:szCs w:val="24"/>
        </w:rPr>
        <w:t>、</w:t>
      </w:r>
      <w:r w:rsidR="00334C5C">
        <w:rPr>
          <w:rFonts w:ascii="宋体" w:eastAsia="宋体" w:hAnsi="宋体" w:hint="eastAsia"/>
          <w:sz w:val="24"/>
          <w:szCs w:val="24"/>
        </w:rPr>
        <w:t>计划内招生人数</w:t>
      </w:r>
      <w:r w:rsidR="005335A9" w:rsidRPr="00321E6D">
        <w:rPr>
          <w:rFonts w:ascii="宋体" w:eastAsia="宋体" w:hAnsi="宋体" w:hint="eastAsia"/>
          <w:sz w:val="24"/>
          <w:szCs w:val="24"/>
        </w:rPr>
        <w:t>）</w:t>
      </w:r>
    </w:p>
    <w:p w14:paraId="464CD90E" w14:textId="279BA4AA" w:rsidR="00297E9B" w:rsidRPr="00B50AF2" w:rsidRDefault="00334C5C" w:rsidP="00B50AF2">
      <w:pPr>
        <w:spacing w:line="460" w:lineRule="exact"/>
        <w:ind w:firstLine="420"/>
        <w:rPr>
          <w:rFonts w:ascii="宋体" w:eastAsia="宋体" w:hAnsi="宋体"/>
          <w:sz w:val="24"/>
          <w:szCs w:val="24"/>
        </w:rPr>
      </w:pPr>
      <w:r>
        <w:rPr>
          <w:rFonts w:ascii="宋体" w:eastAsia="宋体" w:hAnsi="宋体" w:hint="eastAsia"/>
          <w:sz w:val="24"/>
          <w:szCs w:val="24"/>
        </w:rPr>
        <w:t>附件表（附件名称、文件存储路径、附件类型）</w:t>
      </w:r>
    </w:p>
    <w:p w14:paraId="7FC4A1DB" w14:textId="4896E139" w:rsidR="00297E9B" w:rsidRDefault="00297E9B" w:rsidP="00D847EC">
      <w:pPr>
        <w:pStyle w:val="3"/>
        <w:numPr>
          <w:ilvl w:val="2"/>
          <w:numId w:val="10"/>
        </w:numPr>
        <w:rPr>
          <w:noProof/>
        </w:rPr>
      </w:pPr>
      <w:bookmarkStart w:id="186" w:name="_Toc510169430"/>
      <w:r>
        <w:rPr>
          <w:rFonts w:hint="eastAsia"/>
          <w:noProof/>
        </w:rPr>
        <w:t>数据库物理结构设计</w:t>
      </w:r>
      <w:bookmarkEnd w:id="186"/>
    </w:p>
    <w:p w14:paraId="5F4B3207" w14:textId="4F458485" w:rsidR="002A3021" w:rsidRPr="00D3581E" w:rsidRDefault="002A3021" w:rsidP="00EF3280">
      <w:pPr>
        <w:spacing w:line="460" w:lineRule="exact"/>
        <w:ind w:firstLine="420"/>
        <w:rPr>
          <w:rFonts w:ascii="宋体" w:eastAsia="宋体" w:hAnsi="宋体"/>
          <w:sz w:val="24"/>
          <w:szCs w:val="24"/>
        </w:rPr>
      </w:pPr>
      <w:r>
        <w:rPr>
          <w:rFonts w:ascii="宋体" w:eastAsia="宋体" w:hAnsi="宋体" w:hint="eastAsia"/>
          <w:sz w:val="24"/>
          <w:szCs w:val="24"/>
        </w:rPr>
        <w:t>根据需求分析可以完整的列出学院招生管理系统所涉及到的数据库表</w:t>
      </w:r>
      <w:r w:rsidR="00702F42">
        <w:rPr>
          <w:rFonts w:ascii="宋体" w:eastAsia="宋体" w:hAnsi="宋体" w:hint="eastAsia"/>
          <w:sz w:val="24"/>
          <w:szCs w:val="24"/>
        </w:rPr>
        <w:t>，其中，</w:t>
      </w:r>
      <w:r w:rsidR="00702F42" w:rsidRPr="00FD7085">
        <w:rPr>
          <w:rFonts w:ascii="宋体" w:eastAsia="宋体" w:hAnsi="宋体" w:hint="eastAsia"/>
          <w:sz w:val="24"/>
          <w:szCs w:val="24"/>
        </w:rPr>
        <w:t>表列名中，</w:t>
      </w:r>
      <w:r w:rsidR="00702F42" w:rsidRPr="00FD7085">
        <w:rPr>
          <w:rFonts w:ascii="宋体" w:eastAsia="宋体" w:hAnsi="宋体"/>
          <w:sz w:val="24"/>
          <w:szCs w:val="24"/>
        </w:rPr>
        <w:t>N开头表示NUNBER型，S开头表示VARCHAR型，开头表示CHAR型，DT开头表示日期类型，DU开头表示DOUBLE，</w:t>
      </w:r>
      <w:r w:rsidR="00702F42" w:rsidRPr="00FD7085">
        <w:rPr>
          <w:rFonts w:ascii="宋体" w:eastAsia="宋体" w:hAnsi="宋体" w:hint="eastAsia"/>
          <w:sz w:val="24"/>
          <w:szCs w:val="24"/>
        </w:rPr>
        <w:t>表命名以</w:t>
      </w:r>
      <w:r w:rsidR="00702F42" w:rsidRPr="00FD7085">
        <w:rPr>
          <w:rFonts w:ascii="宋体" w:eastAsia="宋体" w:hAnsi="宋体"/>
          <w:sz w:val="24"/>
          <w:szCs w:val="24"/>
        </w:rPr>
        <w:t>T_RMS 开头，主键命名以PK_RMS开头</w:t>
      </w:r>
      <w:r w:rsidR="00702F42">
        <w:rPr>
          <w:rFonts w:ascii="宋体" w:eastAsia="宋体" w:hAnsi="宋体" w:hint="eastAsia"/>
          <w:sz w:val="24"/>
          <w:szCs w:val="24"/>
        </w:rPr>
        <w:t>，</w:t>
      </w:r>
      <w:r w:rsidR="00702F42" w:rsidRPr="00FD7085">
        <w:rPr>
          <w:rFonts w:ascii="宋体" w:eastAsia="宋体" w:hAnsi="宋体" w:hint="eastAsia"/>
          <w:sz w:val="24"/>
          <w:szCs w:val="24"/>
        </w:rPr>
        <w:t>外键命名以</w:t>
      </w:r>
      <w:r w:rsidR="00702F42" w:rsidRPr="00FD7085">
        <w:rPr>
          <w:rFonts w:ascii="宋体" w:eastAsia="宋体" w:hAnsi="宋体"/>
          <w:sz w:val="24"/>
          <w:szCs w:val="24"/>
        </w:rPr>
        <w:t>FK_RMS开头</w:t>
      </w:r>
      <w:r w:rsidR="00702F42">
        <w:rPr>
          <w:rFonts w:ascii="宋体" w:eastAsia="宋体" w:hAnsi="宋体" w:hint="eastAsia"/>
          <w:sz w:val="24"/>
          <w:szCs w:val="24"/>
        </w:rPr>
        <w:t>。</w:t>
      </w:r>
    </w:p>
    <w:p w14:paraId="629AA3C5" w14:textId="6720A4C8" w:rsidR="009203BA" w:rsidRPr="000C6D8A" w:rsidRDefault="009203BA" w:rsidP="000C6D8A">
      <w:pPr>
        <w:pStyle w:val="af4"/>
        <w:jc w:val="center"/>
        <w:rPr>
          <w:rFonts w:ascii="黑体" w:hAnsi="黑体"/>
          <w:sz w:val="21"/>
          <w:szCs w:val="21"/>
        </w:rPr>
      </w:pPr>
      <w:r w:rsidRPr="000C6D8A">
        <w:rPr>
          <w:rFonts w:ascii="黑体" w:hAnsi="黑体"/>
          <w:sz w:val="21"/>
          <w:szCs w:val="21"/>
        </w:rPr>
        <w:t xml:space="preserve">表格 </w:t>
      </w:r>
      <w:r w:rsidRPr="000C6D8A">
        <w:rPr>
          <w:rFonts w:ascii="黑体" w:hAnsi="黑体"/>
          <w:sz w:val="21"/>
          <w:szCs w:val="21"/>
        </w:rPr>
        <w:fldChar w:fldCharType="begin"/>
      </w:r>
      <w:r w:rsidRPr="000C6D8A">
        <w:rPr>
          <w:rFonts w:ascii="黑体" w:hAnsi="黑体"/>
          <w:sz w:val="21"/>
          <w:szCs w:val="21"/>
        </w:rPr>
        <w:instrText xml:space="preserve"> SEQ 表格 \* ARABIC </w:instrText>
      </w:r>
      <w:r w:rsidRPr="000C6D8A">
        <w:rPr>
          <w:rFonts w:ascii="黑体" w:hAnsi="黑体"/>
          <w:sz w:val="21"/>
          <w:szCs w:val="21"/>
        </w:rPr>
        <w:fldChar w:fldCharType="separate"/>
      </w:r>
      <w:r w:rsidR="00281776" w:rsidRPr="000C6D8A">
        <w:rPr>
          <w:rFonts w:ascii="黑体" w:hAnsi="黑体"/>
          <w:sz w:val="21"/>
          <w:szCs w:val="21"/>
        </w:rPr>
        <w:t>1</w:t>
      </w:r>
      <w:r w:rsidRPr="000C6D8A">
        <w:rPr>
          <w:rFonts w:ascii="黑体" w:hAnsi="黑体"/>
          <w:sz w:val="21"/>
          <w:szCs w:val="21"/>
        </w:rPr>
        <w:fldChar w:fldCharType="end"/>
      </w:r>
      <w:r w:rsidRPr="000C6D8A">
        <w:rPr>
          <w:rFonts w:ascii="黑体" w:hAnsi="黑体" w:hint="eastAsia"/>
          <w:sz w:val="21"/>
          <w:szCs w:val="21"/>
        </w:rPr>
        <w:t xml:space="preserve">  </w:t>
      </w:r>
      <w:r w:rsidRPr="000C6D8A">
        <w:rPr>
          <w:rFonts w:ascii="黑体" w:hAnsi="黑体"/>
          <w:sz w:val="21"/>
          <w:szCs w:val="21"/>
        </w:rPr>
        <w:t>T_RMS_ACCOUNT 账户信息表</w:t>
      </w:r>
    </w:p>
    <w:tbl>
      <w:tblPr>
        <w:tblW w:w="8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3"/>
        <w:gridCol w:w="1177"/>
        <w:gridCol w:w="1328"/>
        <w:gridCol w:w="1141"/>
        <w:gridCol w:w="1141"/>
        <w:gridCol w:w="2022"/>
      </w:tblGrid>
      <w:tr w:rsidR="00317FFC" w14:paraId="1B24260B" w14:textId="77777777" w:rsidTr="007B0633">
        <w:trPr>
          <w:trHeight w:val="430"/>
        </w:trPr>
        <w:tc>
          <w:tcPr>
            <w:tcW w:w="1403" w:type="dxa"/>
            <w:shd w:val="clear" w:color="auto" w:fill="F2F2F2"/>
          </w:tcPr>
          <w:p w14:paraId="27C44CCE" w14:textId="77777777" w:rsidR="00317FFC" w:rsidRDefault="00317FFC" w:rsidP="00420BDC">
            <w:pPr>
              <w:rPr>
                <w:b/>
              </w:rPr>
            </w:pPr>
            <w:r>
              <w:rPr>
                <w:rFonts w:hint="eastAsia"/>
                <w:b/>
              </w:rPr>
              <w:t>字段</w:t>
            </w:r>
          </w:p>
        </w:tc>
        <w:tc>
          <w:tcPr>
            <w:tcW w:w="1177" w:type="dxa"/>
            <w:shd w:val="clear" w:color="auto" w:fill="F2F2F2"/>
          </w:tcPr>
          <w:p w14:paraId="30C33BF3" w14:textId="77777777" w:rsidR="00317FFC" w:rsidRDefault="00317FFC" w:rsidP="00420BDC">
            <w:pPr>
              <w:rPr>
                <w:b/>
              </w:rPr>
            </w:pPr>
            <w:r>
              <w:rPr>
                <w:rFonts w:hint="eastAsia"/>
                <w:b/>
              </w:rPr>
              <w:t>字段名称</w:t>
            </w:r>
          </w:p>
        </w:tc>
        <w:tc>
          <w:tcPr>
            <w:tcW w:w="1328" w:type="dxa"/>
            <w:shd w:val="clear" w:color="auto" w:fill="F2F2F2"/>
          </w:tcPr>
          <w:p w14:paraId="4CDFAD32" w14:textId="77777777" w:rsidR="00317FFC" w:rsidRDefault="00317FFC" w:rsidP="00420BDC">
            <w:pPr>
              <w:ind w:firstLine="600"/>
              <w:rPr>
                <w:b/>
              </w:rPr>
            </w:pPr>
            <w:r>
              <w:rPr>
                <w:rFonts w:hint="eastAsia"/>
              </w:rPr>
              <w:t>类型及长度</w:t>
            </w:r>
          </w:p>
        </w:tc>
        <w:tc>
          <w:tcPr>
            <w:tcW w:w="1141" w:type="dxa"/>
            <w:shd w:val="clear" w:color="auto" w:fill="F2F2F2"/>
          </w:tcPr>
          <w:p w14:paraId="3C0441CA" w14:textId="77777777" w:rsidR="00317FFC" w:rsidRDefault="00317FFC" w:rsidP="00420BDC">
            <w:pPr>
              <w:rPr>
                <w:b/>
              </w:rPr>
            </w:pPr>
            <w:r>
              <w:rPr>
                <w:rFonts w:hint="eastAsia"/>
                <w:b/>
              </w:rPr>
              <w:t>主键/外键</w:t>
            </w:r>
          </w:p>
        </w:tc>
        <w:tc>
          <w:tcPr>
            <w:tcW w:w="1141" w:type="dxa"/>
            <w:shd w:val="clear" w:color="auto" w:fill="F2F2F2"/>
          </w:tcPr>
          <w:p w14:paraId="0A5CA812" w14:textId="77777777" w:rsidR="00317FFC" w:rsidRDefault="00317FFC" w:rsidP="00420BDC">
            <w:pPr>
              <w:rPr>
                <w:b/>
              </w:rPr>
            </w:pPr>
            <w:r>
              <w:rPr>
                <w:rFonts w:hint="eastAsia"/>
                <w:b/>
              </w:rPr>
              <w:t>是否可空</w:t>
            </w:r>
          </w:p>
        </w:tc>
        <w:tc>
          <w:tcPr>
            <w:tcW w:w="2022" w:type="dxa"/>
            <w:shd w:val="clear" w:color="auto" w:fill="F2F2F2"/>
          </w:tcPr>
          <w:p w14:paraId="1FA86B2B" w14:textId="77777777" w:rsidR="00317FFC" w:rsidRDefault="00317FFC" w:rsidP="00420BDC">
            <w:pPr>
              <w:rPr>
                <w:b/>
              </w:rPr>
            </w:pPr>
            <w:r>
              <w:rPr>
                <w:rFonts w:hint="eastAsia"/>
                <w:b/>
              </w:rPr>
              <w:t>备注</w:t>
            </w:r>
          </w:p>
        </w:tc>
      </w:tr>
      <w:tr w:rsidR="00317FFC" w14:paraId="116538A0" w14:textId="77777777" w:rsidTr="007B0633">
        <w:trPr>
          <w:trHeight w:val="862"/>
        </w:trPr>
        <w:tc>
          <w:tcPr>
            <w:tcW w:w="1403" w:type="dxa"/>
            <w:shd w:val="clear" w:color="auto" w:fill="F2F2F2"/>
          </w:tcPr>
          <w:p w14:paraId="54D42A2B" w14:textId="77777777" w:rsidR="00317FFC" w:rsidRDefault="00317FFC" w:rsidP="00420BDC">
            <w:pPr>
              <w:rPr>
                <w:rFonts w:ascii="仿宋" w:eastAsia="仿宋" w:hAnsi="仿宋"/>
              </w:rPr>
            </w:pPr>
            <w:r>
              <w:rPr>
                <w:rFonts w:ascii="仿宋" w:eastAsia="仿宋" w:hAnsi="仿宋"/>
              </w:rPr>
              <w:t>N_ACN</w:t>
            </w:r>
            <w:r>
              <w:rPr>
                <w:rFonts w:ascii="仿宋" w:eastAsia="仿宋" w:hAnsi="仿宋" w:hint="eastAsia"/>
              </w:rPr>
              <w:t xml:space="preserve"> _NO</w:t>
            </w:r>
          </w:p>
        </w:tc>
        <w:tc>
          <w:tcPr>
            <w:tcW w:w="1177" w:type="dxa"/>
            <w:shd w:val="clear" w:color="auto" w:fill="F2F2F2"/>
          </w:tcPr>
          <w:p w14:paraId="6A6299F9" w14:textId="77777777" w:rsidR="00317FFC" w:rsidRDefault="00317FFC" w:rsidP="00420BDC">
            <w:pPr>
              <w:rPr>
                <w:rFonts w:ascii="仿宋" w:eastAsia="仿宋" w:hAnsi="仿宋"/>
              </w:rPr>
            </w:pPr>
            <w:r>
              <w:rPr>
                <w:rFonts w:ascii="仿宋" w:eastAsia="仿宋" w:hAnsi="仿宋" w:hint="eastAsia"/>
              </w:rPr>
              <w:t>账户</w:t>
            </w:r>
            <w:r>
              <w:rPr>
                <w:rFonts w:ascii="仿宋" w:eastAsia="仿宋" w:hAnsi="仿宋"/>
              </w:rPr>
              <w:t>内部编码</w:t>
            </w:r>
          </w:p>
        </w:tc>
        <w:tc>
          <w:tcPr>
            <w:tcW w:w="1328" w:type="dxa"/>
            <w:shd w:val="clear" w:color="auto" w:fill="F2F2F2"/>
          </w:tcPr>
          <w:p w14:paraId="63B9C3F1" w14:textId="77777777" w:rsidR="00317FFC" w:rsidRDefault="00317FFC" w:rsidP="00420BDC">
            <w:pPr>
              <w:rPr>
                <w:rFonts w:ascii="仿宋" w:eastAsia="仿宋" w:hAnsi="仿宋"/>
              </w:rPr>
            </w:pPr>
            <w:r>
              <w:rPr>
                <w:rFonts w:ascii="仿宋" w:eastAsia="仿宋" w:hAnsi="仿宋"/>
              </w:rPr>
              <w:t>INT(10)</w:t>
            </w:r>
          </w:p>
        </w:tc>
        <w:tc>
          <w:tcPr>
            <w:tcW w:w="1141" w:type="dxa"/>
            <w:shd w:val="clear" w:color="auto" w:fill="F2F2F2"/>
          </w:tcPr>
          <w:p w14:paraId="689ED043" w14:textId="77777777" w:rsidR="00317FFC" w:rsidRDefault="00317FFC" w:rsidP="00420BDC">
            <w:pPr>
              <w:rPr>
                <w:b/>
              </w:rPr>
            </w:pPr>
            <w:r>
              <w:rPr>
                <w:rFonts w:ascii="仿宋" w:eastAsia="仿宋" w:hAnsi="仿宋" w:hint="eastAsia"/>
              </w:rPr>
              <w:t>主键</w:t>
            </w:r>
          </w:p>
        </w:tc>
        <w:tc>
          <w:tcPr>
            <w:tcW w:w="1141" w:type="dxa"/>
            <w:shd w:val="clear" w:color="auto" w:fill="F2F2F2"/>
          </w:tcPr>
          <w:p w14:paraId="2FA880C5" w14:textId="77777777" w:rsidR="00317FFC" w:rsidRDefault="00317FFC" w:rsidP="00420BDC">
            <w:pPr>
              <w:rPr>
                <w:rFonts w:ascii="仿宋" w:eastAsia="仿宋" w:hAnsi="仿宋"/>
              </w:rPr>
            </w:pPr>
            <w:r>
              <w:rPr>
                <w:rFonts w:ascii="仿宋" w:eastAsia="仿宋" w:hAnsi="仿宋" w:hint="eastAsia"/>
              </w:rPr>
              <w:t>否</w:t>
            </w:r>
          </w:p>
        </w:tc>
        <w:tc>
          <w:tcPr>
            <w:tcW w:w="2022" w:type="dxa"/>
            <w:shd w:val="clear" w:color="auto" w:fill="F2F2F2"/>
          </w:tcPr>
          <w:p w14:paraId="6E60C4A7" w14:textId="77777777" w:rsidR="00317FFC" w:rsidRDefault="00317FFC" w:rsidP="00420BDC">
            <w:pPr>
              <w:rPr>
                <w:rFonts w:ascii="仿宋" w:eastAsia="仿宋" w:hAnsi="仿宋"/>
              </w:rPr>
            </w:pPr>
            <w:r>
              <w:rPr>
                <w:rFonts w:ascii="仿宋" w:eastAsia="仿宋" w:hAnsi="仿宋" w:hint="eastAsia"/>
              </w:rPr>
              <w:t>AUTO_INCREMENT</w:t>
            </w:r>
          </w:p>
        </w:tc>
      </w:tr>
      <w:tr w:rsidR="00317FFC" w14:paraId="5A2A2F1B" w14:textId="77777777" w:rsidTr="007B0633">
        <w:trPr>
          <w:trHeight w:val="862"/>
        </w:trPr>
        <w:tc>
          <w:tcPr>
            <w:tcW w:w="1403" w:type="dxa"/>
            <w:shd w:val="clear" w:color="auto" w:fill="F2F2F2"/>
          </w:tcPr>
          <w:p w14:paraId="733A12A3" w14:textId="77777777" w:rsidR="00317FFC" w:rsidRDefault="00317FFC" w:rsidP="00420BDC">
            <w:pPr>
              <w:rPr>
                <w:rFonts w:ascii="仿宋" w:eastAsia="仿宋" w:hAnsi="仿宋"/>
              </w:rPr>
            </w:pPr>
            <w:r>
              <w:rPr>
                <w:rFonts w:ascii="仿宋" w:eastAsia="仿宋" w:hAnsi="仿宋" w:hint="eastAsia"/>
              </w:rPr>
              <w:t>S</w:t>
            </w:r>
            <w:r>
              <w:rPr>
                <w:rFonts w:ascii="仿宋" w:eastAsia="仿宋" w:hAnsi="仿宋"/>
              </w:rPr>
              <w:t>_USER_NO</w:t>
            </w:r>
          </w:p>
        </w:tc>
        <w:tc>
          <w:tcPr>
            <w:tcW w:w="1177" w:type="dxa"/>
            <w:shd w:val="clear" w:color="auto" w:fill="F2F2F2"/>
          </w:tcPr>
          <w:p w14:paraId="15E9E01E" w14:textId="77777777" w:rsidR="00317FFC" w:rsidRDefault="00317FFC" w:rsidP="00420BDC">
            <w:pPr>
              <w:rPr>
                <w:rFonts w:ascii="仿宋" w:eastAsia="仿宋" w:hAnsi="仿宋"/>
              </w:rPr>
            </w:pPr>
            <w:r>
              <w:rPr>
                <w:rFonts w:ascii="仿宋" w:eastAsia="仿宋" w:hAnsi="仿宋" w:hint="eastAsia"/>
              </w:rPr>
              <w:t>账号ID</w:t>
            </w:r>
          </w:p>
        </w:tc>
        <w:tc>
          <w:tcPr>
            <w:tcW w:w="1328" w:type="dxa"/>
            <w:shd w:val="clear" w:color="auto" w:fill="F2F2F2"/>
          </w:tcPr>
          <w:p w14:paraId="48479DC3" w14:textId="77777777" w:rsidR="00317FFC" w:rsidRDefault="00317FFC" w:rsidP="00420BDC">
            <w:pPr>
              <w:rPr>
                <w:rFonts w:ascii="仿宋" w:eastAsia="仿宋" w:hAnsi="仿宋"/>
              </w:rPr>
            </w:pPr>
            <w:r>
              <w:rPr>
                <w:rFonts w:ascii="仿宋" w:eastAsia="仿宋" w:hAnsi="仿宋" w:hint="eastAsia"/>
              </w:rPr>
              <w:t>VARCHAR</w:t>
            </w:r>
            <w:r>
              <w:rPr>
                <w:rFonts w:ascii="仿宋" w:eastAsia="仿宋" w:hAnsi="仿宋"/>
              </w:rPr>
              <w:t>(20)</w:t>
            </w:r>
          </w:p>
        </w:tc>
        <w:tc>
          <w:tcPr>
            <w:tcW w:w="1141" w:type="dxa"/>
            <w:shd w:val="clear" w:color="auto" w:fill="F2F2F2"/>
          </w:tcPr>
          <w:p w14:paraId="7E7C2AE3" w14:textId="77777777" w:rsidR="00317FFC" w:rsidRDefault="00317FFC" w:rsidP="00420BDC">
            <w:pPr>
              <w:rPr>
                <w:rFonts w:ascii="仿宋" w:eastAsia="仿宋" w:hAnsi="仿宋"/>
              </w:rPr>
            </w:pPr>
          </w:p>
        </w:tc>
        <w:tc>
          <w:tcPr>
            <w:tcW w:w="1141" w:type="dxa"/>
            <w:shd w:val="clear" w:color="auto" w:fill="F2F2F2"/>
          </w:tcPr>
          <w:p w14:paraId="7C8639A0" w14:textId="77777777" w:rsidR="00317FFC" w:rsidRDefault="00317FFC" w:rsidP="00420BDC">
            <w:pPr>
              <w:rPr>
                <w:rFonts w:ascii="仿宋" w:eastAsia="仿宋" w:hAnsi="仿宋"/>
              </w:rPr>
            </w:pPr>
            <w:r>
              <w:rPr>
                <w:rFonts w:ascii="仿宋" w:eastAsia="仿宋" w:hAnsi="仿宋" w:hint="eastAsia"/>
              </w:rPr>
              <w:t>是</w:t>
            </w:r>
          </w:p>
        </w:tc>
        <w:tc>
          <w:tcPr>
            <w:tcW w:w="2022" w:type="dxa"/>
            <w:shd w:val="clear" w:color="auto" w:fill="F2F2F2"/>
          </w:tcPr>
          <w:p w14:paraId="445DB65F" w14:textId="77777777" w:rsidR="00317FFC" w:rsidRDefault="00317FFC" w:rsidP="00420BDC">
            <w:pPr>
              <w:rPr>
                <w:rFonts w:ascii="仿宋" w:eastAsia="仿宋" w:hAnsi="仿宋"/>
              </w:rPr>
            </w:pPr>
          </w:p>
        </w:tc>
      </w:tr>
      <w:tr w:rsidR="00317FFC" w14:paraId="5CDD96A7" w14:textId="77777777" w:rsidTr="007B0633">
        <w:trPr>
          <w:trHeight w:val="862"/>
        </w:trPr>
        <w:tc>
          <w:tcPr>
            <w:tcW w:w="1403" w:type="dxa"/>
            <w:shd w:val="clear" w:color="auto" w:fill="F2F2F2"/>
          </w:tcPr>
          <w:p w14:paraId="1F5DFB6C" w14:textId="77777777" w:rsidR="00317FFC" w:rsidRDefault="00317FFC" w:rsidP="00420BDC">
            <w:pPr>
              <w:rPr>
                <w:rFonts w:ascii="仿宋" w:eastAsia="仿宋" w:hAnsi="仿宋"/>
              </w:rPr>
            </w:pPr>
            <w:r>
              <w:rPr>
                <w:rFonts w:ascii="仿宋" w:eastAsia="仿宋" w:hAnsi="仿宋"/>
              </w:rPr>
              <w:t>S_USERNAME</w:t>
            </w:r>
          </w:p>
        </w:tc>
        <w:tc>
          <w:tcPr>
            <w:tcW w:w="1177" w:type="dxa"/>
            <w:shd w:val="clear" w:color="auto" w:fill="F2F2F2"/>
          </w:tcPr>
          <w:p w14:paraId="73832530" w14:textId="77777777" w:rsidR="00317FFC" w:rsidRDefault="00317FFC" w:rsidP="00420BDC">
            <w:pPr>
              <w:rPr>
                <w:rFonts w:ascii="仿宋" w:eastAsia="仿宋" w:hAnsi="仿宋"/>
              </w:rPr>
            </w:pPr>
            <w:r>
              <w:rPr>
                <w:rFonts w:ascii="仿宋" w:eastAsia="仿宋" w:hAnsi="仿宋" w:hint="eastAsia"/>
              </w:rPr>
              <w:t>账号</w:t>
            </w:r>
          </w:p>
        </w:tc>
        <w:tc>
          <w:tcPr>
            <w:tcW w:w="1328" w:type="dxa"/>
            <w:shd w:val="clear" w:color="auto" w:fill="F2F2F2"/>
          </w:tcPr>
          <w:p w14:paraId="0936A32B" w14:textId="77777777" w:rsidR="00317FFC" w:rsidRDefault="00317FFC" w:rsidP="00420BDC">
            <w:pPr>
              <w:rPr>
                <w:rFonts w:ascii="仿宋" w:eastAsia="仿宋" w:hAnsi="仿宋"/>
              </w:rPr>
            </w:pPr>
            <w:r>
              <w:rPr>
                <w:rFonts w:ascii="仿宋" w:eastAsia="仿宋" w:hAnsi="仿宋"/>
              </w:rPr>
              <w:t>VARCHAR</w:t>
            </w:r>
            <w:r>
              <w:rPr>
                <w:rFonts w:ascii="仿宋" w:eastAsia="仿宋" w:hAnsi="仿宋" w:hint="eastAsia"/>
              </w:rPr>
              <w:t>（</w:t>
            </w:r>
            <w:r>
              <w:rPr>
                <w:rFonts w:ascii="仿宋" w:eastAsia="仿宋" w:hAnsi="仿宋"/>
              </w:rPr>
              <w:t>50</w:t>
            </w:r>
            <w:r>
              <w:rPr>
                <w:rFonts w:ascii="仿宋" w:eastAsia="仿宋" w:hAnsi="仿宋" w:hint="eastAsia"/>
              </w:rPr>
              <w:t>）</w:t>
            </w:r>
          </w:p>
        </w:tc>
        <w:tc>
          <w:tcPr>
            <w:tcW w:w="1141" w:type="dxa"/>
            <w:shd w:val="clear" w:color="auto" w:fill="F2F2F2"/>
          </w:tcPr>
          <w:p w14:paraId="101E5E7F" w14:textId="77777777" w:rsidR="00317FFC" w:rsidRDefault="00317FFC" w:rsidP="00420BDC">
            <w:pPr>
              <w:rPr>
                <w:b/>
              </w:rPr>
            </w:pPr>
          </w:p>
        </w:tc>
        <w:tc>
          <w:tcPr>
            <w:tcW w:w="1141" w:type="dxa"/>
            <w:shd w:val="clear" w:color="auto" w:fill="F2F2F2"/>
          </w:tcPr>
          <w:p w14:paraId="781BF89D" w14:textId="77777777" w:rsidR="00317FFC" w:rsidRDefault="00317FFC" w:rsidP="00420BDC">
            <w:pPr>
              <w:rPr>
                <w:rFonts w:ascii="仿宋" w:eastAsia="仿宋" w:hAnsi="仿宋"/>
              </w:rPr>
            </w:pPr>
            <w:r>
              <w:rPr>
                <w:rFonts w:ascii="仿宋" w:eastAsia="仿宋" w:hAnsi="仿宋" w:hint="eastAsia"/>
              </w:rPr>
              <w:t>否</w:t>
            </w:r>
          </w:p>
        </w:tc>
        <w:tc>
          <w:tcPr>
            <w:tcW w:w="2022" w:type="dxa"/>
            <w:shd w:val="clear" w:color="auto" w:fill="F2F2F2"/>
          </w:tcPr>
          <w:p w14:paraId="641D8E01" w14:textId="77777777" w:rsidR="00317FFC" w:rsidRDefault="00317FFC" w:rsidP="00420BDC">
            <w:pPr>
              <w:rPr>
                <w:rFonts w:ascii="仿宋" w:eastAsia="仿宋" w:hAnsi="仿宋"/>
              </w:rPr>
            </w:pPr>
          </w:p>
        </w:tc>
      </w:tr>
      <w:tr w:rsidR="00317FFC" w14:paraId="4846A125" w14:textId="77777777" w:rsidTr="007B0633">
        <w:trPr>
          <w:trHeight w:val="862"/>
        </w:trPr>
        <w:tc>
          <w:tcPr>
            <w:tcW w:w="1403" w:type="dxa"/>
            <w:shd w:val="clear" w:color="auto" w:fill="F2F2F2"/>
          </w:tcPr>
          <w:p w14:paraId="3BE959C9" w14:textId="77777777" w:rsidR="00317FFC" w:rsidRDefault="00317FFC" w:rsidP="00420BDC">
            <w:pPr>
              <w:rPr>
                <w:rFonts w:ascii="仿宋" w:eastAsia="仿宋" w:hAnsi="仿宋"/>
              </w:rPr>
            </w:pPr>
            <w:r>
              <w:rPr>
                <w:rFonts w:ascii="仿宋" w:eastAsia="仿宋" w:hAnsi="仿宋"/>
              </w:rPr>
              <w:t>S_PASSWORD</w:t>
            </w:r>
          </w:p>
        </w:tc>
        <w:tc>
          <w:tcPr>
            <w:tcW w:w="1177" w:type="dxa"/>
            <w:shd w:val="clear" w:color="auto" w:fill="F2F2F2"/>
          </w:tcPr>
          <w:p w14:paraId="02265B0D" w14:textId="77777777" w:rsidR="00317FFC" w:rsidRDefault="00317FFC" w:rsidP="00420BDC">
            <w:pPr>
              <w:rPr>
                <w:rFonts w:ascii="仿宋" w:eastAsia="仿宋" w:hAnsi="仿宋"/>
              </w:rPr>
            </w:pPr>
            <w:r>
              <w:rPr>
                <w:rFonts w:ascii="仿宋" w:eastAsia="仿宋" w:hAnsi="仿宋" w:hint="eastAsia"/>
              </w:rPr>
              <w:t>口令</w:t>
            </w:r>
          </w:p>
        </w:tc>
        <w:tc>
          <w:tcPr>
            <w:tcW w:w="1328" w:type="dxa"/>
            <w:shd w:val="clear" w:color="auto" w:fill="F2F2F2"/>
          </w:tcPr>
          <w:p w14:paraId="147FABD6" w14:textId="77777777" w:rsidR="00317FFC" w:rsidRDefault="00317FFC" w:rsidP="00420BDC">
            <w:pPr>
              <w:rPr>
                <w:rFonts w:ascii="仿宋" w:eastAsia="仿宋" w:hAnsi="仿宋"/>
              </w:rPr>
            </w:pPr>
            <w:r>
              <w:rPr>
                <w:rFonts w:ascii="仿宋" w:eastAsia="仿宋" w:hAnsi="仿宋"/>
              </w:rPr>
              <w:t>VARCHAR</w:t>
            </w:r>
            <w:r>
              <w:rPr>
                <w:rFonts w:ascii="仿宋" w:eastAsia="仿宋" w:hAnsi="仿宋" w:hint="eastAsia"/>
              </w:rPr>
              <w:t>(256)</w:t>
            </w:r>
          </w:p>
        </w:tc>
        <w:tc>
          <w:tcPr>
            <w:tcW w:w="1141" w:type="dxa"/>
            <w:shd w:val="clear" w:color="auto" w:fill="F2F2F2"/>
          </w:tcPr>
          <w:p w14:paraId="00EFE75F" w14:textId="77777777" w:rsidR="00317FFC" w:rsidRDefault="00317FFC" w:rsidP="00420BDC">
            <w:pPr>
              <w:rPr>
                <w:b/>
              </w:rPr>
            </w:pPr>
            <w:r>
              <w:rPr>
                <w:rStyle w:val="af3"/>
              </w:rPr>
              <w:footnoteReference w:id="1"/>
            </w:r>
          </w:p>
        </w:tc>
        <w:tc>
          <w:tcPr>
            <w:tcW w:w="1141" w:type="dxa"/>
            <w:shd w:val="clear" w:color="auto" w:fill="F2F2F2"/>
          </w:tcPr>
          <w:p w14:paraId="0E8BDB97" w14:textId="77777777" w:rsidR="00317FFC" w:rsidRDefault="00317FFC" w:rsidP="00420BDC">
            <w:pPr>
              <w:rPr>
                <w:rFonts w:ascii="仿宋" w:eastAsia="仿宋" w:hAnsi="仿宋"/>
              </w:rPr>
            </w:pPr>
            <w:r>
              <w:rPr>
                <w:rFonts w:ascii="仿宋" w:eastAsia="仿宋" w:hAnsi="仿宋" w:hint="eastAsia"/>
              </w:rPr>
              <w:t>否</w:t>
            </w:r>
          </w:p>
        </w:tc>
        <w:tc>
          <w:tcPr>
            <w:tcW w:w="2022" w:type="dxa"/>
            <w:shd w:val="clear" w:color="auto" w:fill="F2F2F2"/>
          </w:tcPr>
          <w:p w14:paraId="2673EC8D" w14:textId="77777777" w:rsidR="00317FFC" w:rsidRDefault="00317FFC" w:rsidP="00420BDC">
            <w:pPr>
              <w:rPr>
                <w:rFonts w:ascii="仿宋" w:eastAsia="仿宋" w:hAnsi="仿宋"/>
              </w:rPr>
            </w:pPr>
          </w:p>
        </w:tc>
      </w:tr>
      <w:tr w:rsidR="00317FFC" w14:paraId="0A9EEC43" w14:textId="77777777" w:rsidTr="007B0633">
        <w:trPr>
          <w:trHeight w:val="862"/>
        </w:trPr>
        <w:tc>
          <w:tcPr>
            <w:tcW w:w="1403" w:type="dxa"/>
            <w:shd w:val="clear" w:color="auto" w:fill="F2F2F2"/>
          </w:tcPr>
          <w:p w14:paraId="58A0E850" w14:textId="77777777" w:rsidR="00317FFC" w:rsidRDefault="00317FFC" w:rsidP="00420BDC">
            <w:pPr>
              <w:rPr>
                <w:rFonts w:ascii="仿宋" w:eastAsia="仿宋" w:hAnsi="仿宋"/>
              </w:rPr>
            </w:pPr>
            <w:r>
              <w:rPr>
                <w:rFonts w:ascii="仿宋" w:eastAsia="仿宋" w:hAnsi="仿宋" w:hint="eastAsia"/>
              </w:rPr>
              <w:t>S_USER_TYPE</w:t>
            </w:r>
          </w:p>
        </w:tc>
        <w:tc>
          <w:tcPr>
            <w:tcW w:w="1177" w:type="dxa"/>
            <w:shd w:val="clear" w:color="auto" w:fill="F2F2F2"/>
          </w:tcPr>
          <w:p w14:paraId="2FFD1B62" w14:textId="77777777" w:rsidR="00317FFC" w:rsidRDefault="00317FFC" w:rsidP="00420BDC">
            <w:pPr>
              <w:rPr>
                <w:rFonts w:ascii="仿宋" w:eastAsia="仿宋" w:hAnsi="仿宋"/>
              </w:rPr>
            </w:pPr>
            <w:r>
              <w:rPr>
                <w:rFonts w:ascii="仿宋" w:eastAsia="仿宋" w:hAnsi="仿宋" w:hint="eastAsia"/>
              </w:rPr>
              <w:t>账号类型</w:t>
            </w:r>
          </w:p>
        </w:tc>
        <w:tc>
          <w:tcPr>
            <w:tcW w:w="1328" w:type="dxa"/>
            <w:shd w:val="clear" w:color="auto" w:fill="F2F2F2"/>
          </w:tcPr>
          <w:p w14:paraId="1C103BAC" w14:textId="77777777" w:rsidR="00317FFC" w:rsidRDefault="00317FFC" w:rsidP="00420BDC">
            <w:pPr>
              <w:rPr>
                <w:rFonts w:ascii="仿宋" w:eastAsia="仿宋" w:hAnsi="仿宋"/>
              </w:rPr>
            </w:pPr>
            <w:r>
              <w:rPr>
                <w:rFonts w:ascii="仿宋" w:eastAsia="仿宋" w:hAnsi="仿宋"/>
              </w:rPr>
              <w:t>VARCHAR</w:t>
            </w:r>
            <w:r>
              <w:rPr>
                <w:rFonts w:ascii="仿宋" w:eastAsia="仿宋" w:hAnsi="仿宋" w:hint="eastAsia"/>
              </w:rPr>
              <w:t>(2)</w:t>
            </w:r>
          </w:p>
        </w:tc>
        <w:tc>
          <w:tcPr>
            <w:tcW w:w="1141" w:type="dxa"/>
            <w:shd w:val="clear" w:color="auto" w:fill="F2F2F2"/>
          </w:tcPr>
          <w:p w14:paraId="35CDEA62" w14:textId="77777777" w:rsidR="00317FFC" w:rsidRDefault="00317FFC" w:rsidP="00420BDC">
            <w:pPr>
              <w:rPr>
                <w:b/>
              </w:rPr>
            </w:pPr>
          </w:p>
        </w:tc>
        <w:tc>
          <w:tcPr>
            <w:tcW w:w="1141" w:type="dxa"/>
            <w:shd w:val="clear" w:color="auto" w:fill="F2F2F2"/>
          </w:tcPr>
          <w:p w14:paraId="37A59495" w14:textId="77777777" w:rsidR="00317FFC" w:rsidRDefault="00317FFC" w:rsidP="00420BDC">
            <w:pPr>
              <w:rPr>
                <w:rFonts w:ascii="仿宋" w:eastAsia="仿宋" w:hAnsi="仿宋"/>
              </w:rPr>
            </w:pPr>
            <w:r>
              <w:rPr>
                <w:rFonts w:ascii="仿宋" w:eastAsia="仿宋" w:hAnsi="仿宋" w:hint="eastAsia"/>
              </w:rPr>
              <w:t>是</w:t>
            </w:r>
          </w:p>
        </w:tc>
        <w:tc>
          <w:tcPr>
            <w:tcW w:w="2022" w:type="dxa"/>
            <w:shd w:val="clear" w:color="auto" w:fill="F2F2F2"/>
          </w:tcPr>
          <w:p w14:paraId="6641EFF1" w14:textId="77777777" w:rsidR="00317FFC" w:rsidRDefault="00317FFC" w:rsidP="00420BDC">
            <w:pPr>
              <w:rPr>
                <w:rFonts w:ascii="仿宋" w:eastAsia="仿宋" w:hAnsi="仿宋"/>
              </w:rPr>
            </w:pPr>
            <w:r>
              <w:rPr>
                <w:rFonts w:ascii="仿宋" w:eastAsia="仿宋" w:hAnsi="仿宋" w:hint="eastAsia"/>
              </w:rPr>
              <w:t>关联字典表：“USER_TYPE”</w:t>
            </w:r>
          </w:p>
        </w:tc>
      </w:tr>
      <w:tr w:rsidR="00317FFC" w14:paraId="655F5EBE" w14:textId="77777777" w:rsidTr="007B0633">
        <w:trPr>
          <w:trHeight w:val="862"/>
        </w:trPr>
        <w:tc>
          <w:tcPr>
            <w:tcW w:w="1403" w:type="dxa"/>
            <w:shd w:val="clear" w:color="auto" w:fill="F2F2F2"/>
          </w:tcPr>
          <w:p w14:paraId="0DDA758C" w14:textId="77777777" w:rsidR="00317FFC" w:rsidRDefault="00317FFC" w:rsidP="00420BDC">
            <w:pPr>
              <w:rPr>
                <w:rFonts w:ascii="仿宋" w:eastAsia="仿宋" w:hAnsi="仿宋"/>
              </w:rPr>
            </w:pPr>
            <w:r>
              <w:rPr>
                <w:rFonts w:ascii="仿宋" w:eastAsia="仿宋" w:hAnsi="仿宋"/>
              </w:rPr>
              <w:t>D</w:t>
            </w:r>
            <w:r>
              <w:rPr>
                <w:rFonts w:ascii="仿宋" w:eastAsia="仿宋" w:hAnsi="仿宋" w:hint="eastAsia"/>
              </w:rPr>
              <w:t>_RG_TIME</w:t>
            </w:r>
          </w:p>
        </w:tc>
        <w:tc>
          <w:tcPr>
            <w:tcW w:w="1177" w:type="dxa"/>
            <w:shd w:val="clear" w:color="auto" w:fill="F2F2F2"/>
          </w:tcPr>
          <w:p w14:paraId="10DC3FF9" w14:textId="77777777" w:rsidR="00317FFC" w:rsidRDefault="00317FFC" w:rsidP="00420BDC">
            <w:pPr>
              <w:rPr>
                <w:rFonts w:ascii="仿宋" w:eastAsia="仿宋" w:hAnsi="仿宋"/>
              </w:rPr>
            </w:pPr>
            <w:r>
              <w:rPr>
                <w:rFonts w:ascii="仿宋" w:eastAsia="仿宋" w:hAnsi="仿宋" w:hint="eastAsia"/>
              </w:rPr>
              <w:t>注册时间</w:t>
            </w:r>
          </w:p>
        </w:tc>
        <w:tc>
          <w:tcPr>
            <w:tcW w:w="1328" w:type="dxa"/>
            <w:shd w:val="clear" w:color="auto" w:fill="F2F2F2"/>
          </w:tcPr>
          <w:p w14:paraId="6C8EEB34" w14:textId="77777777" w:rsidR="00317FFC" w:rsidRDefault="00317FFC" w:rsidP="00420BDC">
            <w:pPr>
              <w:rPr>
                <w:rFonts w:ascii="仿宋" w:eastAsia="仿宋" w:hAnsi="仿宋"/>
              </w:rPr>
            </w:pPr>
            <w:r>
              <w:rPr>
                <w:rFonts w:ascii="仿宋" w:eastAsia="仿宋" w:hAnsi="仿宋" w:hint="eastAsia"/>
              </w:rPr>
              <w:t>DATE</w:t>
            </w:r>
          </w:p>
        </w:tc>
        <w:tc>
          <w:tcPr>
            <w:tcW w:w="1141" w:type="dxa"/>
            <w:shd w:val="clear" w:color="auto" w:fill="F2F2F2"/>
          </w:tcPr>
          <w:p w14:paraId="41E20920" w14:textId="77777777" w:rsidR="00317FFC" w:rsidRDefault="00317FFC" w:rsidP="00420BDC">
            <w:pPr>
              <w:rPr>
                <w:b/>
              </w:rPr>
            </w:pPr>
          </w:p>
        </w:tc>
        <w:tc>
          <w:tcPr>
            <w:tcW w:w="1141" w:type="dxa"/>
            <w:shd w:val="clear" w:color="auto" w:fill="F2F2F2"/>
          </w:tcPr>
          <w:p w14:paraId="1784E55F" w14:textId="77777777" w:rsidR="00317FFC" w:rsidRDefault="00317FFC" w:rsidP="00420BDC">
            <w:pPr>
              <w:rPr>
                <w:rFonts w:ascii="仿宋" w:eastAsia="仿宋" w:hAnsi="仿宋"/>
              </w:rPr>
            </w:pPr>
            <w:r>
              <w:rPr>
                <w:rFonts w:ascii="仿宋" w:eastAsia="仿宋" w:hAnsi="仿宋" w:hint="eastAsia"/>
              </w:rPr>
              <w:t>是</w:t>
            </w:r>
          </w:p>
        </w:tc>
        <w:tc>
          <w:tcPr>
            <w:tcW w:w="2022" w:type="dxa"/>
            <w:shd w:val="clear" w:color="auto" w:fill="F2F2F2"/>
          </w:tcPr>
          <w:p w14:paraId="606031B2" w14:textId="77777777" w:rsidR="00317FFC" w:rsidRDefault="00317FFC" w:rsidP="00420BDC">
            <w:pPr>
              <w:rPr>
                <w:rFonts w:ascii="仿宋" w:eastAsia="仿宋" w:hAnsi="仿宋"/>
              </w:rPr>
            </w:pPr>
          </w:p>
        </w:tc>
      </w:tr>
      <w:tr w:rsidR="00317FFC" w14:paraId="7A362873" w14:textId="77777777" w:rsidTr="007B0633">
        <w:trPr>
          <w:trHeight w:val="862"/>
        </w:trPr>
        <w:tc>
          <w:tcPr>
            <w:tcW w:w="1403" w:type="dxa"/>
            <w:shd w:val="clear" w:color="auto" w:fill="F2F2F2"/>
          </w:tcPr>
          <w:p w14:paraId="16C27A24" w14:textId="77777777" w:rsidR="00317FFC" w:rsidRDefault="00317FFC" w:rsidP="00420BDC">
            <w:pPr>
              <w:rPr>
                <w:rFonts w:ascii="仿宋" w:eastAsia="仿宋" w:hAnsi="仿宋"/>
              </w:rPr>
            </w:pPr>
            <w:r>
              <w:rPr>
                <w:rFonts w:ascii="仿宋" w:eastAsia="仿宋" w:hAnsi="仿宋"/>
              </w:rPr>
              <w:t>S_EXT_VALUE1</w:t>
            </w:r>
          </w:p>
        </w:tc>
        <w:tc>
          <w:tcPr>
            <w:tcW w:w="1177" w:type="dxa"/>
            <w:shd w:val="clear" w:color="auto" w:fill="F2F2F2"/>
          </w:tcPr>
          <w:p w14:paraId="3DD465C2" w14:textId="77777777" w:rsidR="00317FFC" w:rsidRDefault="00317FFC" w:rsidP="00420BDC">
            <w:pPr>
              <w:rPr>
                <w:rFonts w:ascii="仿宋" w:eastAsia="仿宋" w:hAnsi="仿宋"/>
              </w:rPr>
            </w:pPr>
            <w:r>
              <w:rPr>
                <w:rFonts w:ascii="仿宋" w:eastAsia="仿宋" w:hAnsi="仿宋" w:hint="eastAsia"/>
              </w:rPr>
              <w:t>扩展值1</w:t>
            </w:r>
          </w:p>
        </w:tc>
        <w:tc>
          <w:tcPr>
            <w:tcW w:w="1328" w:type="dxa"/>
            <w:shd w:val="clear" w:color="auto" w:fill="F2F2F2"/>
          </w:tcPr>
          <w:p w14:paraId="1850A38A" w14:textId="77777777" w:rsidR="00317FFC" w:rsidRDefault="00317FFC" w:rsidP="00420BDC">
            <w:pPr>
              <w:rPr>
                <w:rFonts w:ascii="仿宋" w:eastAsia="仿宋" w:hAnsi="仿宋"/>
              </w:rPr>
            </w:pPr>
            <w:r>
              <w:rPr>
                <w:rFonts w:ascii="仿宋" w:eastAsia="仿宋" w:hAnsi="仿宋" w:hint="eastAsia"/>
              </w:rPr>
              <w:t>VARCHAR(128)</w:t>
            </w:r>
          </w:p>
        </w:tc>
        <w:tc>
          <w:tcPr>
            <w:tcW w:w="1141" w:type="dxa"/>
            <w:shd w:val="clear" w:color="auto" w:fill="F2F2F2"/>
          </w:tcPr>
          <w:p w14:paraId="689E935D" w14:textId="77777777" w:rsidR="00317FFC" w:rsidRDefault="00317FFC" w:rsidP="00420BDC">
            <w:pPr>
              <w:rPr>
                <w:b/>
              </w:rPr>
            </w:pPr>
          </w:p>
        </w:tc>
        <w:tc>
          <w:tcPr>
            <w:tcW w:w="1141" w:type="dxa"/>
            <w:shd w:val="clear" w:color="auto" w:fill="F2F2F2"/>
          </w:tcPr>
          <w:p w14:paraId="26883366" w14:textId="77777777" w:rsidR="00317FFC" w:rsidRDefault="00317FFC" w:rsidP="00420BDC">
            <w:pPr>
              <w:rPr>
                <w:rFonts w:ascii="仿宋" w:eastAsia="仿宋" w:hAnsi="仿宋"/>
              </w:rPr>
            </w:pPr>
            <w:r>
              <w:rPr>
                <w:rFonts w:ascii="仿宋" w:eastAsia="仿宋" w:hAnsi="仿宋" w:hint="eastAsia"/>
              </w:rPr>
              <w:t>是</w:t>
            </w:r>
          </w:p>
        </w:tc>
        <w:tc>
          <w:tcPr>
            <w:tcW w:w="2022" w:type="dxa"/>
            <w:shd w:val="clear" w:color="auto" w:fill="F2F2F2"/>
          </w:tcPr>
          <w:p w14:paraId="52289703" w14:textId="77777777" w:rsidR="00317FFC" w:rsidRDefault="00317FFC" w:rsidP="00420BDC">
            <w:pPr>
              <w:rPr>
                <w:rFonts w:ascii="仿宋" w:eastAsia="仿宋" w:hAnsi="仿宋"/>
              </w:rPr>
            </w:pPr>
            <w:r>
              <w:rPr>
                <w:rFonts w:ascii="仿宋" w:eastAsia="仿宋" w:hAnsi="仿宋" w:hint="eastAsia"/>
              </w:rPr>
              <w:t>扩展使用</w:t>
            </w:r>
          </w:p>
        </w:tc>
      </w:tr>
    </w:tbl>
    <w:p w14:paraId="1A6642EB" w14:textId="57F4AEE7" w:rsidR="00C037DE" w:rsidRDefault="00C037DE" w:rsidP="00332179">
      <w:pPr>
        <w:spacing w:line="460" w:lineRule="exact"/>
        <w:rPr>
          <w:rFonts w:ascii="Arial" w:eastAsia="黑体" w:hAnsi="Arial" w:cs="Times New Roman"/>
          <w:kern w:val="0"/>
          <w:szCs w:val="20"/>
        </w:rPr>
      </w:pPr>
    </w:p>
    <w:p w14:paraId="256B4163" w14:textId="24349B17" w:rsidR="00332179" w:rsidRPr="004C777C" w:rsidRDefault="00332179" w:rsidP="004C777C">
      <w:pPr>
        <w:pStyle w:val="af4"/>
        <w:jc w:val="center"/>
        <w:rPr>
          <w:rFonts w:ascii="黑体" w:hAnsi="黑体"/>
          <w:sz w:val="21"/>
          <w:szCs w:val="21"/>
        </w:rPr>
      </w:pPr>
      <w:r w:rsidRPr="004C777C">
        <w:rPr>
          <w:rFonts w:ascii="黑体" w:hAnsi="黑体"/>
          <w:sz w:val="21"/>
          <w:szCs w:val="21"/>
        </w:rPr>
        <w:t xml:space="preserve">表格 </w:t>
      </w:r>
      <w:r w:rsidRPr="004C777C">
        <w:rPr>
          <w:rFonts w:ascii="黑体" w:hAnsi="黑体"/>
          <w:sz w:val="21"/>
          <w:szCs w:val="21"/>
        </w:rPr>
        <w:fldChar w:fldCharType="begin"/>
      </w:r>
      <w:r w:rsidRPr="004C777C">
        <w:rPr>
          <w:rFonts w:ascii="黑体" w:hAnsi="黑体"/>
          <w:sz w:val="21"/>
          <w:szCs w:val="21"/>
        </w:rPr>
        <w:instrText xml:space="preserve"> SEQ 表格 \* ARABIC </w:instrText>
      </w:r>
      <w:r w:rsidRPr="004C777C">
        <w:rPr>
          <w:rFonts w:ascii="黑体" w:hAnsi="黑体"/>
          <w:sz w:val="21"/>
          <w:szCs w:val="21"/>
        </w:rPr>
        <w:fldChar w:fldCharType="separate"/>
      </w:r>
      <w:r w:rsidR="00281776" w:rsidRPr="004C777C">
        <w:rPr>
          <w:rFonts w:ascii="黑体" w:hAnsi="黑体"/>
          <w:sz w:val="21"/>
          <w:szCs w:val="21"/>
        </w:rPr>
        <w:t>2</w:t>
      </w:r>
      <w:r w:rsidRPr="004C777C">
        <w:rPr>
          <w:rFonts w:ascii="黑体" w:hAnsi="黑体"/>
          <w:sz w:val="21"/>
          <w:szCs w:val="21"/>
        </w:rPr>
        <w:fldChar w:fldCharType="end"/>
      </w:r>
      <w:r w:rsidRPr="004C777C">
        <w:rPr>
          <w:rFonts w:ascii="黑体" w:hAnsi="黑体" w:hint="eastAsia"/>
          <w:sz w:val="21"/>
          <w:szCs w:val="21"/>
        </w:rPr>
        <w:t xml:space="preserve">  </w:t>
      </w:r>
      <w:r w:rsidRPr="004C777C">
        <w:rPr>
          <w:rFonts w:ascii="黑体" w:hAnsi="黑体"/>
          <w:sz w:val="21"/>
          <w:szCs w:val="21"/>
        </w:rPr>
        <w:t>T_RMS_STUDENTINFO 考生信息表</w:t>
      </w:r>
    </w:p>
    <w:tbl>
      <w:tblPr>
        <w:tblW w:w="8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6"/>
        <w:gridCol w:w="1170"/>
        <w:gridCol w:w="1321"/>
        <w:gridCol w:w="1131"/>
        <w:gridCol w:w="1139"/>
        <w:gridCol w:w="2047"/>
      </w:tblGrid>
      <w:tr w:rsidR="00CE0AF4" w14:paraId="382076DE" w14:textId="77777777" w:rsidTr="00FC15E7">
        <w:trPr>
          <w:trHeight w:val="433"/>
        </w:trPr>
        <w:tc>
          <w:tcPr>
            <w:tcW w:w="1396" w:type="dxa"/>
            <w:shd w:val="clear" w:color="auto" w:fill="F2F2F2"/>
          </w:tcPr>
          <w:p w14:paraId="058F3668" w14:textId="77777777" w:rsidR="00CE0AF4" w:rsidRDefault="00CE0AF4" w:rsidP="00B66B20">
            <w:pPr>
              <w:rPr>
                <w:b/>
              </w:rPr>
            </w:pPr>
            <w:r>
              <w:rPr>
                <w:rFonts w:hint="eastAsia"/>
                <w:b/>
              </w:rPr>
              <w:t>字段</w:t>
            </w:r>
          </w:p>
        </w:tc>
        <w:tc>
          <w:tcPr>
            <w:tcW w:w="1170" w:type="dxa"/>
            <w:shd w:val="clear" w:color="auto" w:fill="F2F2F2"/>
          </w:tcPr>
          <w:p w14:paraId="6226DEA3" w14:textId="77777777" w:rsidR="00CE0AF4" w:rsidRDefault="00CE0AF4" w:rsidP="00B66B20">
            <w:pPr>
              <w:rPr>
                <w:b/>
              </w:rPr>
            </w:pPr>
            <w:r>
              <w:rPr>
                <w:rFonts w:hint="eastAsia"/>
                <w:b/>
              </w:rPr>
              <w:t>字段名称</w:t>
            </w:r>
          </w:p>
        </w:tc>
        <w:tc>
          <w:tcPr>
            <w:tcW w:w="1321" w:type="dxa"/>
            <w:shd w:val="clear" w:color="auto" w:fill="F2F2F2"/>
          </w:tcPr>
          <w:p w14:paraId="08380F86" w14:textId="77777777" w:rsidR="00CE0AF4" w:rsidRDefault="00CE0AF4" w:rsidP="00B66B20">
            <w:pPr>
              <w:rPr>
                <w:b/>
              </w:rPr>
            </w:pPr>
            <w:r>
              <w:rPr>
                <w:rFonts w:hint="eastAsia"/>
                <w:b/>
              </w:rPr>
              <w:t>类型及长度</w:t>
            </w:r>
          </w:p>
        </w:tc>
        <w:tc>
          <w:tcPr>
            <w:tcW w:w="1131" w:type="dxa"/>
            <w:shd w:val="clear" w:color="auto" w:fill="F2F2F2"/>
          </w:tcPr>
          <w:p w14:paraId="69B84844" w14:textId="77777777" w:rsidR="00CE0AF4" w:rsidRDefault="00CE0AF4" w:rsidP="00B66B20">
            <w:pPr>
              <w:rPr>
                <w:b/>
              </w:rPr>
            </w:pPr>
            <w:r>
              <w:rPr>
                <w:rFonts w:hint="eastAsia"/>
                <w:b/>
              </w:rPr>
              <w:t>主键/外键</w:t>
            </w:r>
          </w:p>
        </w:tc>
        <w:tc>
          <w:tcPr>
            <w:tcW w:w="1139" w:type="dxa"/>
            <w:shd w:val="clear" w:color="auto" w:fill="F2F2F2"/>
          </w:tcPr>
          <w:p w14:paraId="5DB94892" w14:textId="77777777" w:rsidR="00CE0AF4" w:rsidRDefault="00CE0AF4" w:rsidP="00B66B20">
            <w:pPr>
              <w:rPr>
                <w:b/>
              </w:rPr>
            </w:pPr>
            <w:r>
              <w:rPr>
                <w:rFonts w:hint="eastAsia"/>
                <w:b/>
              </w:rPr>
              <w:t>是否可空</w:t>
            </w:r>
          </w:p>
        </w:tc>
        <w:tc>
          <w:tcPr>
            <w:tcW w:w="2047" w:type="dxa"/>
            <w:shd w:val="clear" w:color="auto" w:fill="F2F2F2"/>
          </w:tcPr>
          <w:p w14:paraId="2821EA26" w14:textId="77777777" w:rsidR="00CE0AF4" w:rsidRDefault="00CE0AF4" w:rsidP="00B66B20">
            <w:pPr>
              <w:rPr>
                <w:b/>
              </w:rPr>
            </w:pPr>
            <w:r>
              <w:rPr>
                <w:rFonts w:hint="eastAsia"/>
                <w:b/>
              </w:rPr>
              <w:t>备注</w:t>
            </w:r>
          </w:p>
        </w:tc>
      </w:tr>
      <w:tr w:rsidR="00CE0AF4" w14:paraId="0B7AC85D" w14:textId="77777777" w:rsidTr="00FC15E7">
        <w:trPr>
          <w:trHeight w:val="909"/>
        </w:trPr>
        <w:tc>
          <w:tcPr>
            <w:tcW w:w="1396" w:type="dxa"/>
            <w:shd w:val="clear" w:color="auto" w:fill="F2F2F2"/>
          </w:tcPr>
          <w:p w14:paraId="507CEBED" w14:textId="77777777" w:rsidR="00CE0AF4" w:rsidRDefault="00CE0AF4" w:rsidP="00B66B20">
            <w:r>
              <w:lastRenderedPageBreak/>
              <w:t>N_STUDENT</w:t>
            </w:r>
            <w:r>
              <w:rPr>
                <w:rFonts w:hint="eastAsia"/>
              </w:rPr>
              <w:t xml:space="preserve"> _</w:t>
            </w:r>
            <w:r>
              <w:t>ID</w:t>
            </w:r>
          </w:p>
        </w:tc>
        <w:tc>
          <w:tcPr>
            <w:tcW w:w="1170" w:type="dxa"/>
            <w:shd w:val="clear" w:color="auto" w:fill="F2F2F2"/>
          </w:tcPr>
          <w:p w14:paraId="6373D5A9" w14:textId="77777777" w:rsidR="00CE0AF4" w:rsidRDefault="00CE0AF4" w:rsidP="00B66B20">
            <w:r>
              <w:rPr>
                <w:rFonts w:hint="eastAsia"/>
              </w:rPr>
              <w:t>学生ID</w:t>
            </w:r>
          </w:p>
        </w:tc>
        <w:tc>
          <w:tcPr>
            <w:tcW w:w="1321" w:type="dxa"/>
            <w:shd w:val="clear" w:color="auto" w:fill="F2F2F2"/>
          </w:tcPr>
          <w:p w14:paraId="6DD8AA2E" w14:textId="77777777" w:rsidR="00CE0AF4" w:rsidRDefault="00CE0AF4" w:rsidP="00B66B20">
            <w:r>
              <w:t>INT(10)</w:t>
            </w:r>
          </w:p>
        </w:tc>
        <w:tc>
          <w:tcPr>
            <w:tcW w:w="1131" w:type="dxa"/>
            <w:shd w:val="clear" w:color="auto" w:fill="F2F2F2"/>
          </w:tcPr>
          <w:p w14:paraId="2C05953B" w14:textId="77777777" w:rsidR="00CE0AF4" w:rsidRDefault="00CE0AF4" w:rsidP="00B66B20">
            <w:r>
              <w:rPr>
                <w:rFonts w:hint="eastAsia"/>
              </w:rPr>
              <w:t>主键</w:t>
            </w:r>
          </w:p>
        </w:tc>
        <w:tc>
          <w:tcPr>
            <w:tcW w:w="1139" w:type="dxa"/>
            <w:shd w:val="clear" w:color="auto" w:fill="F2F2F2"/>
          </w:tcPr>
          <w:p w14:paraId="6D3ACF46" w14:textId="77777777" w:rsidR="00CE0AF4" w:rsidRDefault="00CE0AF4" w:rsidP="00B66B20">
            <w:r>
              <w:rPr>
                <w:rFonts w:hint="eastAsia"/>
              </w:rPr>
              <w:t>否</w:t>
            </w:r>
          </w:p>
        </w:tc>
        <w:tc>
          <w:tcPr>
            <w:tcW w:w="2047" w:type="dxa"/>
            <w:shd w:val="clear" w:color="auto" w:fill="F2F2F2"/>
          </w:tcPr>
          <w:p w14:paraId="042E9E47" w14:textId="77777777" w:rsidR="00CE0AF4" w:rsidRDefault="00CE0AF4" w:rsidP="00B66B20"/>
        </w:tc>
      </w:tr>
      <w:tr w:rsidR="00CE0AF4" w14:paraId="393BDE5C" w14:textId="77777777" w:rsidTr="00FC15E7">
        <w:trPr>
          <w:trHeight w:val="909"/>
        </w:trPr>
        <w:tc>
          <w:tcPr>
            <w:tcW w:w="1396" w:type="dxa"/>
            <w:shd w:val="clear" w:color="auto" w:fill="F2F2F2"/>
          </w:tcPr>
          <w:p w14:paraId="00653E9A" w14:textId="77777777" w:rsidR="00CE0AF4" w:rsidRDefault="00CE0AF4" w:rsidP="00B66B20">
            <w:r>
              <w:rPr>
                <w:rFonts w:hint="eastAsia"/>
              </w:rPr>
              <w:t>S_</w:t>
            </w:r>
            <w:r>
              <w:t>CANDIDATE_NUM</w:t>
            </w:r>
          </w:p>
        </w:tc>
        <w:tc>
          <w:tcPr>
            <w:tcW w:w="1170" w:type="dxa"/>
            <w:shd w:val="clear" w:color="auto" w:fill="F2F2F2"/>
          </w:tcPr>
          <w:p w14:paraId="471F50DE" w14:textId="77777777" w:rsidR="00CE0AF4" w:rsidRDefault="00CE0AF4" w:rsidP="00B66B20">
            <w:r>
              <w:rPr>
                <w:rFonts w:hint="eastAsia"/>
              </w:rPr>
              <w:t>准考证</w:t>
            </w:r>
            <w:r>
              <w:rPr>
                <w:rFonts w:hint="eastAsia"/>
                <w:noProof/>
              </w:rPr>
              <w:t>号</w:t>
            </w:r>
          </w:p>
        </w:tc>
        <w:tc>
          <w:tcPr>
            <w:tcW w:w="1321" w:type="dxa"/>
            <w:shd w:val="clear" w:color="auto" w:fill="F2F2F2"/>
          </w:tcPr>
          <w:p w14:paraId="176E33F6" w14:textId="77777777" w:rsidR="00CE0AF4" w:rsidRDefault="00CE0AF4" w:rsidP="00B66B20">
            <w:r>
              <w:rPr>
                <w:rFonts w:hint="eastAsia"/>
              </w:rPr>
              <w:t>VARCHAR</w:t>
            </w:r>
            <w:r>
              <w:t>(50)</w:t>
            </w:r>
          </w:p>
        </w:tc>
        <w:tc>
          <w:tcPr>
            <w:tcW w:w="1131" w:type="dxa"/>
            <w:shd w:val="clear" w:color="auto" w:fill="F2F2F2"/>
          </w:tcPr>
          <w:p w14:paraId="79CC2806" w14:textId="77777777" w:rsidR="00CE0AF4" w:rsidRDefault="00CE0AF4" w:rsidP="00B66B20"/>
        </w:tc>
        <w:tc>
          <w:tcPr>
            <w:tcW w:w="1139" w:type="dxa"/>
            <w:shd w:val="clear" w:color="auto" w:fill="F2F2F2"/>
          </w:tcPr>
          <w:p w14:paraId="28286F35" w14:textId="77777777" w:rsidR="00CE0AF4" w:rsidRDefault="00CE0AF4" w:rsidP="00B66B20">
            <w:r>
              <w:rPr>
                <w:rFonts w:hint="eastAsia"/>
              </w:rPr>
              <w:t>否</w:t>
            </w:r>
          </w:p>
        </w:tc>
        <w:tc>
          <w:tcPr>
            <w:tcW w:w="2047" w:type="dxa"/>
            <w:shd w:val="clear" w:color="auto" w:fill="F2F2F2"/>
          </w:tcPr>
          <w:p w14:paraId="323F1600" w14:textId="77777777" w:rsidR="00CE0AF4" w:rsidRDefault="00CE0AF4" w:rsidP="00B66B20"/>
        </w:tc>
      </w:tr>
      <w:tr w:rsidR="00CE0AF4" w14:paraId="6047FF5A" w14:textId="77777777" w:rsidTr="00FC15E7">
        <w:trPr>
          <w:trHeight w:val="433"/>
        </w:trPr>
        <w:tc>
          <w:tcPr>
            <w:tcW w:w="1396" w:type="dxa"/>
            <w:shd w:val="clear" w:color="auto" w:fill="F2F2F2"/>
          </w:tcPr>
          <w:p w14:paraId="48CE3987" w14:textId="77777777" w:rsidR="00CE0AF4" w:rsidRDefault="00CE0AF4" w:rsidP="00B66B20">
            <w:r>
              <w:t>S_STUDENT</w:t>
            </w:r>
            <w:r>
              <w:rPr>
                <w:rFonts w:hint="eastAsia"/>
              </w:rPr>
              <w:t>_NAME</w:t>
            </w:r>
          </w:p>
        </w:tc>
        <w:tc>
          <w:tcPr>
            <w:tcW w:w="1170" w:type="dxa"/>
            <w:shd w:val="clear" w:color="auto" w:fill="F2F2F2"/>
          </w:tcPr>
          <w:p w14:paraId="2A81BC2C" w14:textId="77777777" w:rsidR="00CE0AF4" w:rsidRDefault="00CE0AF4" w:rsidP="00B66B20">
            <w:r>
              <w:rPr>
                <w:rFonts w:hint="eastAsia"/>
              </w:rPr>
              <w:t>学生姓名</w:t>
            </w:r>
          </w:p>
        </w:tc>
        <w:tc>
          <w:tcPr>
            <w:tcW w:w="1321" w:type="dxa"/>
            <w:shd w:val="clear" w:color="auto" w:fill="F2F2F2"/>
          </w:tcPr>
          <w:p w14:paraId="4E1CAC71" w14:textId="77777777" w:rsidR="00CE0AF4" w:rsidRDefault="00CE0AF4" w:rsidP="00B66B20">
            <w:r>
              <w:rPr>
                <w:rFonts w:hint="eastAsia"/>
              </w:rPr>
              <w:t>VARCHAR(256)</w:t>
            </w:r>
          </w:p>
        </w:tc>
        <w:tc>
          <w:tcPr>
            <w:tcW w:w="1131" w:type="dxa"/>
            <w:shd w:val="clear" w:color="auto" w:fill="F2F2F2"/>
          </w:tcPr>
          <w:p w14:paraId="3D103754" w14:textId="77777777" w:rsidR="00CE0AF4" w:rsidRDefault="00CE0AF4" w:rsidP="00B66B20"/>
        </w:tc>
        <w:tc>
          <w:tcPr>
            <w:tcW w:w="1139" w:type="dxa"/>
            <w:shd w:val="clear" w:color="auto" w:fill="F2F2F2"/>
          </w:tcPr>
          <w:p w14:paraId="322767E9" w14:textId="77777777" w:rsidR="00CE0AF4" w:rsidRDefault="00CE0AF4" w:rsidP="00B66B20">
            <w:r>
              <w:rPr>
                <w:rFonts w:hint="eastAsia"/>
              </w:rPr>
              <w:t>否</w:t>
            </w:r>
          </w:p>
        </w:tc>
        <w:tc>
          <w:tcPr>
            <w:tcW w:w="2047" w:type="dxa"/>
            <w:shd w:val="clear" w:color="auto" w:fill="F2F2F2"/>
          </w:tcPr>
          <w:p w14:paraId="2CCA19AE" w14:textId="77777777" w:rsidR="00CE0AF4" w:rsidRDefault="00CE0AF4" w:rsidP="00B66B20"/>
        </w:tc>
      </w:tr>
      <w:tr w:rsidR="00CE0AF4" w14:paraId="05C60A3F" w14:textId="77777777" w:rsidTr="00FC15E7">
        <w:trPr>
          <w:trHeight w:val="433"/>
        </w:trPr>
        <w:tc>
          <w:tcPr>
            <w:tcW w:w="1396" w:type="dxa"/>
            <w:shd w:val="clear" w:color="auto" w:fill="F2F2F2"/>
          </w:tcPr>
          <w:p w14:paraId="451C030D" w14:textId="77777777" w:rsidR="00CE0AF4" w:rsidRDefault="00CE0AF4" w:rsidP="00B66B20">
            <w:r>
              <w:t>N_AGE</w:t>
            </w:r>
          </w:p>
        </w:tc>
        <w:tc>
          <w:tcPr>
            <w:tcW w:w="1170" w:type="dxa"/>
            <w:shd w:val="clear" w:color="auto" w:fill="F2F2F2"/>
          </w:tcPr>
          <w:p w14:paraId="5EADDE04" w14:textId="77777777" w:rsidR="00CE0AF4" w:rsidRDefault="00CE0AF4" w:rsidP="00B66B20">
            <w:r>
              <w:rPr>
                <w:rFonts w:hint="eastAsia"/>
              </w:rPr>
              <w:t>年龄</w:t>
            </w:r>
          </w:p>
        </w:tc>
        <w:tc>
          <w:tcPr>
            <w:tcW w:w="1321" w:type="dxa"/>
            <w:shd w:val="clear" w:color="auto" w:fill="F2F2F2"/>
          </w:tcPr>
          <w:p w14:paraId="4F2B268E" w14:textId="77777777" w:rsidR="00CE0AF4" w:rsidRDefault="00CE0AF4" w:rsidP="00B66B20">
            <w:r>
              <w:t>INT</w:t>
            </w:r>
          </w:p>
        </w:tc>
        <w:tc>
          <w:tcPr>
            <w:tcW w:w="1131" w:type="dxa"/>
            <w:shd w:val="clear" w:color="auto" w:fill="F2F2F2"/>
          </w:tcPr>
          <w:p w14:paraId="4572ED07" w14:textId="77777777" w:rsidR="00CE0AF4" w:rsidRDefault="00CE0AF4" w:rsidP="00B66B20"/>
        </w:tc>
        <w:tc>
          <w:tcPr>
            <w:tcW w:w="1139" w:type="dxa"/>
            <w:shd w:val="clear" w:color="auto" w:fill="F2F2F2"/>
          </w:tcPr>
          <w:p w14:paraId="64FBFE68" w14:textId="77777777" w:rsidR="00CE0AF4" w:rsidRDefault="00CE0AF4" w:rsidP="00B66B20">
            <w:r>
              <w:rPr>
                <w:rFonts w:hint="eastAsia"/>
              </w:rPr>
              <w:t>是</w:t>
            </w:r>
          </w:p>
        </w:tc>
        <w:tc>
          <w:tcPr>
            <w:tcW w:w="2047" w:type="dxa"/>
            <w:shd w:val="clear" w:color="auto" w:fill="F2F2F2"/>
          </w:tcPr>
          <w:p w14:paraId="325BC5F5" w14:textId="77777777" w:rsidR="00CE0AF4" w:rsidRDefault="00CE0AF4" w:rsidP="00B66B20"/>
        </w:tc>
      </w:tr>
      <w:tr w:rsidR="00CE0AF4" w14:paraId="22A525A0" w14:textId="77777777" w:rsidTr="00FC15E7">
        <w:trPr>
          <w:trHeight w:val="433"/>
        </w:trPr>
        <w:tc>
          <w:tcPr>
            <w:tcW w:w="1396" w:type="dxa"/>
            <w:shd w:val="clear" w:color="auto" w:fill="F2F2F2"/>
          </w:tcPr>
          <w:p w14:paraId="1983B5E2" w14:textId="77777777" w:rsidR="00CE0AF4" w:rsidRDefault="00CE0AF4" w:rsidP="00B66B20">
            <w:r>
              <w:t>C</w:t>
            </w:r>
            <w:r>
              <w:rPr>
                <w:rFonts w:hint="eastAsia"/>
              </w:rPr>
              <w:t>_</w:t>
            </w:r>
            <w:r>
              <w:t>SEX</w:t>
            </w:r>
          </w:p>
        </w:tc>
        <w:tc>
          <w:tcPr>
            <w:tcW w:w="1170" w:type="dxa"/>
            <w:shd w:val="clear" w:color="auto" w:fill="F2F2F2"/>
          </w:tcPr>
          <w:p w14:paraId="6CE54BE8" w14:textId="77777777" w:rsidR="00CE0AF4" w:rsidRDefault="00CE0AF4" w:rsidP="00B66B20">
            <w:r>
              <w:rPr>
                <w:rFonts w:hint="eastAsia"/>
              </w:rPr>
              <w:t>性别</w:t>
            </w:r>
          </w:p>
        </w:tc>
        <w:tc>
          <w:tcPr>
            <w:tcW w:w="1321" w:type="dxa"/>
            <w:shd w:val="clear" w:color="auto" w:fill="F2F2F2"/>
          </w:tcPr>
          <w:p w14:paraId="339DF4F3" w14:textId="77777777" w:rsidR="00CE0AF4" w:rsidRDefault="00CE0AF4" w:rsidP="00B66B20">
            <w:r>
              <w:t>CHAR(5)</w:t>
            </w:r>
          </w:p>
        </w:tc>
        <w:tc>
          <w:tcPr>
            <w:tcW w:w="1131" w:type="dxa"/>
            <w:shd w:val="clear" w:color="auto" w:fill="F2F2F2"/>
          </w:tcPr>
          <w:p w14:paraId="4DCAD6E2" w14:textId="77777777" w:rsidR="00CE0AF4" w:rsidRDefault="00CE0AF4" w:rsidP="00B66B20"/>
        </w:tc>
        <w:tc>
          <w:tcPr>
            <w:tcW w:w="1139" w:type="dxa"/>
            <w:shd w:val="clear" w:color="auto" w:fill="F2F2F2"/>
          </w:tcPr>
          <w:p w14:paraId="79A27650" w14:textId="77777777" w:rsidR="00CE0AF4" w:rsidRDefault="00CE0AF4" w:rsidP="00B66B20">
            <w:r>
              <w:rPr>
                <w:rFonts w:hint="eastAsia"/>
              </w:rPr>
              <w:t>是</w:t>
            </w:r>
          </w:p>
        </w:tc>
        <w:tc>
          <w:tcPr>
            <w:tcW w:w="2047" w:type="dxa"/>
            <w:shd w:val="clear" w:color="auto" w:fill="F2F2F2"/>
          </w:tcPr>
          <w:p w14:paraId="68A1CF93" w14:textId="77777777" w:rsidR="00CE0AF4" w:rsidRDefault="00CE0AF4" w:rsidP="00B66B20"/>
        </w:tc>
      </w:tr>
      <w:tr w:rsidR="00CE0AF4" w14:paraId="35EEAEA7" w14:textId="77777777" w:rsidTr="00FC15E7">
        <w:trPr>
          <w:trHeight w:val="433"/>
        </w:trPr>
        <w:tc>
          <w:tcPr>
            <w:tcW w:w="1396" w:type="dxa"/>
            <w:shd w:val="clear" w:color="auto" w:fill="F2F2F2"/>
          </w:tcPr>
          <w:p w14:paraId="34A14231" w14:textId="77777777" w:rsidR="00CE0AF4" w:rsidRDefault="00CE0AF4" w:rsidP="00B66B20">
            <w:r>
              <w:rPr>
                <w:rFonts w:hint="eastAsia"/>
              </w:rPr>
              <w:t>S_</w:t>
            </w:r>
            <w:r>
              <w:t>NATIVE_PLACE</w:t>
            </w:r>
          </w:p>
        </w:tc>
        <w:tc>
          <w:tcPr>
            <w:tcW w:w="1170" w:type="dxa"/>
            <w:shd w:val="clear" w:color="auto" w:fill="F2F2F2"/>
          </w:tcPr>
          <w:p w14:paraId="29752E30" w14:textId="77777777" w:rsidR="00CE0AF4" w:rsidRDefault="00CE0AF4" w:rsidP="00B66B20">
            <w:r>
              <w:rPr>
                <w:rFonts w:hint="eastAsia"/>
              </w:rPr>
              <w:t>籍贯</w:t>
            </w:r>
          </w:p>
        </w:tc>
        <w:tc>
          <w:tcPr>
            <w:tcW w:w="1321" w:type="dxa"/>
            <w:shd w:val="clear" w:color="auto" w:fill="F2F2F2"/>
          </w:tcPr>
          <w:p w14:paraId="0F79BFDB" w14:textId="77777777" w:rsidR="00CE0AF4" w:rsidRDefault="00CE0AF4" w:rsidP="00B66B20">
            <w:r>
              <w:rPr>
                <w:rFonts w:hint="eastAsia"/>
              </w:rPr>
              <w:t>VARCHAR(</w:t>
            </w:r>
            <w:r>
              <w:t>50)</w:t>
            </w:r>
          </w:p>
        </w:tc>
        <w:tc>
          <w:tcPr>
            <w:tcW w:w="1131" w:type="dxa"/>
            <w:shd w:val="clear" w:color="auto" w:fill="F2F2F2"/>
          </w:tcPr>
          <w:p w14:paraId="4CC1F4EC" w14:textId="77777777" w:rsidR="00CE0AF4" w:rsidRDefault="00CE0AF4" w:rsidP="00B66B20"/>
        </w:tc>
        <w:tc>
          <w:tcPr>
            <w:tcW w:w="1139" w:type="dxa"/>
            <w:shd w:val="clear" w:color="auto" w:fill="F2F2F2"/>
          </w:tcPr>
          <w:p w14:paraId="47DDDCB2" w14:textId="77777777" w:rsidR="00CE0AF4" w:rsidRDefault="00CE0AF4" w:rsidP="00B66B20">
            <w:r>
              <w:rPr>
                <w:rFonts w:hint="eastAsia"/>
              </w:rPr>
              <w:t>是</w:t>
            </w:r>
          </w:p>
        </w:tc>
        <w:tc>
          <w:tcPr>
            <w:tcW w:w="2047" w:type="dxa"/>
            <w:shd w:val="clear" w:color="auto" w:fill="F2F2F2"/>
          </w:tcPr>
          <w:p w14:paraId="25688623" w14:textId="77777777" w:rsidR="00CE0AF4" w:rsidRDefault="00CE0AF4" w:rsidP="00B66B20"/>
        </w:tc>
      </w:tr>
      <w:tr w:rsidR="00CE0AF4" w14:paraId="75901EDC" w14:textId="77777777" w:rsidTr="00FC15E7">
        <w:trPr>
          <w:trHeight w:val="433"/>
        </w:trPr>
        <w:tc>
          <w:tcPr>
            <w:tcW w:w="1396" w:type="dxa"/>
            <w:shd w:val="clear" w:color="auto" w:fill="F2F2F2"/>
          </w:tcPr>
          <w:p w14:paraId="20AF1084" w14:textId="77777777" w:rsidR="00CE0AF4" w:rsidRDefault="00CE0AF4" w:rsidP="00B66B20">
            <w:r>
              <w:t>S_ADDRESS</w:t>
            </w:r>
          </w:p>
        </w:tc>
        <w:tc>
          <w:tcPr>
            <w:tcW w:w="1170" w:type="dxa"/>
            <w:shd w:val="clear" w:color="auto" w:fill="F2F2F2"/>
          </w:tcPr>
          <w:p w14:paraId="7719553E" w14:textId="77777777" w:rsidR="00CE0AF4" w:rsidRDefault="00CE0AF4" w:rsidP="00B66B20">
            <w:r>
              <w:rPr>
                <w:rFonts w:hint="eastAsia"/>
              </w:rPr>
              <w:t>通讯地址</w:t>
            </w:r>
          </w:p>
        </w:tc>
        <w:tc>
          <w:tcPr>
            <w:tcW w:w="1321" w:type="dxa"/>
            <w:shd w:val="clear" w:color="auto" w:fill="F2F2F2"/>
          </w:tcPr>
          <w:p w14:paraId="21E81BB1" w14:textId="77777777" w:rsidR="00CE0AF4" w:rsidRDefault="00CE0AF4" w:rsidP="00B66B20">
            <w:r>
              <w:t>VARCHAR(4000)</w:t>
            </w:r>
          </w:p>
        </w:tc>
        <w:tc>
          <w:tcPr>
            <w:tcW w:w="1131" w:type="dxa"/>
            <w:shd w:val="clear" w:color="auto" w:fill="F2F2F2"/>
          </w:tcPr>
          <w:p w14:paraId="607B2BFE" w14:textId="77777777" w:rsidR="00CE0AF4" w:rsidRDefault="00CE0AF4" w:rsidP="00B66B20"/>
        </w:tc>
        <w:tc>
          <w:tcPr>
            <w:tcW w:w="1139" w:type="dxa"/>
            <w:shd w:val="clear" w:color="auto" w:fill="F2F2F2"/>
          </w:tcPr>
          <w:p w14:paraId="70538F2E" w14:textId="77777777" w:rsidR="00CE0AF4" w:rsidRDefault="00CE0AF4" w:rsidP="00B66B20">
            <w:r>
              <w:rPr>
                <w:rFonts w:hint="eastAsia"/>
              </w:rPr>
              <w:t>否</w:t>
            </w:r>
          </w:p>
        </w:tc>
        <w:tc>
          <w:tcPr>
            <w:tcW w:w="2047" w:type="dxa"/>
            <w:shd w:val="clear" w:color="auto" w:fill="F2F2F2"/>
          </w:tcPr>
          <w:p w14:paraId="50A8C4BB" w14:textId="77777777" w:rsidR="00CE0AF4" w:rsidRDefault="00CE0AF4" w:rsidP="00B66B20"/>
        </w:tc>
      </w:tr>
      <w:tr w:rsidR="00CE0AF4" w14:paraId="03B86516" w14:textId="77777777" w:rsidTr="00FC15E7">
        <w:trPr>
          <w:trHeight w:val="433"/>
        </w:trPr>
        <w:tc>
          <w:tcPr>
            <w:tcW w:w="1396" w:type="dxa"/>
            <w:shd w:val="clear" w:color="auto" w:fill="F2F2F2"/>
          </w:tcPr>
          <w:p w14:paraId="34FCD176" w14:textId="77777777" w:rsidR="00CE0AF4" w:rsidRDefault="00CE0AF4" w:rsidP="00B66B20">
            <w:r>
              <w:rPr>
                <w:rFonts w:hint="eastAsia"/>
              </w:rPr>
              <w:t>S</w:t>
            </w:r>
            <w:r>
              <w:t>_CONTACT</w:t>
            </w:r>
          </w:p>
        </w:tc>
        <w:tc>
          <w:tcPr>
            <w:tcW w:w="1170" w:type="dxa"/>
            <w:shd w:val="clear" w:color="auto" w:fill="F2F2F2"/>
          </w:tcPr>
          <w:p w14:paraId="61FC794D" w14:textId="77777777" w:rsidR="00CE0AF4" w:rsidRDefault="00CE0AF4" w:rsidP="00B66B20">
            <w:r>
              <w:rPr>
                <w:rFonts w:hint="eastAsia"/>
              </w:rPr>
              <w:t>联系方式</w:t>
            </w:r>
          </w:p>
        </w:tc>
        <w:tc>
          <w:tcPr>
            <w:tcW w:w="1321" w:type="dxa"/>
            <w:shd w:val="clear" w:color="auto" w:fill="F2F2F2"/>
          </w:tcPr>
          <w:p w14:paraId="2DC66C38" w14:textId="77777777" w:rsidR="00CE0AF4" w:rsidRDefault="00CE0AF4" w:rsidP="00B66B20">
            <w:r>
              <w:rPr>
                <w:rFonts w:hint="eastAsia"/>
              </w:rPr>
              <w:t>VARCHAR</w:t>
            </w:r>
            <w:r>
              <w:t>(20)</w:t>
            </w:r>
          </w:p>
        </w:tc>
        <w:tc>
          <w:tcPr>
            <w:tcW w:w="1131" w:type="dxa"/>
            <w:shd w:val="clear" w:color="auto" w:fill="F2F2F2"/>
          </w:tcPr>
          <w:p w14:paraId="303273BD" w14:textId="77777777" w:rsidR="00CE0AF4" w:rsidRDefault="00CE0AF4" w:rsidP="00B66B20"/>
        </w:tc>
        <w:tc>
          <w:tcPr>
            <w:tcW w:w="1139" w:type="dxa"/>
            <w:shd w:val="clear" w:color="auto" w:fill="F2F2F2"/>
          </w:tcPr>
          <w:p w14:paraId="1A8EF9DF" w14:textId="77777777" w:rsidR="00CE0AF4" w:rsidRDefault="00CE0AF4" w:rsidP="00B66B20">
            <w:r>
              <w:rPr>
                <w:rFonts w:hint="eastAsia"/>
              </w:rPr>
              <w:t>否</w:t>
            </w:r>
          </w:p>
        </w:tc>
        <w:tc>
          <w:tcPr>
            <w:tcW w:w="2047" w:type="dxa"/>
            <w:shd w:val="clear" w:color="auto" w:fill="F2F2F2"/>
          </w:tcPr>
          <w:p w14:paraId="7A149C2D" w14:textId="77777777" w:rsidR="00CE0AF4" w:rsidRDefault="00CE0AF4" w:rsidP="00B66B20"/>
        </w:tc>
      </w:tr>
      <w:tr w:rsidR="00CE0AF4" w14:paraId="7B239EE4" w14:textId="77777777" w:rsidTr="00FC15E7">
        <w:trPr>
          <w:trHeight w:val="433"/>
        </w:trPr>
        <w:tc>
          <w:tcPr>
            <w:tcW w:w="1396" w:type="dxa"/>
            <w:shd w:val="clear" w:color="auto" w:fill="F2F2F2"/>
          </w:tcPr>
          <w:p w14:paraId="540A9E7C" w14:textId="77777777" w:rsidR="00CE0AF4" w:rsidRDefault="00CE0AF4" w:rsidP="00B66B20">
            <w:r>
              <w:rPr>
                <w:rFonts w:hint="eastAsia"/>
              </w:rPr>
              <w:t>S_EMAIL</w:t>
            </w:r>
          </w:p>
        </w:tc>
        <w:tc>
          <w:tcPr>
            <w:tcW w:w="1170" w:type="dxa"/>
            <w:shd w:val="clear" w:color="auto" w:fill="F2F2F2"/>
          </w:tcPr>
          <w:p w14:paraId="366EDC4E" w14:textId="77777777" w:rsidR="00CE0AF4" w:rsidRDefault="00CE0AF4" w:rsidP="00B66B20">
            <w:r>
              <w:rPr>
                <w:rFonts w:hint="eastAsia"/>
              </w:rPr>
              <w:t>邮箱</w:t>
            </w:r>
          </w:p>
        </w:tc>
        <w:tc>
          <w:tcPr>
            <w:tcW w:w="1321" w:type="dxa"/>
            <w:shd w:val="clear" w:color="auto" w:fill="F2F2F2"/>
          </w:tcPr>
          <w:p w14:paraId="56066D55" w14:textId="77777777" w:rsidR="00CE0AF4" w:rsidRDefault="00CE0AF4" w:rsidP="00B66B20">
            <w:r>
              <w:rPr>
                <w:rFonts w:hint="eastAsia"/>
              </w:rPr>
              <w:t>VARCHAR</w:t>
            </w:r>
            <w:r>
              <w:t>(30)</w:t>
            </w:r>
          </w:p>
        </w:tc>
        <w:tc>
          <w:tcPr>
            <w:tcW w:w="1131" w:type="dxa"/>
            <w:shd w:val="clear" w:color="auto" w:fill="F2F2F2"/>
          </w:tcPr>
          <w:p w14:paraId="4F9D3D48" w14:textId="77777777" w:rsidR="00CE0AF4" w:rsidRDefault="00CE0AF4" w:rsidP="00B66B20"/>
        </w:tc>
        <w:tc>
          <w:tcPr>
            <w:tcW w:w="1139" w:type="dxa"/>
            <w:shd w:val="clear" w:color="auto" w:fill="F2F2F2"/>
          </w:tcPr>
          <w:p w14:paraId="5E44C01B" w14:textId="77777777" w:rsidR="00CE0AF4" w:rsidRDefault="00CE0AF4" w:rsidP="00B66B20">
            <w:r>
              <w:rPr>
                <w:rFonts w:hint="eastAsia"/>
              </w:rPr>
              <w:t>是</w:t>
            </w:r>
          </w:p>
        </w:tc>
        <w:tc>
          <w:tcPr>
            <w:tcW w:w="2047" w:type="dxa"/>
            <w:shd w:val="clear" w:color="auto" w:fill="F2F2F2"/>
          </w:tcPr>
          <w:p w14:paraId="0E8ABA8E" w14:textId="77777777" w:rsidR="00CE0AF4" w:rsidRDefault="00CE0AF4" w:rsidP="00B66B20"/>
        </w:tc>
      </w:tr>
      <w:tr w:rsidR="00CE0AF4" w14:paraId="4CF5736B" w14:textId="77777777" w:rsidTr="00FC15E7">
        <w:trPr>
          <w:trHeight w:val="433"/>
        </w:trPr>
        <w:tc>
          <w:tcPr>
            <w:tcW w:w="1396" w:type="dxa"/>
            <w:shd w:val="clear" w:color="auto" w:fill="F2F2F2"/>
          </w:tcPr>
          <w:p w14:paraId="209391B5" w14:textId="77777777" w:rsidR="00CE0AF4" w:rsidRDefault="00CE0AF4" w:rsidP="00B66B20">
            <w:r>
              <w:rPr>
                <w:rFonts w:hint="eastAsia"/>
              </w:rPr>
              <w:t>S_</w:t>
            </w:r>
            <w:r>
              <w:t>OTHER_CTACT</w:t>
            </w:r>
          </w:p>
        </w:tc>
        <w:tc>
          <w:tcPr>
            <w:tcW w:w="1170" w:type="dxa"/>
            <w:shd w:val="clear" w:color="auto" w:fill="F2F2F2"/>
          </w:tcPr>
          <w:p w14:paraId="5849906A" w14:textId="77777777" w:rsidR="00CE0AF4" w:rsidRDefault="00CE0AF4" w:rsidP="00B66B20">
            <w:r>
              <w:rPr>
                <w:rFonts w:hint="eastAsia"/>
              </w:rPr>
              <w:t>家属联系方式</w:t>
            </w:r>
          </w:p>
        </w:tc>
        <w:tc>
          <w:tcPr>
            <w:tcW w:w="1321" w:type="dxa"/>
            <w:shd w:val="clear" w:color="auto" w:fill="F2F2F2"/>
          </w:tcPr>
          <w:p w14:paraId="19360D2C" w14:textId="77777777" w:rsidR="00CE0AF4" w:rsidRDefault="00CE0AF4" w:rsidP="00B66B20">
            <w:r>
              <w:rPr>
                <w:rFonts w:hint="eastAsia"/>
              </w:rPr>
              <w:t>VACHAR</w:t>
            </w:r>
            <w:r>
              <w:t>(20)</w:t>
            </w:r>
          </w:p>
        </w:tc>
        <w:tc>
          <w:tcPr>
            <w:tcW w:w="1131" w:type="dxa"/>
            <w:shd w:val="clear" w:color="auto" w:fill="F2F2F2"/>
          </w:tcPr>
          <w:p w14:paraId="49A42295" w14:textId="77777777" w:rsidR="00CE0AF4" w:rsidRDefault="00CE0AF4" w:rsidP="00B66B20"/>
        </w:tc>
        <w:tc>
          <w:tcPr>
            <w:tcW w:w="1139" w:type="dxa"/>
            <w:shd w:val="clear" w:color="auto" w:fill="F2F2F2"/>
          </w:tcPr>
          <w:p w14:paraId="38CF808D" w14:textId="77777777" w:rsidR="00CE0AF4" w:rsidRDefault="00CE0AF4" w:rsidP="00B66B20">
            <w:r>
              <w:rPr>
                <w:rFonts w:hint="eastAsia"/>
              </w:rPr>
              <w:t>是</w:t>
            </w:r>
          </w:p>
        </w:tc>
        <w:tc>
          <w:tcPr>
            <w:tcW w:w="2047" w:type="dxa"/>
            <w:shd w:val="clear" w:color="auto" w:fill="F2F2F2"/>
          </w:tcPr>
          <w:p w14:paraId="0B837393" w14:textId="77777777" w:rsidR="00CE0AF4" w:rsidRDefault="00CE0AF4" w:rsidP="00B66B20"/>
        </w:tc>
      </w:tr>
      <w:tr w:rsidR="00CE0AF4" w14:paraId="4FD6F12B" w14:textId="77777777" w:rsidTr="00FC15E7">
        <w:trPr>
          <w:trHeight w:val="433"/>
        </w:trPr>
        <w:tc>
          <w:tcPr>
            <w:tcW w:w="1396" w:type="dxa"/>
            <w:shd w:val="clear" w:color="auto" w:fill="F2F2F2"/>
          </w:tcPr>
          <w:p w14:paraId="7F599F5E" w14:textId="77777777" w:rsidR="00CE0AF4" w:rsidRDefault="00CE0AF4" w:rsidP="00B66B20">
            <w:r>
              <w:rPr>
                <w:rFonts w:hint="eastAsia"/>
              </w:rPr>
              <w:t>S_</w:t>
            </w:r>
            <w:r>
              <w:t>ENROL_MAJOR</w:t>
            </w:r>
          </w:p>
        </w:tc>
        <w:tc>
          <w:tcPr>
            <w:tcW w:w="1170" w:type="dxa"/>
            <w:shd w:val="clear" w:color="auto" w:fill="F2F2F2"/>
          </w:tcPr>
          <w:p w14:paraId="2C43CEA3" w14:textId="77777777" w:rsidR="00CE0AF4" w:rsidRDefault="00CE0AF4" w:rsidP="00B66B20">
            <w:r>
              <w:rPr>
                <w:rFonts w:hint="eastAsia"/>
              </w:rPr>
              <w:t>报考专业</w:t>
            </w:r>
          </w:p>
        </w:tc>
        <w:tc>
          <w:tcPr>
            <w:tcW w:w="1321" w:type="dxa"/>
            <w:shd w:val="clear" w:color="auto" w:fill="F2F2F2"/>
          </w:tcPr>
          <w:p w14:paraId="405B15DC" w14:textId="77777777" w:rsidR="00CE0AF4" w:rsidRDefault="00CE0AF4" w:rsidP="00B66B20">
            <w:r>
              <w:rPr>
                <w:rFonts w:hint="eastAsia"/>
              </w:rPr>
              <w:t>VARCHAR(</w:t>
            </w:r>
            <w:r>
              <w:t>20</w:t>
            </w:r>
            <w:r>
              <w:rPr>
                <w:rFonts w:hint="eastAsia"/>
              </w:rPr>
              <w:t>)</w:t>
            </w:r>
          </w:p>
        </w:tc>
        <w:tc>
          <w:tcPr>
            <w:tcW w:w="1131" w:type="dxa"/>
            <w:shd w:val="clear" w:color="auto" w:fill="F2F2F2"/>
          </w:tcPr>
          <w:p w14:paraId="0162802D" w14:textId="77777777" w:rsidR="00CE0AF4" w:rsidRDefault="00CE0AF4" w:rsidP="00B66B20"/>
        </w:tc>
        <w:tc>
          <w:tcPr>
            <w:tcW w:w="1139" w:type="dxa"/>
            <w:shd w:val="clear" w:color="auto" w:fill="F2F2F2"/>
          </w:tcPr>
          <w:p w14:paraId="3ADBFD5D" w14:textId="77777777" w:rsidR="00CE0AF4" w:rsidRDefault="00CE0AF4" w:rsidP="00B66B20">
            <w:r>
              <w:rPr>
                <w:rFonts w:hint="eastAsia"/>
              </w:rPr>
              <w:t>否</w:t>
            </w:r>
          </w:p>
        </w:tc>
        <w:tc>
          <w:tcPr>
            <w:tcW w:w="2047" w:type="dxa"/>
            <w:shd w:val="clear" w:color="auto" w:fill="F2F2F2"/>
          </w:tcPr>
          <w:p w14:paraId="2493A969" w14:textId="77777777" w:rsidR="00CE0AF4" w:rsidRDefault="00CE0AF4" w:rsidP="00B66B20">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CE0AF4" w14:paraId="5FDD2259" w14:textId="77777777" w:rsidTr="00FC15E7">
        <w:trPr>
          <w:trHeight w:val="433"/>
        </w:trPr>
        <w:tc>
          <w:tcPr>
            <w:tcW w:w="1396" w:type="dxa"/>
            <w:shd w:val="clear" w:color="auto" w:fill="F2F2F2"/>
          </w:tcPr>
          <w:p w14:paraId="03EED82A" w14:textId="77777777" w:rsidR="00CE0AF4" w:rsidRDefault="00CE0AF4" w:rsidP="00B66B20">
            <w:r>
              <w:rPr>
                <w:rFonts w:hint="eastAsia"/>
              </w:rPr>
              <w:t>S_</w:t>
            </w:r>
            <w:r>
              <w:t>POLITIIS</w:t>
            </w:r>
          </w:p>
        </w:tc>
        <w:tc>
          <w:tcPr>
            <w:tcW w:w="1170" w:type="dxa"/>
            <w:shd w:val="clear" w:color="auto" w:fill="F2F2F2"/>
          </w:tcPr>
          <w:p w14:paraId="7CE7790E" w14:textId="77777777" w:rsidR="00CE0AF4" w:rsidRDefault="00CE0AF4" w:rsidP="00B66B20">
            <w:r>
              <w:rPr>
                <w:rFonts w:hint="eastAsia"/>
              </w:rPr>
              <w:t>政治面貌</w:t>
            </w:r>
          </w:p>
        </w:tc>
        <w:tc>
          <w:tcPr>
            <w:tcW w:w="1321" w:type="dxa"/>
            <w:shd w:val="clear" w:color="auto" w:fill="F2F2F2"/>
          </w:tcPr>
          <w:p w14:paraId="571BF7F5" w14:textId="77777777" w:rsidR="00CE0AF4" w:rsidRDefault="00CE0AF4" w:rsidP="00B66B20">
            <w:r>
              <w:rPr>
                <w:rFonts w:hint="eastAsia"/>
              </w:rPr>
              <w:t>VARCHAR(</w:t>
            </w:r>
            <w:r>
              <w:t>20</w:t>
            </w:r>
            <w:r>
              <w:rPr>
                <w:rFonts w:hint="eastAsia"/>
              </w:rPr>
              <w:t>)</w:t>
            </w:r>
          </w:p>
        </w:tc>
        <w:tc>
          <w:tcPr>
            <w:tcW w:w="1131" w:type="dxa"/>
            <w:shd w:val="clear" w:color="auto" w:fill="F2F2F2"/>
          </w:tcPr>
          <w:p w14:paraId="6704652B" w14:textId="77777777" w:rsidR="00CE0AF4" w:rsidRDefault="00CE0AF4" w:rsidP="00B66B20"/>
        </w:tc>
        <w:tc>
          <w:tcPr>
            <w:tcW w:w="1139" w:type="dxa"/>
            <w:shd w:val="clear" w:color="auto" w:fill="F2F2F2"/>
          </w:tcPr>
          <w:p w14:paraId="2EAA036E" w14:textId="77777777" w:rsidR="00CE0AF4" w:rsidRDefault="00CE0AF4" w:rsidP="00B66B20">
            <w:r>
              <w:rPr>
                <w:rFonts w:hint="eastAsia"/>
              </w:rPr>
              <w:t>是</w:t>
            </w:r>
          </w:p>
        </w:tc>
        <w:tc>
          <w:tcPr>
            <w:tcW w:w="2047" w:type="dxa"/>
            <w:shd w:val="clear" w:color="auto" w:fill="F2F2F2"/>
          </w:tcPr>
          <w:p w14:paraId="4B526083" w14:textId="77777777" w:rsidR="00CE0AF4" w:rsidRDefault="00CE0AF4" w:rsidP="00B66B20">
            <w:r>
              <w:rPr>
                <w:rFonts w:hint="eastAsia"/>
              </w:rPr>
              <w:t>关联字典表：“POLITICAL_STATUS”</w:t>
            </w:r>
          </w:p>
          <w:p w14:paraId="324D5B5B" w14:textId="77777777" w:rsidR="00CE0AF4" w:rsidRDefault="00CE0AF4" w:rsidP="00B66B20">
            <w:r>
              <w:t>zgdy-</w:t>
            </w:r>
            <w:r>
              <w:rPr>
                <w:rFonts w:hint="eastAsia"/>
              </w:rPr>
              <w:t>中共党员、zgybdy</w:t>
            </w:r>
            <w:r>
              <w:t>-</w:t>
            </w:r>
            <w:r>
              <w:rPr>
                <w:rFonts w:hint="eastAsia"/>
              </w:rPr>
              <w:t>中共预备党员、gqty</w:t>
            </w:r>
            <w:r>
              <w:t>-</w:t>
            </w:r>
            <w:r>
              <w:rPr>
                <w:rFonts w:hint="eastAsia"/>
              </w:rPr>
              <w:t>共青团员、qz</w:t>
            </w:r>
            <w:r>
              <w:t>-</w:t>
            </w:r>
            <w:r>
              <w:rPr>
                <w:rFonts w:hint="eastAsia"/>
              </w:rPr>
              <w:t>群众</w:t>
            </w:r>
          </w:p>
          <w:p w14:paraId="5CB67CC3" w14:textId="77777777" w:rsidR="00CE0AF4" w:rsidRDefault="00CE0AF4" w:rsidP="00B66B20"/>
        </w:tc>
      </w:tr>
      <w:tr w:rsidR="00CE0AF4" w14:paraId="068B7CEA" w14:textId="77777777" w:rsidTr="00FC15E7">
        <w:trPr>
          <w:trHeight w:val="433"/>
        </w:trPr>
        <w:tc>
          <w:tcPr>
            <w:tcW w:w="1396" w:type="dxa"/>
            <w:shd w:val="clear" w:color="auto" w:fill="F2F2F2"/>
          </w:tcPr>
          <w:p w14:paraId="417BA48C" w14:textId="77777777" w:rsidR="00CE0AF4" w:rsidRDefault="00CE0AF4" w:rsidP="00B66B20">
            <w:r>
              <w:rPr>
                <w:rFonts w:hint="eastAsia"/>
              </w:rPr>
              <w:t>S_</w:t>
            </w:r>
            <w:r>
              <w:t>DATA _FLAG</w:t>
            </w:r>
          </w:p>
        </w:tc>
        <w:tc>
          <w:tcPr>
            <w:tcW w:w="1170" w:type="dxa"/>
            <w:shd w:val="clear" w:color="auto" w:fill="F2F2F2"/>
          </w:tcPr>
          <w:p w14:paraId="3F645E22" w14:textId="77777777" w:rsidR="00CE0AF4" w:rsidRDefault="00CE0AF4" w:rsidP="00B66B20">
            <w:r>
              <w:rPr>
                <w:rFonts w:hint="eastAsia"/>
              </w:rPr>
              <w:t>数据状态</w:t>
            </w:r>
          </w:p>
        </w:tc>
        <w:tc>
          <w:tcPr>
            <w:tcW w:w="1321" w:type="dxa"/>
            <w:shd w:val="clear" w:color="auto" w:fill="F2F2F2"/>
          </w:tcPr>
          <w:p w14:paraId="087C1EF0" w14:textId="77777777" w:rsidR="00CE0AF4" w:rsidRDefault="00CE0AF4" w:rsidP="00B66B20">
            <w:r>
              <w:t>VARCHAR(10)</w:t>
            </w:r>
          </w:p>
        </w:tc>
        <w:tc>
          <w:tcPr>
            <w:tcW w:w="1131" w:type="dxa"/>
            <w:shd w:val="clear" w:color="auto" w:fill="F2F2F2"/>
          </w:tcPr>
          <w:p w14:paraId="1CBB95D6" w14:textId="77777777" w:rsidR="00CE0AF4" w:rsidRDefault="00CE0AF4" w:rsidP="00B66B20"/>
        </w:tc>
        <w:tc>
          <w:tcPr>
            <w:tcW w:w="1139" w:type="dxa"/>
            <w:shd w:val="clear" w:color="auto" w:fill="F2F2F2"/>
          </w:tcPr>
          <w:p w14:paraId="636FF281" w14:textId="77777777" w:rsidR="00CE0AF4" w:rsidRDefault="00CE0AF4" w:rsidP="00B66B20">
            <w:r>
              <w:rPr>
                <w:rFonts w:hint="eastAsia"/>
              </w:rPr>
              <w:t>是</w:t>
            </w:r>
          </w:p>
        </w:tc>
        <w:tc>
          <w:tcPr>
            <w:tcW w:w="2047" w:type="dxa"/>
            <w:shd w:val="clear" w:color="auto" w:fill="F2F2F2"/>
          </w:tcPr>
          <w:p w14:paraId="58B72ECE" w14:textId="77777777" w:rsidR="00CE0AF4" w:rsidRDefault="00CE0AF4" w:rsidP="00B66B20">
            <w:r>
              <w:rPr>
                <w:rFonts w:hint="eastAsia"/>
              </w:rPr>
              <w:t>1</w:t>
            </w:r>
            <w:r>
              <w:t>-</w:t>
            </w:r>
            <w:r>
              <w:rPr>
                <w:rFonts w:hint="eastAsia"/>
              </w:rPr>
              <w:t>有效、</w:t>
            </w:r>
            <w:r>
              <w:t>2-</w:t>
            </w:r>
            <w:r>
              <w:rPr>
                <w:rFonts w:hint="eastAsia"/>
              </w:rPr>
              <w:t>删除</w:t>
            </w:r>
          </w:p>
        </w:tc>
      </w:tr>
    </w:tbl>
    <w:p w14:paraId="303F4036" w14:textId="3D87AB0E" w:rsidR="00CE0AF4" w:rsidRDefault="00CE0AF4" w:rsidP="00273F27">
      <w:pPr>
        <w:spacing w:line="460" w:lineRule="exact"/>
        <w:rPr>
          <w:rFonts w:ascii="Arial" w:eastAsia="黑体" w:hAnsi="Arial" w:cs="Times New Roman"/>
          <w:kern w:val="0"/>
          <w:szCs w:val="20"/>
        </w:rPr>
      </w:pPr>
    </w:p>
    <w:p w14:paraId="29017E76" w14:textId="3EEAEBC3" w:rsidR="00715326" w:rsidRPr="00F02432" w:rsidRDefault="00715326" w:rsidP="00F02432">
      <w:pPr>
        <w:pStyle w:val="af4"/>
        <w:jc w:val="center"/>
        <w:rPr>
          <w:rFonts w:ascii="黑体" w:hAnsi="黑体"/>
          <w:sz w:val="21"/>
          <w:szCs w:val="21"/>
        </w:rPr>
      </w:pPr>
      <w:r w:rsidRPr="00F02432">
        <w:rPr>
          <w:rFonts w:ascii="黑体" w:hAnsi="黑体"/>
          <w:sz w:val="21"/>
          <w:szCs w:val="21"/>
        </w:rPr>
        <w:t xml:space="preserve">表格 </w:t>
      </w:r>
      <w:r w:rsidRPr="00F02432">
        <w:rPr>
          <w:rFonts w:ascii="黑体" w:hAnsi="黑体"/>
          <w:sz w:val="21"/>
          <w:szCs w:val="21"/>
        </w:rPr>
        <w:fldChar w:fldCharType="begin"/>
      </w:r>
      <w:r w:rsidRPr="00F02432">
        <w:rPr>
          <w:rFonts w:ascii="黑体" w:hAnsi="黑体"/>
          <w:sz w:val="21"/>
          <w:szCs w:val="21"/>
        </w:rPr>
        <w:instrText xml:space="preserve"> SEQ 表格 \* ARABIC </w:instrText>
      </w:r>
      <w:r w:rsidRPr="00F02432">
        <w:rPr>
          <w:rFonts w:ascii="黑体" w:hAnsi="黑体"/>
          <w:sz w:val="21"/>
          <w:szCs w:val="21"/>
        </w:rPr>
        <w:fldChar w:fldCharType="separate"/>
      </w:r>
      <w:r w:rsidR="00281776" w:rsidRPr="00F02432">
        <w:rPr>
          <w:rFonts w:ascii="黑体" w:hAnsi="黑体"/>
          <w:sz w:val="21"/>
          <w:szCs w:val="21"/>
        </w:rPr>
        <w:t>3</w:t>
      </w:r>
      <w:r w:rsidRPr="00F02432">
        <w:rPr>
          <w:rFonts w:ascii="黑体" w:hAnsi="黑体"/>
          <w:sz w:val="21"/>
          <w:szCs w:val="21"/>
        </w:rPr>
        <w:fldChar w:fldCharType="end"/>
      </w:r>
      <w:r w:rsidRPr="00F02432">
        <w:rPr>
          <w:rFonts w:ascii="黑体" w:hAnsi="黑体" w:hint="eastAsia"/>
          <w:sz w:val="21"/>
          <w:szCs w:val="21"/>
        </w:rPr>
        <w:t xml:space="preserve">  </w:t>
      </w:r>
      <w:r w:rsidRPr="00F02432">
        <w:rPr>
          <w:rFonts w:ascii="黑体" w:hAnsi="黑体"/>
          <w:sz w:val="21"/>
          <w:szCs w:val="21"/>
        </w:rPr>
        <w:t>T_RMS_RECRUITMSINFO 新生录取信息表</w:t>
      </w:r>
    </w:p>
    <w:tbl>
      <w:tblPr>
        <w:tblW w:w="8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175"/>
        <w:gridCol w:w="1327"/>
        <w:gridCol w:w="1135"/>
        <w:gridCol w:w="1143"/>
        <w:gridCol w:w="2055"/>
      </w:tblGrid>
      <w:tr w:rsidR="00CE0AF4" w14:paraId="33C90FD6" w14:textId="77777777" w:rsidTr="00FC15E7">
        <w:trPr>
          <w:trHeight w:val="424"/>
        </w:trPr>
        <w:tc>
          <w:tcPr>
            <w:tcW w:w="1402" w:type="dxa"/>
            <w:shd w:val="clear" w:color="auto" w:fill="F2F2F2"/>
          </w:tcPr>
          <w:p w14:paraId="02D8C285" w14:textId="77777777" w:rsidR="00CE0AF4" w:rsidRDefault="00CE0AF4" w:rsidP="00B66B20">
            <w:pPr>
              <w:rPr>
                <w:b/>
              </w:rPr>
            </w:pPr>
            <w:r>
              <w:rPr>
                <w:rFonts w:hint="eastAsia"/>
                <w:b/>
              </w:rPr>
              <w:t>字段</w:t>
            </w:r>
          </w:p>
        </w:tc>
        <w:tc>
          <w:tcPr>
            <w:tcW w:w="1175" w:type="dxa"/>
            <w:shd w:val="clear" w:color="auto" w:fill="F2F2F2"/>
          </w:tcPr>
          <w:p w14:paraId="50AB0C0E" w14:textId="77777777" w:rsidR="00CE0AF4" w:rsidRDefault="00CE0AF4" w:rsidP="00B66B20">
            <w:pPr>
              <w:rPr>
                <w:b/>
              </w:rPr>
            </w:pPr>
            <w:r>
              <w:rPr>
                <w:rFonts w:hint="eastAsia"/>
                <w:b/>
              </w:rPr>
              <w:t>字段名称</w:t>
            </w:r>
          </w:p>
        </w:tc>
        <w:tc>
          <w:tcPr>
            <w:tcW w:w="1327" w:type="dxa"/>
            <w:shd w:val="clear" w:color="auto" w:fill="F2F2F2"/>
          </w:tcPr>
          <w:p w14:paraId="4CFA6794" w14:textId="77777777" w:rsidR="00CE0AF4" w:rsidRDefault="00CE0AF4" w:rsidP="00B66B20">
            <w:pPr>
              <w:rPr>
                <w:b/>
              </w:rPr>
            </w:pPr>
            <w:r>
              <w:rPr>
                <w:rFonts w:hint="eastAsia"/>
                <w:b/>
              </w:rPr>
              <w:t>类型及长度</w:t>
            </w:r>
          </w:p>
        </w:tc>
        <w:tc>
          <w:tcPr>
            <w:tcW w:w="1135" w:type="dxa"/>
            <w:shd w:val="clear" w:color="auto" w:fill="F2F2F2"/>
          </w:tcPr>
          <w:p w14:paraId="3D64783A" w14:textId="77777777" w:rsidR="00CE0AF4" w:rsidRDefault="00CE0AF4" w:rsidP="00B66B20">
            <w:pPr>
              <w:rPr>
                <w:b/>
              </w:rPr>
            </w:pPr>
            <w:r>
              <w:rPr>
                <w:rFonts w:hint="eastAsia"/>
                <w:b/>
              </w:rPr>
              <w:t>主键/外键</w:t>
            </w:r>
          </w:p>
        </w:tc>
        <w:tc>
          <w:tcPr>
            <w:tcW w:w="1143" w:type="dxa"/>
            <w:shd w:val="clear" w:color="auto" w:fill="F2F2F2"/>
          </w:tcPr>
          <w:p w14:paraId="52650C48" w14:textId="77777777" w:rsidR="00CE0AF4" w:rsidRDefault="00CE0AF4" w:rsidP="00B66B20">
            <w:pPr>
              <w:rPr>
                <w:b/>
              </w:rPr>
            </w:pPr>
            <w:r>
              <w:rPr>
                <w:rFonts w:hint="eastAsia"/>
                <w:b/>
              </w:rPr>
              <w:t>是否可空</w:t>
            </w:r>
          </w:p>
        </w:tc>
        <w:tc>
          <w:tcPr>
            <w:tcW w:w="2055" w:type="dxa"/>
            <w:shd w:val="clear" w:color="auto" w:fill="F2F2F2"/>
          </w:tcPr>
          <w:p w14:paraId="0994FD60" w14:textId="77777777" w:rsidR="00CE0AF4" w:rsidRDefault="00CE0AF4" w:rsidP="00B66B20">
            <w:pPr>
              <w:rPr>
                <w:b/>
              </w:rPr>
            </w:pPr>
            <w:r>
              <w:rPr>
                <w:rFonts w:hint="eastAsia"/>
                <w:b/>
              </w:rPr>
              <w:t>备注</w:t>
            </w:r>
          </w:p>
        </w:tc>
      </w:tr>
      <w:tr w:rsidR="00CE0AF4" w14:paraId="38B28C60" w14:textId="77777777" w:rsidTr="00FC15E7">
        <w:trPr>
          <w:trHeight w:val="890"/>
        </w:trPr>
        <w:tc>
          <w:tcPr>
            <w:tcW w:w="1402" w:type="dxa"/>
            <w:shd w:val="clear" w:color="auto" w:fill="F2F2F2"/>
          </w:tcPr>
          <w:p w14:paraId="437154EA" w14:textId="77777777" w:rsidR="00CE0AF4" w:rsidRDefault="00CE0AF4" w:rsidP="00B66B20">
            <w:r>
              <w:t>N_STUDENT</w:t>
            </w:r>
            <w:r>
              <w:rPr>
                <w:rFonts w:hint="eastAsia"/>
              </w:rPr>
              <w:t xml:space="preserve"> _</w:t>
            </w:r>
            <w:r>
              <w:t>ID</w:t>
            </w:r>
          </w:p>
        </w:tc>
        <w:tc>
          <w:tcPr>
            <w:tcW w:w="1175" w:type="dxa"/>
            <w:shd w:val="clear" w:color="auto" w:fill="F2F2F2"/>
          </w:tcPr>
          <w:p w14:paraId="6DD37C7B" w14:textId="77777777" w:rsidR="00CE0AF4" w:rsidRDefault="00CE0AF4" w:rsidP="00B66B20">
            <w:r>
              <w:rPr>
                <w:rFonts w:hint="eastAsia"/>
              </w:rPr>
              <w:t>学生ID</w:t>
            </w:r>
          </w:p>
        </w:tc>
        <w:tc>
          <w:tcPr>
            <w:tcW w:w="1327" w:type="dxa"/>
            <w:shd w:val="clear" w:color="auto" w:fill="F2F2F2"/>
          </w:tcPr>
          <w:p w14:paraId="655B74F7" w14:textId="77777777" w:rsidR="00CE0AF4" w:rsidRDefault="00CE0AF4" w:rsidP="00B66B20">
            <w:r>
              <w:t>INT(10)</w:t>
            </w:r>
          </w:p>
        </w:tc>
        <w:tc>
          <w:tcPr>
            <w:tcW w:w="1135" w:type="dxa"/>
            <w:shd w:val="clear" w:color="auto" w:fill="F2F2F2"/>
          </w:tcPr>
          <w:p w14:paraId="00A3125C" w14:textId="77777777" w:rsidR="00CE0AF4" w:rsidRDefault="00CE0AF4" w:rsidP="00B66B20">
            <w:r>
              <w:rPr>
                <w:rFonts w:hint="eastAsia"/>
              </w:rPr>
              <w:t>主键</w:t>
            </w:r>
          </w:p>
        </w:tc>
        <w:tc>
          <w:tcPr>
            <w:tcW w:w="1143" w:type="dxa"/>
            <w:shd w:val="clear" w:color="auto" w:fill="F2F2F2"/>
          </w:tcPr>
          <w:p w14:paraId="0B03F2BF" w14:textId="77777777" w:rsidR="00CE0AF4" w:rsidRDefault="00CE0AF4" w:rsidP="00B66B20">
            <w:r>
              <w:rPr>
                <w:rFonts w:hint="eastAsia"/>
              </w:rPr>
              <w:t>否</w:t>
            </w:r>
          </w:p>
        </w:tc>
        <w:tc>
          <w:tcPr>
            <w:tcW w:w="2055" w:type="dxa"/>
            <w:shd w:val="clear" w:color="auto" w:fill="F2F2F2"/>
          </w:tcPr>
          <w:p w14:paraId="31843A04" w14:textId="77777777" w:rsidR="00CE0AF4" w:rsidRDefault="00CE0AF4" w:rsidP="00B66B20"/>
        </w:tc>
      </w:tr>
      <w:tr w:rsidR="00CE0AF4" w14:paraId="59B3B83E" w14:textId="77777777" w:rsidTr="00FC15E7">
        <w:trPr>
          <w:trHeight w:val="890"/>
        </w:trPr>
        <w:tc>
          <w:tcPr>
            <w:tcW w:w="1402" w:type="dxa"/>
            <w:shd w:val="clear" w:color="auto" w:fill="F2F2F2"/>
          </w:tcPr>
          <w:p w14:paraId="34C003B3" w14:textId="77777777" w:rsidR="00CE0AF4" w:rsidRDefault="00CE0AF4" w:rsidP="00B66B20">
            <w:r>
              <w:rPr>
                <w:rFonts w:hint="eastAsia"/>
              </w:rPr>
              <w:t>S_</w:t>
            </w:r>
            <w:r>
              <w:t>CANDIDATE_NUM</w:t>
            </w:r>
          </w:p>
        </w:tc>
        <w:tc>
          <w:tcPr>
            <w:tcW w:w="1175" w:type="dxa"/>
            <w:shd w:val="clear" w:color="auto" w:fill="F2F2F2"/>
          </w:tcPr>
          <w:p w14:paraId="455AAA77" w14:textId="77777777" w:rsidR="00CE0AF4" w:rsidRDefault="00CE0AF4" w:rsidP="00B66B20">
            <w:r>
              <w:rPr>
                <w:rFonts w:hint="eastAsia"/>
              </w:rPr>
              <w:t>准考证</w:t>
            </w:r>
            <w:r>
              <w:rPr>
                <w:rFonts w:hint="eastAsia"/>
                <w:noProof/>
              </w:rPr>
              <w:t>号</w:t>
            </w:r>
          </w:p>
        </w:tc>
        <w:tc>
          <w:tcPr>
            <w:tcW w:w="1327" w:type="dxa"/>
            <w:shd w:val="clear" w:color="auto" w:fill="F2F2F2"/>
          </w:tcPr>
          <w:p w14:paraId="424A7929" w14:textId="77777777" w:rsidR="00CE0AF4" w:rsidRDefault="00CE0AF4" w:rsidP="00B66B20">
            <w:r>
              <w:rPr>
                <w:rFonts w:hint="eastAsia"/>
              </w:rPr>
              <w:t>VARCHAR</w:t>
            </w:r>
            <w:r>
              <w:t>(50)</w:t>
            </w:r>
          </w:p>
        </w:tc>
        <w:tc>
          <w:tcPr>
            <w:tcW w:w="1135" w:type="dxa"/>
            <w:shd w:val="clear" w:color="auto" w:fill="F2F2F2"/>
          </w:tcPr>
          <w:p w14:paraId="3E17033F" w14:textId="77777777" w:rsidR="00CE0AF4" w:rsidRDefault="00CE0AF4" w:rsidP="00B66B20"/>
        </w:tc>
        <w:tc>
          <w:tcPr>
            <w:tcW w:w="1143" w:type="dxa"/>
            <w:shd w:val="clear" w:color="auto" w:fill="F2F2F2"/>
          </w:tcPr>
          <w:p w14:paraId="13E44A34" w14:textId="77777777" w:rsidR="00CE0AF4" w:rsidRDefault="00CE0AF4" w:rsidP="00B66B20">
            <w:r>
              <w:rPr>
                <w:rFonts w:hint="eastAsia"/>
              </w:rPr>
              <w:t>否</w:t>
            </w:r>
          </w:p>
        </w:tc>
        <w:tc>
          <w:tcPr>
            <w:tcW w:w="2055" w:type="dxa"/>
            <w:shd w:val="clear" w:color="auto" w:fill="F2F2F2"/>
          </w:tcPr>
          <w:p w14:paraId="37FF56DA" w14:textId="77777777" w:rsidR="00CE0AF4" w:rsidRDefault="00CE0AF4" w:rsidP="00B66B20"/>
        </w:tc>
      </w:tr>
      <w:tr w:rsidR="00CE0AF4" w14:paraId="6B8DAF37" w14:textId="77777777" w:rsidTr="00FC15E7">
        <w:trPr>
          <w:trHeight w:val="424"/>
        </w:trPr>
        <w:tc>
          <w:tcPr>
            <w:tcW w:w="1402" w:type="dxa"/>
            <w:shd w:val="clear" w:color="auto" w:fill="F2F2F2"/>
          </w:tcPr>
          <w:p w14:paraId="5EB01490" w14:textId="77777777" w:rsidR="00CE0AF4" w:rsidRDefault="00CE0AF4" w:rsidP="00B66B20">
            <w:r>
              <w:lastRenderedPageBreak/>
              <w:t>S_STUDENT</w:t>
            </w:r>
            <w:r>
              <w:rPr>
                <w:rFonts w:hint="eastAsia"/>
              </w:rPr>
              <w:t>_NAME</w:t>
            </w:r>
          </w:p>
        </w:tc>
        <w:tc>
          <w:tcPr>
            <w:tcW w:w="1175" w:type="dxa"/>
            <w:shd w:val="clear" w:color="auto" w:fill="F2F2F2"/>
          </w:tcPr>
          <w:p w14:paraId="2411C3B0" w14:textId="77777777" w:rsidR="00CE0AF4" w:rsidRDefault="00CE0AF4" w:rsidP="00B66B20">
            <w:r>
              <w:rPr>
                <w:rFonts w:hint="eastAsia"/>
              </w:rPr>
              <w:t>学生姓名</w:t>
            </w:r>
          </w:p>
        </w:tc>
        <w:tc>
          <w:tcPr>
            <w:tcW w:w="1327" w:type="dxa"/>
            <w:shd w:val="clear" w:color="auto" w:fill="F2F2F2"/>
          </w:tcPr>
          <w:p w14:paraId="588CF594" w14:textId="77777777" w:rsidR="00CE0AF4" w:rsidRDefault="00CE0AF4" w:rsidP="00B66B20">
            <w:r>
              <w:rPr>
                <w:rFonts w:hint="eastAsia"/>
              </w:rPr>
              <w:t>VARCHAR(256)</w:t>
            </w:r>
          </w:p>
        </w:tc>
        <w:tc>
          <w:tcPr>
            <w:tcW w:w="1135" w:type="dxa"/>
            <w:shd w:val="clear" w:color="auto" w:fill="F2F2F2"/>
          </w:tcPr>
          <w:p w14:paraId="32B602E9" w14:textId="77777777" w:rsidR="00CE0AF4" w:rsidRDefault="00CE0AF4" w:rsidP="00B66B20"/>
        </w:tc>
        <w:tc>
          <w:tcPr>
            <w:tcW w:w="1143" w:type="dxa"/>
            <w:shd w:val="clear" w:color="auto" w:fill="F2F2F2"/>
          </w:tcPr>
          <w:p w14:paraId="0B9A7DD0" w14:textId="77777777" w:rsidR="00CE0AF4" w:rsidRDefault="00CE0AF4" w:rsidP="00B66B20">
            <w:r>
              <w:rPr>
                <w:rFonts w:hint="eastAsia"/>
              </w:rPr>
              <w:t>否</w:t>
            </w:r>
          </w:p>
        </w:tc>
        <w:tc>
          <w:tcPr>
            <w:tcW w:w="2055" w:type="dxa"/>
            <w:shd w:val="clear" w:color="auto" w:fill="F2F2F2"/>
          </w:tcPr>
          <w:p w14:paraId="40D94DE2" w14:textId="77777777" w:rsidR="00CE0AF4" w:rsidRDefault="00CE0AF4" w:rsidP="00B66B20"/>
        </w:tc>
      </w:tr>
      <w:tr w:rsidR="00CE0AF4" w14:paraId="6FF113AF" w14:textId="77777777" w:rsidTr="00FC15E7">
        <w:trPr>
          <w:trHeight w:val="424"/>
        </w:trPr>
        <w:tc>
          <w:tcPr>
            <w:tcW w:w="1402" w:type="dxa"/>
            <w:shd w:val="clear" w:color="auto" w:fill="F2F2F2"/>
          </w:tcPr>
          <w:p w14:paraId="3587C233" w14:textId="77777777" w:rsidR="00CE0AF4" w:rsidRDefault="00CE0AF4" w:rsidP="00B66B20">
            <w:r>
              <w:rPr>
                <w:rFonts w:hint="eastAsia"/>
              </w:rPr>
              <w:t>S</w:t>
            </w:r>
            <w:r>
              <w:t>_STUDENT</w:t>
            </w:r>
            <w:r>
              <w:rPr>
                <w:rFonts w:hint="eastAsia"/>
              </w:rPr>
              <w:t xml:space="preserve"> _</w:t>
            </w:r>
            <w:r>
              <w:t>NO</w:t>
            </w:r>
          </w:p>
        </w:tc>
        <w:tc>
          <w:tcPr>
            <w:tcW w:w="1175" w:type="dxa"/>
            <w:shd w:val="clear" w:color="auto" w:fill="F2F2F2"/>
          </w:tcPr>
          <w:p w14:paraId="3431E3B0" w14:textId="77777777" w:rsidR="00CE0AF4" w:rsidRDefault="00CE0AF4" w:rsidP="00B66B20">
            <w:r>
              <w:rPr>
                <w:rFonts w:hint="eastAsia"/>
              </w:rPr>
              <w:t>学生学号</w:t>
            </w:r>
          </w:p>
        </w:tc>
        <w:tc>
          <w:tcPr>
            <w:tcW w:w="1327" w:type="dxa"/>
            <w:shd w:val="clear" w:color="auto" w:fill="F2F2F2"/>
          </w:tcPr>
          <w:p w14:paraId="78F8A383" w14:textId="77777777" w:rsidR="00CE0AF4" w:rsidRDefault="00CE0AF4" w:rsidP="00B66B20">
            <w:r>
              <w:rPr>
                <w:rFonts w:hint="eastAsia"/>
              </w:rPr>
              <w:t>VARCHAR(50)</w:t>
            </w:r>
          </w:p>
        </w:tc>
        <w:tc>
          <w:tcPr>
            <w:tcW w:w="1135" w:type="dxa"/>
            <w:shd w:val="clear" w:color="auto" w:fill="F2F2F2"/>
          </w:tcPr>
          <w:p w14:paraId="75A5CADA" w14:textId="77777777" w:rsidR="00CE0AF4" w:rsidRDefault="00CE0AF4" w:rsidP="00B66B20"/>
        </w:tc>
        <w:tc>
          <w:tcPr>
            <w:tcW w:w="1143" w:type="dxa"/>
            <w:shd w:val="clear" w:color="auto" w:fill="F2F2F2"/>
          </w:tcPr>
          <w:p w14:paraId="74640D8B" w14:textId="77777777" w:rsidR="00CE0AF4" w:rsidRDefault="00CE0AF4" w:rsidP="00B66B20">
            <w:r>
              <w:rPr>
                <w:rFonts w:hint="eastAsia"/>
              </w:rPr>
              <w:t>是</w:t>
            </w:r>
          </w:p>
        </w:tc>
        <w:tc>
          <w:tcPr>
            <w:tcW w:w="2055" w:type="dxa"/>
            <w:shd w:val="clear" w:color="auto" w:fill="F2F2F2"/>
          </w:tcPr>
          <w:p w14:paraId="3D68938B" w14:textId="77777777" w:rsidR="00CE0AF4" w:rsidRDefault="00CE0AF4" w:rsidP="00B66B20"/>
        </w:tc>
      </w:tr>
      <w:tr w:rsidR="00CE0AF4" w14:paraId="6BF39B26" w14:textId="77777777" w:rsidTr="00FC15E7">
        <w:trPr>
          <w:trHeight w:val="424"/>
        </w:trPr>
        <w:tc>
          <w:tcPr>
            <w:tcW w:w="1402" w:type="dxa"/>
            <w:shd w:val="clear" w:color="auto" w:fill="F2F2F2"/>
          </w:tcPr>
          <w:p w14:paraId="0E8D18C3" w14:textId="77777777" w:rsidR="00CE0AF4" w:rsidRDefault="00CE0AF4" w:rsidP="00B66B20">
            <w:r>
              <w:t>N_AGE</w:t>
            </w:r>
          </w:p>
        </w:tc>
        <w:tc>
          <w:tcPr>
            <w:tcW w:w="1175" w:type="dxa"/>
            <w:shd w:val="clear" w:color="auto" w:fill="F2F2F2"/>
          </w:tcPr>
          <w:p w14:paraId="55FBB1CD" w14:textId="77777777" w:rsidR="00CE0AF4" w:rsidRDefault="00CE0AF4" w:rsidP="00B66B20">
            <w:r>
              <w:rPr>
                <w:rFonts w:hint="eastAsia"/>
              </w:rPr>
              <w:t>年龄</w:t>
            </w:r>
          </w:p>
        </w:tc>
        <w:tc>
          <w:tcPr>
            <w:tcW w:w="1327" w:type="dxa"/>
            <w:shd w:val="clear" w:color="auto" w:fill="F2F2F2"/>
          </w:tcPr>
          <w:p w14:paraId="33E0F1D2" w14:textId="77777777" w:rsidR="00CE0AF4" w:rsidRDefault="00CE0AF4" w:rsidP="00B66B20">
            <w:r>
              <w:t>INT</w:t>
            </w:r>
          </w:p>
        </w:tc>
        <w:tc>
          <w:tcPr>
            <w:tcW w:w="1135" w:type="dxa"/>
            <w:shd w:val="clear" w:color="auto" w:fill="F2F2F2"/>
          </w:tcPr>
          <w:p w14:paraId="57A9D1CA" w14:textId="77777777" w:rsidR="00CE0AF4" w:rsidRDefault="00CE0AF4" w:rsidP="00B66B20"/>
        </w:tc>
        <w:tc>
          <w:tcPr>
            <w:tcW w:w="1143" w:type="dxa"/>
            <w:shd w:val="clear" w:color="auto" w:fill="F2F2F2"/>
          </w:tcPr>
          <w:p w14:paraId="28E21DAF" w14:textId="77777777" w:rsidR="00CE0AF4" w:rsidRDefault="00CE0AF4" w:rsidP="00B66B20">
            <w:r>
              <w:rPr>
                <w:rFonts w:hint="eastAsia"/>
              </w:rPr>
              <w:t>是</w:t>
            </w:r>
          </w:p>
        </w:tc>
        <w:tc>
          <w:tcPr>
            <w:tcW w:w="2055" w:type="dxa"/>
            <w:shd w:val="clear" w:color="auto" w:fill="F2F2F2"/>
          </w:tcPr>
          <w:p w14:paraId="05997A40" w14:textId="77777777" w:rsidR="00CE0AF4" w:rsidRDefault="00CE0AF4" w:rsidP="00B66B20"/>
        </w:tc>
      </w:tr>
      <w:tr w:rsidR="00CE0AF4" w14:paraId="3353A9D5" w14:textId="77777777" w:rsidTr="00FC15E7">
        <w:trPr>
          <w:trHeight w:val="424"/>
        </w:trPr>
        <w:tc>
          <w:tcPr>
            <w:tcW w:w="1402" w:type="dxa"/>
            <w:shd w:val="clear" w:color="auto" w:fill="F2F2F2"/>
          </w:tcPr>
          <w:p w14:paraId="7B93FFF4" w14:textId="77777777" w:rsidR="00CE0AF4" w:rsidRDefault="00CE0AF4" w:rsidP="00B66B20">
            <w:r>
              <w:t>C</w:t>
            </w:r>
            <w:r>
              <w:rPr>
                <w:rFonts w:hint="eastAsia"/>
              </w:rPr>
              <w:t>_</w:t>
            </w:r>
            <w:r>
              <w:t>SEX</w:t>
            </w:r>
          </w:p>
        </w:tc>
        <w:tc>
          <w:tcPr>
            <w:tcW w:w="1175" w:type="dxa"/>
            <w:shd w:val="clear" w:color="auto" w:fill="F2F2F2"/>
          </w:tcPr>
          <w:p w14:paraId="77CF3D48" w14:textId="77777777" w:rsidR="00CE0AF4" w:rsidRDefault="00CE0AF4" w:rsidP="00B66B20">
            <w:r>
              <w:rPr>
                <w:rFonts w:hint="eastAsia"/>
              </w:rPr>
              <w:t>性别</w:t>
            </w:r>
          </w:p>
        </w:tc>
        <w:tc>
          <w:tcPr>
            <w:tcW w:w="1327" w:type="dxa"/>
            <w:shd w:val="clear" w:color="auto" w:fill="F2F2F2"/>
          </w:tcPr>
          <w:p w14:paraId="646EE6EB" w14:textId="77777777" w:rsidR="00CE0AF4" w:rsidRDefault="00CE0AF4" w:rsidP="00B66B20">
            <w:r>
              <w:t>CHAR(5)</w:t>
            </w:r>
          </w:p>
        </w:tc>
        <w:tc>
          <w:tcPr>
            <w:tcW w:w="1135" w:type="dxa"/>
            <w:shd w:val="clear" w:color="auto" w:fill="F2F2F2"/>
          </w:tcPr>
          <w:p w14:paraId="0D9DB7A4" w14:textId="77777777" w:rsidR="00CE0AF4" w:rsidRDefault="00CE0AF4" w:rsidP="00B66B20"/>
        </w:tc>
        <w:tc>
          <w:tcPr>
            <w:tcW w:w="1143" w:type="dxa"/>
            <w:shd w:val="clear" w:color="auto" w:fill="F2F2F2"/>
          </w:tcPr>
          <w:p w14:paraId="769AC220" w14:textId="77777777" w:rsidR="00CE0AF4" w:rsidRDefault="00CE0AF4" w:rsidP="00B66B20">
            <w:r>
              <w:rPr>
                <w:rFonts w:hint="eastAsia"/>
              </w:rPr>
              <w:t>是</w:t>
            </w:r>
          </w:p>
        </w:tc>
        <w:tc>
          <w:tcPr>
            <w:tcW w:w="2055" w:type="dxa"/>
            <w:shd w:val="clear" w:color="auto" w:fill="F2F2F2"/>
          </w:tcPr>
          <w:p w14:paraId="2A1644A1" w14:textId="77777777" w:rsidR="00CE0AF4" w:rsidRDefault="00CE0AF4" w:rsidP="00B66B20"/>
        </w:tc>
      </w:tr>
      <w:tr w:rsidR="00CE0AF4" w14:paraId="68F29EA6" w14:textId="77777777" w:rsidTr="00FC15E7">
        <w:trPr>
          <w:trHeight w:val="424"/>
        </w:trPr>
        <w:tc>
          <w:tcPr>
            <w:tcW w:w="1402" w:type="dxa"/>
            <w:shd w:val="clear" w:color="auto" w:fill="F2F2F2"/>
          </w:tcPr>
          <w:p w14:paraId="2BA725F3" w14:textId="77777777" w:rsidR="00CE0AF4" w:rsidRDefault="00CE0AF4" w:rsidP="00B66B20">
            <w:r>
              <w:t>S_ADDRESS</w:t>
            </w:r>
          </w:p>
        </w:tc>
        <w:tc>
          <w:tcPr>
            <w:tcW w:w="1175" w:type="dxa"/>
            <w:shd w:val="clear" w:color="auto" w:fill="F2F2F2"/>
          </w:tcPr>
          <w:p w14:paraId="46679F63" w14:textId="77777777" w:rsidR="00CE0AF4" w:rsidRDefault="00CE0AF4" w:rsidP="00B66B20">
            <w:r>
              <w:rPr>
                <w:rFonts w:hint="eastAsia"/>
              </w:rPr>
              <w:t>通讯地址</w:t>
            </w:r>
          </w:p>
        </w:tc>
        <w:tc>
          <w:tcPr>
            <w:tcW w:w="1327" w:type="dxa"/>
            <w:shd w:val="clear" w:color="auto" w:fill="F2F2F2"/>
          </w:tcPr>
          <w:p w14:paraId="105A7714" w14:textId="77777777" w:rsidR="00CE0AF4" w:rsidRDefault="00CE0AF4" w:rsidP="00B66B20">
            <w:r>
              <w:t>VARCHAR(255)</w:t>
            </w:r>
          </w:p>
        </w:tc>
        <w:tc>
          <w:tcPr>
            <w:tcW w:w="1135" w:type="dxa"/>
            <w:shd w:val="clear" w:color="auto" w:fill="F2F2F2"/>
          </w:tcPr>
          <w:p w14:paraId="7996F322" w14:textId="77777777" w:rsidR="00CE0AF4" w:rsidRDefault="00CE0AF4" w:rsidP="00B66B20"/>
        </w:tc>
        <w:tc>
          <w:tcPr>
            <w:tcW w:w="1143" w:type="dxa"/>
            <w:shd w:val="clear" w:color="auto" w:fill="F2F2F2"/>
          </w:tcPr>
          <w:p w14:paraId="2EFA5A63" w14:textId="77777777" w:rsidR="00CE0AF4" w:rsidRDefault="00CE0AF4" w:rsidP="00B66B20">
            <w:r>
              <w:rPr>
                <w:rFonts w:hint="eastAsia"/>
              </w:rPr>
              <w:t>否</w:t>
            </w:r>
          </w:p>
        </w:tc>
        <w:tc>
          <w:tcPr>
            <w:tcW w:w="2055" w:type="dxa"/>
            <w:shd w:val="clear" w:color="auto" w:fill="F2F2F2"/>
          </w:tcPr>
          <w:p w14:paraId="556A4555" w14:textId="77777777" w:rsidR="00CE0AF4" w:rsidRDefault="00CE0AF4" w:rsidP="00B66B20"/>
        </w:tc>
      </w:tr>
      <w:tr w:rsidR="00CE0AF4" w14:paraId="347D4C02" w14:textId="77777777" w:rsidTr="00FC15E7">
        <w:trPr>
          <w:trHeight w:val="424"/>
        </w:trPr>
        <w:tc>
          <w:tcPr>
            <w:tcW w:w="1402" w:type="dxa"/>
            <w:shd w:val="clear" w:color="auto" w:fill="F2F2F2"/>
          </w:tcPr>
          <w:p w14:paraId="3EBD3F2A" w14:textId="77777777" w:rsidR="00CE0AF4" w:rsidRDefault="00CE0AF4" w:rsidP="00B66B20">
            <w:r>
              <w:rPr>
                <w:rFonts w:hint="eastAsia"/>
              </w:rPr>
              <w:t>S</w:t>
            </w:r>
            <w:r>
              <w:t>_CONTACT</w:t>
            </w:r>
          </w:p>
        </w:tc>
        <w:tc>
          <w:tcPr>
            <w:tcW w:w="1175" w:type="dxa"/>
            <w:shd w:val="clear" w:color="auto" w:fill="F2F2F2"/>
          </w:tcPr>
          <w:p w14:paraId="7D2D0792" w14:textId="77777777" w:rsidR="00CE0AF4" w:rsidRDefault="00CE0AF4" w:rsidP="00B66B20">
            <w:r>
              <w:rPr>
                <w:rFonts w:hint="eastAsia"/>
              </w:rPr>
              <w:t>联系方式</w:t>
            </w:r>
          </w:p>
        </w:tc>
        <w:tc>
          <w:tcPr>
            <w:tcW w:w="1327" w:type="dxa"/>
            <w:shd w:val="clear" w:color="auto" w:fill="F2F2F2"/>
          </w:tcPr>
          <w:p w14:paraId="438859A9" w14:textId="77777777" w:rsidR="00CE0AF4" w:rsidRDefault="00CE0AF4" w:rsidP="00B66B20">
            <w:r>
              <w:rPr>
                <w:rFonts w:hint="eastAsia"/>
              </w:rPr>
              <w:t>VARCHAR</w:t>
            </w:r>
            <w:r>
              <w:t>(20)</w:t>
            </w:r>
          </w:p>
        </w:tc>
        <w:tc>
          <w:tcPr>
            <w:tcW w:w="1135" w:type="dxa"/>
            <w:shd w:val="clear" w:color="auto" w:fill="F2F2F2"/>
          </w:tcPr>
          <w:p w14:paraId="60E47857" w14:textId="77777777" w:rsidR="00CE0AF4" w:rsidRDefault="00CE0AF4" w:rsidP="00B66B20"/>
        </w:tc>
        <w:tc>
          <w:tcPr>
            <w:tcW w:w="1143" w:type="dxa"/>
            <w:shd w:val="clear" w:color="auto" w:fill="F2F2F2"/>
          </w:tcPr>
          <w:p w14:paraId="37E99A8A" w14:textId="77777777" w:rsidR="00CE0AF4" w:rsidRDefault="00CE0AF4" w:rsidP="00B66B20">
            <w:r>
              <w:rPr>
                <w:rFonts w:hint="eastAsia"/>
              </w:rPr>
              <w:t>否</w:t>
            </w:r>
          </w:p>
        </w:tc>
        <w:tc>
          <w:tcPr>
            <w:tcW w:w="2055" w:type="dxa"/>
            <w:shd w:val="clear" w:color="auto" w:fill="F2F2F2"/>
          </w:tcPr>
          <w:p w14:paraId="17DA806B" w14:textId="77777777" w:rsidR="00CE0AF4" w:rsidRDefault="00CE0AF4" w:rsidP="00B66B20"/>
        </w:tc>
      </w:tr>
      <w:tr w:rsidR="00CE0AF4" w14:paraId="0321C4A4" w14:textId="77777777" w:rsidTr="00FC15E7">
        <w:trPr>
          <w:trHeight w:val="424"/>
        </w:trPr>
        <w:tc>
          <w:tcPr>
            <w:tcW w:w="1402" w:type="dxa"/>
            <w:shd w:val="clear" w:color="auto" w:fill="F2F2F2"/>
          </w:tcPr>
          <w:p w14:paraId="45D9B8FA" w14:textId="77777777" w:rsidR="00CE0AF4" w:rsidRDefault="00CE0AF4" w:rsidP="00B66B20">
            <w:r>
              <w:rPr>
                <w:rFonts w:hint="eastAsia"/>
              </w:rPr>
              <w:t>S_EMAIL</w:t>
            </w:r>
          </w:p>
        </w:tc>
        <w:tc>
          <w:tcPr>
            <w:tcW w:w="1175" w:type="dxa"/>
            <w:shd w:val="clear" w:color="auto" w:fill="F2F2F2"/>
          </w:tcPr>
          <w:p w14:paraId="4C9A16E7" w14:textId="77777777" w:rsidR="00CE0AF4" w:rsidRDefault="00CE0AF4" w:rsidP="00B66B20">
            <w:r>
              <w:rPr>
                <w:rFonts w:hint="eastAsia"/>
              </w:rPr>
              <w:t>邮箱</w:t>
            </w:r>
          </w:p>
        </w:tc>
        <w:tc>
          <w:tcPr>
            <w:tcW w:w="1327" w:type="dxa"/>
            <w:shd w:val="clear" w:color="auto" w:fill="F2F2F2"/>
          </w:tcPr>
          <w:p w14:paraId="4E6D6BB7" w14:textId="77777777" w:rsidR="00CE0AF4" w:rsidRDefault="00CE0AF4" w:rsidP="00B66B20">
            <w:r>
              <w:rPr>
                <w:rFonts w:hint="eastAsia"/>
              </w:rPr>
              <w:t>VARCHAR</w:t>
            </w:r>
            <w:r>
              <w:t>(30)</w:t>
            </w:r>
          </w:p>
        </w:tc>
        <w:tc>
          <w:tcPr>
            <w:tcW w:w="1135" w:type="dxa"/>
            <w:shd w:val="clear" w:color="auto" w:fill="F2F2F2"/>
          </w:tcPr>
          <w:p w14:paraId="56CA367A" w14:textId="77777777" w:rsidR="00CE0AF4" w:rsidRDefault="00CE0AF4" w:rsidP="00B66B20"/>
        </w:tc>
        <w:tc>
          <w:tcPr>
            <w:tcW w:w="1143" w:type="dxa"/>
            <w:shd w:val="clear" w:color="auto" w:fill="F2F2F2"/>
          </w:tcPr>
          <w:p w14:paraId="2698CED9" w14:textId="77777777" w:rsidR="00CE0AF4" w:rsidRDefault="00CE0AF4" w:rsidP="00B66B20">
            <w:r>
              <w:rPr>
                <w:rFonts w:hint="eastAsia"/>
              </w:rPr>
              <w:t>是</w:t>
            </w:r>
          </w:p>
        </w:tc>
        <w:tc>
          <w:tcPr>
            <w:tcW w:w="2055" w:type="dxa"/>
            <w:shd w:val="clear" w:color="auto" w:fill="F2F2F2"/>
          </w:tcPr>
          <w:p w14:paraId="4F441D38" w14:textId="77777777" w:rsidR="00CE0AF4" w:rsidRDefault="00CE0AF4" w:rsidP="00B66B20"/>
        </w:tc>
      </w:tr>
      <w:tr w:rsidR="00CE0AF4" w14:paraId="217A5429" w14:textId="77777777" w:rsidTr="00FC15E7">
        <w:trPr>
          <w:trHeight w:val="424"/>
        </w:trPr>
        <w:tc>
          <w:tcPr>
            <w:tcW w:w="1402" w:type="dxa"/>
            <w:shd w:val="clear" w:color="auto" w:fill="F2F2F2"/>
          </w:tcPr>
          <w:p w14:paraId="41816C25" w14:textId="77777777" w:rsidR="00CE0AF4" w:rsidRDefault="00CE0AF4" w:rsidP="00B66B20">
            <w:r>
              <w:rPr>
                <w:rFonts w:hint="eastAsia"/>
              </w:rPr>
              <w:t>S_</w:t>
            </w:r>
            <w:r>
              <w:t>OTHER_CTACT</w:t>
            </w:r>
          </w:p>
        </w:tc>
        <w:tc>
          <w:tcPr>
            <w:tcW w:w="1175" w:type="dxa"/>
            <w:shd w:val="clear" w:color="auto" w:fill="F2F2F2"/>
          </w:tcPr>
          <w:p w14:paraId="1D1E9380" w14:textId="77777777" w:rsidR="00CE0AF4" w:rsidRDefault="00CE0AF4" w:rsidP="00B66B20">
            <w:r>
              <w:rPr>
                <w:rFonts w:hint="eastAsia"/>
              </w:rPr>
              <w:t>家属联系方式</w:t>
            </w:r>
          </w:p>
        </w:tc>
        <w:tc>
          <w:tcPr>
            <w:tcW w:w="1327" w:type="dxa"/>
            <w:shd w:val="clear" w:color="auto" w:fill="F2F2F2"/>
          </w:tcPr>
          <w:p w14:paraId="390D47A1" w14:textId="77777777" w:rsidR="00CE0AF4" w:rsidRDefault="00CE0AF4" w:rsidP="00B66B20">
            <w:r>
              <w:rPr>
                <w:rFonts w:hint="eastAsia"/>
              </w:rPr>
              <w:t>VACHAR</w:t>
            </w:r>
            <w:r>
              <w:t>(20)</w:t>
            </w:r>
          </w:p>
        </w:tc>
        <w:tc>
          <w:tcPr>
            <w:tcW w:w="1135" w:type="dxa"/>
            <w:shd w:val="clear" w:color="auto" w:fill="F2F2F2"/>
          </w:tcPr>
          <w:p w14:paraId="4D81B2D2" w14:textId="77777777" w:rsidR="00CE0AF4" w:rsidRDefault="00CE0AF4" w:rsidP="00B66B20"/>
        </w:tc>
        <w:tc>
          <w:tcPr>
            <w:tcW w:w="1143" w:type="dxa"/>
            <w:shd w:val="clear" w:color="auto" w:fill="F2F2F2"/>
          </w:tcPr>
          <w:p w14:paraId="03B5F923" w14:textId="77777777" w:rsidR="00CE0AF4" w:rsidRDefault="00CE0AF4" w:rsidP="00B66B20">
            <w:r>
              <w:rPr>
                <w:rFonts w:hint="eastAsia"/>
              </w:rPr>
              <w:t>是</w:t>
            </w:r>
          </w:p>
        </w:tc>
        <w:tc>
          <w:tcPr>
            <w:tcW w:w="2055" w:type="dxa"/>
            <w:shd w:val="clear" w:color="auto" w:fill="F2F2F2"/>
          </w:tcPr>
          <w:p w14:paraId="772354D5" w14:textId="77777777" w:rsidR="00CE0AF4" w:rsidRDefault="00CE0AF4" w:rsidP="00B66B20"/>
        </w:tc>
      </w:tr>
      <w:tr w:rsidR="00CE0AF4" w14:paraId="3398B5E0" w14:textId="77777777" w:rsidTr="00FC15E7">
        <w:trPr>
          <w:trHeight w:val="424"/>
        </w:trPr>
        <w:tc>
          <w:tcPr>
            <w:tcW w:w="1402" w:type="dxa"/>
            <w:shd w:val="clear" w:color="auto" w:fill="F2F2F2"/>
          </w:tcPr>
          <w:p w14:paraId="6CFB6835" w14:textId="77777777" w:rsidR="00CE0AF4" w:rsidRDefault="00CE0AF4" w:rsidP="00B66B20">
            <w:r>
              <w:rPr>
                <w:rFonts w:hint="eastAsia"/>
              </w:rPr>
              <w:t>S_</w:t>
            </w:r>
            <w:r>
              <w:t>ENROL_MAJOR</w:t>
            </w:r>
          </w:p>
        </w:tc>
        <w:tc>
          <w:tcPr>
            <w:tcW w:w="1175" w:type="dxa"/>
            <w:shd w:val="clear" w:color="auto" w:fill="F2F2F2"/>
          </w:tcPr>
          <w:p w14:paraId="03D9A5C1" w14:textId="77777777" w:rsidR="00CE0AF4" w:rsidRDefault="00CE0AF4" w:rsidP="00B66B20">
            <w:r>
              <w:rPr>
                <w:rFonts w:hint="eastAsia"/>
              </w:rPr>
              <w:t>报考专业</w:t>
            </w:r>
          </w:p>
        </w:tc>
        <w:tc>
          <w:tcPr>
            <w:tcW w:w="1327" w:type="dxa"/>
            <w:shd w:val="clear" w:color="auto" w:fill="F2F2F2"/>
          </w:tcPr>
          <w:p w14:paraId="4FB89130" w14:textId="77777777" w:rsidR="00CE0AF4" w:rsidRDefault="00CE0AF4" w:rsidP="00B66B20">
            <w:r>
              <w:rPr>
                <w:rFonts w:hint="eastAsia"/>
              </w:rPr>
              <w:t>VACHAR</w:t>
            </w:r>
            <w:r>
              <w:t>(20)</w:t>
            </w:r>
          </w:p>
        </w:tc>
        <w:tc>
          <w:tcPr>
            <w:tcW w:w="1135" w:type="dxa"/>
            <w:shd w:val="clear" w:color="auto" w:fill="F2F2F2"/>
          </w:tcPr>
          <w:p w14:paraId="76A6C17D" w14:textId="77777777" w:rsidR="00CE0AF4" w:rsidRDefault="00CE0AF4" w:rsidP="00B66B20"/>
        </w:tc>
        <w:tc>
          <w:tcPr>
            <w:tcW w:w="1143" w:type="dxa"/>
            <w:shd w:val="clear" w:color="auto" w:fill="F2F2F2"/>
          </w:tcPr>
          <w:p w14:paraId="7659DD8E" w14:textId="77777777" w:rsidR="00CE0AF4" w:rsidRDefault="00CE0AF4" w:rsidP="00B66B20">
            <w:r>
              <w:rPr>
                <w:rFonts w:hint="eastAsia"/>
              </w:rPr>
              <w:t>是</w:t>
            </w:r>
          </w:p>
        </w:tc>
        <w:tc>
          <w:tcPr>
            <w:tcW w:w="2055" w:type="dxa"/>
            <w:shd w:val="clear" w:color="auto" w:fill="F2F2F2"/>
          </w:tcPr>
          <w:p w14:paraId="7095883E" w14:textId="77777777" w:rsidR="00CE0AF4" w:rsidRDefault="00CE0AF4" w:rsidP="00B66B20">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CE0AF4" w14:paraId="27483B76" w14:textId="77777777" w:rsidTr="00FC15E7">
        <w:trPr>
          <w:trHeight w:val="424"/>
        </w:trPr>
        <w:tc>
          <w:tcPr>
            <w:tcW w:w="1402" w:type="dxa"/>
            <w:shd w:val="clear" w:color="auto" w:fill="F2F2F2"/>
          </w:tcPr>
          <w:p w14:paraId="048615E4" w14:textId="77777777" w:rsidR="00CE0AF4" w:rsidRDefault="00CE0AF4" w:rsidP="00B66B20">
            <w:r>
              <w:rPr>
                <w:rFonts w:hint="eastAsia"/>
              </w:rPr>
              <w:t>S_</w:t>
            </w:r>
            <w:r>
              <w:t>ADMITED _MAJOR</w:t>
            </w:r>
          </w:p>
        </w:tc>
        <w:tc>
          <w:tcPr>
            <w:tcW w:w="1175" w:type="dxa"/>
            <w:shd w:val="clear" w:color="auto" w:fill="F2F2F2"/>
          </w:tcPr>
          <w:p w14:paraId="27027231" w14:textId="77777777" w:rsidR="00CE0AF4" w:rsidRDefault="00CE0AF4" w:rsidP="00B66B20">
            <w:r>
              <w:rPr>
                <w:rFonts w:hint="eastAsia"/>
              </w:rPr>
              <w:t>录取专业</w:t>
            </w:r>
          </w:p>
        </w:tc>
        <w:tc>
          <w:tcPr>
            <w:tcW w:w="1327" w:type="dxa"/>
            <w:shd w:val="clear" w:color="auto" w:fill="F2F2F2"/>
          </w:tcPr>
          <w:p w14:paraId="23E39BA4" w14:textId="77777777" w:rsidR="00CE0AF4" w:rsidRDefault="00CE0AF4" w:rsidP="00B66B20">
            <w:r>
              <w:rPr>
                <w:rFonts w:hint="eastAsia"/>
              </w:rPr>
              <w:t>VARCHAR(</w:t>
            </w:r>
            <w:r>
              <w:t>20</w:t>
            </w:r>
            <w:r>
              <w:rPr>
                <w:rFonts w:hint="eastAsia"/>
              </w:rPr>
              <w:t>)</w:t>
            </w:r>
          </w:p>
        </w:tc>
        <w:tc>
          <w:tcPr>
            <w:tcW w:w="1135" w:type="dxa"/>
            <w:shd w:val="clear" w:color="auto" w:fill="F2F2F2"/>
          </w:tcPr>
          <w:p w14:paraId="6DD6B43F" w14:textId="77777777" w:rsidR="00CE0AF4" w:rsidRDefault="00CE0AF4" w:rsidP="00B66B20"/>
        </w:tc>
        <w:tc>
          <w:tcPr>
            <w:tcW w:w="1143" w:type="dxa"/>
            <w:shd w:val="clear" w:color="auto" w:fill="F2F2F2"/>
          </w:tcPr>
          <w:p w14:paraId="60CDD4A3" w14:textId="77777777" w:rsidR="00CE0AF4" w:rsidRDefault="00CE0AF4" w:rsidP="00B66B20">
            <w:r>
              <w:rPr>
                <w:rFonts w:hint="eastAsia"/>
              </w:rPr>
              <w:t>否</w:t>
            </w:r>
          </w:p>
        </w:tc>
        <w:tc>
          <w:tcPr>
            <w:tcW w:w="2055" w:type="dxa"/>
            <w:shd w:val="clear" w:color="auto" w:fill="F2F2F2"/>
          </w:tcPr>
          <w:p w14:paraId="536365E1" w14:textId="77777777" w:rsidR="00CE0AF4" w:rsidRDefault="00CE0AF4" w:rsidP="00B66B20">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CE0AF4" w14:paraId="029823DB" w14:textId="77777777" w:rsidTr="00FC15E7">
        <w:trPr>
          <w:trHeight w:val="424"/>
        </w:trPr>
        <w:tc>
          <w:tcPr>
            <w:tcW w:w="1402" w:type="dxa"/>
            <w:shd w:val="clear" w:color="auto" w:fill="F2F2F2"/>
          </w:tcPr>
          <w:p w14:paraId="191DE5BA" w14:textId="77777777" w:rsidR="00CE0AF4" w:rsidRDefault="00CE0AF4" w:rsidP="00B66B20">
            <w:r>
              <w:t>S_ADMITED_NO</w:t>
            </w:r>
          </w:p>
        </w:tc>
        <w:tc>
          <w:tcPr>
            <w:tcW w:w="1175" w:type="dxa"/>
            <w:shd w:val="clear" w:color="auto" w:fill="F2F2F2"/>
          </w:tcPr>
          <w:p w14:paraId="2B02CB77" w14:textId="77777777" w:rsidR="00CE0AF4" w:rsidRDefault="00CE0AF4" w:rsidP="00B66B20">
            <w:r>
              <w:rPr>
                <w:rFonts w:hint="eastAsia"/>
              </w:rPr>
              <w:t>录取编号</w:t>
            </w:r>
          </w:p>
        </w:tc>
        <w:tc>
          <w:tcPr>
            <w:tcW w:w="1327" w:type="dxa"/>
            <w:shd w:val="clear" w:color="auto" w:fill="F2F2F2"/>
          </w:tcPr>
          <w:p w14:paraId="2544653B" w14:textId="77777777" w:rsidR="00CE0AF4" w:rsidRDefault="00CE0AF4" w:rsidP="00B66B20">
            <w:r>
              <w:rPr>
                <w:rFonts w:hint="eastAsia"/>
              </w:rPr>
              <w:t>VARCHAR(</w:t>
            </w:r>
            <w:r>
              <w:t>20</w:t>
            </w:r>
            <w:r>
              <w:rPr>
                <w:rFonts w:hint="eastAsia"/>
              </w:rPr>
              <w:t>)</w:t>
            </w:r>
          </w:p>
        </w:tc>
        <w:tc>
          <w:tcPr>
            <w:tcW w:w="1135" w:type="dxa"/>
            <w:shd w:val="clear" w:color="auto" w:fill="F2F2F2"/>
          </w:tcPr>
          <w:p w14:paraId="4BEC4979" w14:textId="77777777" w:rsidR="00CE0AF4" w:rsidRDefault="00CE0AF4" w:rsidP="00B66B20"/>
        </w:tc>
        <w:tc>
          <w:tcPr>
            <w:tcW w:w="1143" w:type="dxa"/>
            <w:shd w:val="clear" w:color="auto" w:fill="F2F2F2"/>
          </w:tcPr>
          <w:p w14:paraId="42CB73E9" w14:textId="77777777" w:rsidR="00CE0AF4" w:rsidRDefault="00CE0AF4" w:rsidP="00B66B20">
            <w:r>
              <w:rPr>
                <w:rFonts w:hint="eastAsia"/>
              </w:rPr>
              <w:t>是</w:t>
            </w:r>
          </w:p>
        </w:tc>
        <w:tc>
          <w:tcPr>
            <w:tcW w:w="2055" w:type="dxa"/>
            <w:shd w:val="clear" w:color="auto" w:fill="F2F2F2"/>
          </w:tcPr>
          <w:p w14:paraId="122A7A07" w14:textId="77777777" w:rsidR="00CE0AF4" w:rsidRDefault="00CE0AF4" w:rsidP="00B66B20"/>
        </w:tc>
      </w:tr>
      <w:tr w:rsidR="00CE0AF4" w14:paraId="08EE3CCD" w14:textId="77777777" w:rsidTr="00FC15E7">
        <w:trPr>
          <w:trHeight w:val="424"/>
        </w:trPr>
        <w:tc>
          <w:tcPr>
            <w:tcW w:w="1402" w:type="dxa"/>
            <w:shd w:val="clear" w:color="auto" w:fill="F2F2F2"/>
          </w:tcPr>
          <w:p w14:paraId="21A43CB6" w14:textId="77777777" w:rsidR="00CE0AF4" w:rsidRDefault="00CE0AF4" w:rsidP="00B66B20">
            <w:r>
              <w:rPr>
                <w:rFonts w:hint="eastAsia"/>
              </w:rPr>
              <w:t>S_</w:t>
            </w:r>
            <w:r>
              <w:t>GRADE</w:t>
            </w:r>
          </w:p>
        </w:tc>
        <w:tc>
          <w:tcPr>
            <w:tcW w:w="1175" w:type="dxa"/>
            <w:shd w:val="clear" w:color="auto" w:fill="F2F2F2"/>
          </w:tcPr>
          <w:p w14:paraId="34B9D5C8" w14:textId="77777777" w:rsidR="00CE0AF4" w:rsidRDefault="00CE0AF4" w:rsidP="00B66B20">
            <w:r>
              <w:rPr>
                <w:rFonts w:hint="eastAsia"/>
              </w:rPr>
              <w:t>所属年级</w:t>
            </w:r>
          </w:p>
        </w:tc>
        <w:tc>
          <w:tcPr>
            <w:tcW w:w="1327" w:type="dxa"/>
            <w:shd w:val="clear" w:color="auto" w:fill="F2F2F2"/>
          </w:tcPr>
          <w:p w14:paraId="584B24F5" w14:textId="77777777" w:rsidR="00CE0AF4" w:rsidRDefault="00CE0AF4" w:rsidP="00B66B20">
            <w:r>
              <w:rPr>
                <w:rFonts w:hint="eastAsia"/>
              </w:rPr>
              <w:t>VARCHAR(</w:t>
            </w:r>
            <w:r>
              <w:t>20)</w:t>
            </w:r>
          </w:p>
        </w:tc>
        <w:tc>
          <w:tcPr>
            <w:tcW w:w="1135" w:type="dxa"/>
            <w:shd w:val="clear" w:color="auto" w:fill="F2F2F2"/>
          </w:tcPr>
          <w:p w14:paraId="55D5B9E6" w14:textId="77777777" w:rsidR="00CE0AF4" w:rsidRDefault="00CE0AF4" w:rsidP="00B66B20"/>
        </w:tc>
        <w:tc>
          <w:tcPr>
            <w:tcW w:w="1143" w:type="dxa"/>
            <w:shd w:val="clear" w:color="auto" w:fill="F2F2F2"/>
          </w:tcPr>
          <w:p w14:paraId="03497FCE" w14:textId="77777777" w:rsidR="00CE0AF4" w:rsidRDefault="00CE0AF4" w:rsidP="00B66B20">
            <w:r>
              <w:rPr>
                <w:rFonts w:hint="eastAsia"/>
              </w:rPr>
              <w:t>否</w:t>
            </w:r>
          </w:p>
        </w:tc>
        <w:tc>
          <w:tcPr>
            <w:tcW w:w="2055" w:type="dxa"/>
            <w:shd w:val="clear" w:color="auto" w:fill="F2F2F2"/>
          </w:tcPr>
          <w:p w14:paraId="35B8ADBF" w14:textId="77777777" w:rsidR="00CE0AF4" w:rsidRDefault="00CE0AF4" w:rsidP="00B66B20"/>
        </w:tc>
      </w:tr>
      <w:tr w:rsidR="00CE0AF4" w14:paraId="5128EED5" w14:textId="77777777" w:rsidTr="00FC15E7">
        <w:trPr>
          <w:trHeight w:val="424"/>
        </w:trPr>
        <w:tc>
          <w:tcPr>
            <w:tcW w:w="1402" w:type="dxa"/>
            <w:shd w:val="clear" w:color="auto" w:fill="F2F2F2"/>
          </w:tcPr>
          <w:p w14:paraId="369F48BC" w14:textId="77777777" w:rsidR="00CE0AF4" w:rsidRDefault="00CE0AF4" w:rsidP="00B66B20">
            <w:r>
              <w:rPr>
                <w:rFonts w:hint="eastAsia"/>
              </w:rPr>
              <w:t>S_</w:t>
            </w:r>
            <w:r>
              <w:t>POLITIIS</w:t>
            </w:r>
          </w:p>
        </w:tc>
        <w:tc>
          <w:tcPr>
            <w:tcW w:w="1175" w:type="dxa"/>
            <w:shd w:val="clear" w:color="auto" w:fill="F2F2F2"/>
          </w:tcPr>
          <w:p w14:paraId="17B619FC" w14:textId="77777777" w:rsidR="00CE0AF4" w:rsidRDefault="00CE0AF4" w:rsidP="00B66B20">
            <w:r>
              <w:rPr>
                <w:rFonts w:hint="eastAsia"/>
              </w:rPr>
              <w:t>政治面貌</w:t>
            </w:r>
          </w:p>
        </w:tc>
        <w:tc>
          <w:tcPr>
            <w:tcW w:w="1327" w:type="dxa"/>
            <w:shd w:val="clear" w:color="auto" w:fill="F2F2F2"/>
          </w:tcPr>
          <w:p w14:paraId="400F892D" w14:textId="77777777" w:rsidR="00CE0AF4" w:rsidRDefault="00CE0AF4" w:rsidP="00B66B20">
            <w:r>
              <w:rPr>
                <w:rFonts w:hint="eastAsia"/>
              </w:rPr>
              <w:t>VARCHAR(</w:t>
            </w:r>
            <w:r>
              <w:t>20</w:t>
            </w:r>
            <w:r>
              <w:rPr>
                <w:rFonts w:hint="eastAsia"/>
              </w:rPr>
              <w:t>)</w:t>
            </w:r>
          </w:p>
        </w:tc>
        <w:tc>
          <w:tcPr>
            <w:tcW w:w="1135" w:type="dxa"/>
            <w:shd w:val="clear" w:color="auto" w:fill="F2F2F2"/>
          </w:tcPr>
          <w:p w14:paraId="2F0E58C4" w14:textId="77777777" w:rsidR="00CE0AF4" w:rsidRDefault="00CE0AF4" w:rsidP="00B66B20"/>
        </w:tc>
        <w:tc>
          <w:tcPr>
            <w:tcW w:w="1143" w:type="dxa"/>
            <w:shd w:val="clear" w:color="auto" w:fill="F2F2F2"/>
          </w:tcPr>
          <w:p w14:paraId="547033BD" w14:textId="77777777" w:rsidR="00CE0AF4" w:rsidRDefault="00CE0AF4" w:rsidP="00B66B20">
            <w:r>
              <w:rPr>
                <w:rFonts w:hint="eastAsia"/>
              </w:rPr>
              <w:t>是</w:t>
            </w:r>
          </w:p>
        </w:tc>
        <w:tc>
          <w:tcPr>
            <w:tcW w:w="2055" w:type="dxa"/>
            <w:shd w:val="clear" w:color="auto" w:fill="F2F2F2"/>
          </w:tcPr>
          <w:p w14:paraId="6F7DC002" w14:textId="77777777" w:rsidR="00CE0AF4" w:rsidRDefault="00CE0AF4" w:rsidP="00B66B20">
            <w:r>
              <w:rPr>
                <w:rFonts w:hint="eastAsia"/>
              </w:rPr>
              <w:t>关联字典表：“POLITICAL_STATUS”</w:t>
            </w:r>
          </w:p>
          <w:p w14:paraId="463C1193" w14:textId="77777777" w:rsidR="00CE0AF4" w:rsidRDefault="00CE0AF4" w:rsidP="00B66B20">
            <w:r>
              <w:t>zgdy-</w:t>
            </w:r>
            <w:r>
              <w:rPr>
                <w:rFonts w:hint="eastAsia"/>
              </w:rPr>
              <w:t>中共党员、zgybdy</w:t>
            </w:r>
            <w:r>
              <w:t>-</w:t>
            </w:r>
            <w:r>
              <w:rPr>
                <w:rFonts w:hint="eastAsia"/>
              </w:rPr>
              <w:t>中共预备党员、gqty</w:t>
            </w:r>
            <w:r>
              <w:t>-</w:t>
            </w:r>
            <w:r>
              <w:rPr>
                <w:rFonts w:hint="eastAsia"/>
              </w:rPr>
              <w:t>共青团员、qz</w:t>
            </w:r>
            <w:r>
              <w:t>-</w:t>
            </w:r>
            <w:r>
              <w:rPr>
                <w:rFonts w:hint="eastAsia"/>
              </w:rPr>
              <w:t>群众</w:t>
            </w:r>
          </w:p>
          <w:p w14:paraId="097B1031" w14:textId="77777777" w:rsidR="00CE0AF4" w:rsidRDefault="00CE0AF4" w:rsidP="00B66B20"/>
        </w:tc>
      </w:tr>
      <w:tr w:rsidR="00CE0AF4" w14:paraId="50A8066D" w14:textId="77777777" w:rsidTr="00FC15E7">
        <w:trPr>
          <w:trHeight w:val="424"/>
        </w:trPr>
        <w:tc>
          <w:tcPr>
            <w:tcW w:w="1402" w:type="dxa"/>
            <w:shd w:val="clear" w:color="auto" w:fill="F2F2F2"/>
          </w:tcPr>
          <w:p w14:paraId="2A5F42B6" w14:textId="77777777" w:rsidR="00CE0AF4" w:rsidRDefault="00CE0AF4" w:rsidP="00B66B20">
            <w:r>
              <w:rPr>
                <w:rFonts w:hint="eastAsia"/>
              </w:rPr>
              <w:t>S_</w:t>
            </w:r>
            <w:r>
              <w:t>PAY_FLAG</w:t>
            </w:r>
          </w:p>
        </w:tc>
        <w:tc>
          <w:tcPr>
            <w:tcW w:w="1175" w:type="dxa"/>
            <w:shd w:val="clear" w:color="auto" w:fill="F2F2F2"/>
          </w:tcPr>
          <w:p w14:paraId="238F1816" w14:textId="77777777" w:rsidR="00CE0AF4" w:rsidRDefault="00CE0AF4" w:rsidP="00B66B20">
            <w:r>
              <w:rPr>
                <w:rFonts w:hint="eastAsia"/>
              </w:rPr>
              <w:t>是否已缴费</w:t>
            </w:r>
          </w:p>
        </w:tc>
        <w:tc>
          <w:tcPr>
            <w:tcW w:w="1327" w:type="dxa"/>
            <w:shd w:val="clear" w:color="auto" w:fill="F2F2F2"/>
          </w:tcPr>
          <w:p w14:paraId="439BC0E9" w14:textId="77777777" w:rsidR="00CE0AF4" w:rsidRDefault="00CE0AF4" w:rsidP="00B66B20">
            <w:r>
              <w:t>CHAR(1)</w:t>
            </w:r>
          </w:p>
        </w:tc>
        <w:tc>
          <w:tcPr>
            <w:tcW w:w="1135" w:type="dxa"/>
            <w:shd w:val="clear" w:color="auto" w:fill="F2F2F2"/>
          </w:tcPr>
          <w:p w14:paraId="494477F8" w14:textId="77777777" w:rsidR="00CE0AF4" w:rsidRDefault="00CE0AF4" w:rsidP="00B66B20"/>
        </w:tc>
        <w:tc>
          <w:tcPr>
            <w:tcW w:w="1143" w:type="dxa"/>
            <w:shd w:val="clear" w:color="auto" w:fill="F2F2F2"/>
          </w:tcPr>
          <w:p w14:paraId="62BB5050" w14:textId="77777777" w:rsidR="00CE0AF4" w:rsidRDefault="00CE0AF4" w:rsidP="00B66B20">
            <w:r>
              <w:rPr>
                <w:rFonts w:hint="eastAsia"/>
              </w:rPr>
              <w:t>是</w:t>
            </w:r>
          </w:p>
        </w:tc>
        <w:tc>
          <w:tcPr>
            <w:tcW w:w="2055" w:type="dxa"/>
            <w:shd w:val="clear" w:color="auto" w:fill="F2F2F2"/>
          </w:tcPr>
          <w:p w14:paraId="47050A7E" w14:textId="77777777" w:rsidR="00CE0AF4" w:rsidRDefault="00CE0AF4" w:rsidP="00B66B20">
            <w:r>
              <w:rPr>
                <w:rFonts w:hint="eastAsia"/>
              </w:rPr>
              <w:t>关联字典表：</w:t>
            </w:r>
          </w:p>
          <w:p w14:paraId="27706029" w14:textId="77777777" w:rsidR="00CE0AF4" w:rsidRDefault="00CE0AF4" w:rsidP="00B66B20">
            <w:r>
              <w:rPr>
                <w:rFonts w:hint="eastAsia"/>
              </w:rPr>
              <w:t>“PAY_FLAG”</w:t>
            </w:r>
          </w:p>
          <w:p w14:paraId="1D25DD50" w14:textId="77777777" w:rsidR="00CE0AF4" w:rsidRDefault="00CE0AF4" w:rsidP="00B66B20">
            <w:r>
              <w:t>0-</w:t>
            </w:r>
            <w:r>
              <w:rPr>
                <w:rFonts w:hint="eastAsia"/>
              </w:rPr>
              <w:t>未缴费，1</w:t>
            </w:r>
            <w:r>
              <w:t>-</w:t>
            </w:r>
            <w:r>
              <w:rPr>
                <w:rFonts w:hint="eastAsia"/>
              </w:rPr>
              <w:t>已缴费，</w:t>
            </w:r>
            <w:r>
              <w:t>2-</w:t>
            </w:r>
            <w:r>
              <w:rPr>
                <w:rFonts w:hint="eastAsia"/>
              </w:rPr>
              <w:t>已缴部分费用</w:t>
            </w:r>
          </w:p>
        </w:tc>
      </w:tr>
      <w:tr w:rsidR="00CE0AF4" w14:paraId="1CF936B7" w14:textId="77777777" w:rsidTr="00FC15E7">
        <w:trPr>
          <w:trHeight w:val="424"/>
        </w:trPr>
        <w:tc>
          <w:tcPr>
            <w:tcW w:w="1402" w:type="dxa"/>
            <w:shd w:val="clear" w:color="auto" w:fill="F2F2F2"/>
          </w:tcPr>
          <w:p w14:paraId="590B5E8F" w14:textId="77777777" w:rsidR="00CE0AF4" w:rsidRDefault="00CE0AF4" w:rsidP="00B66B20">
            <w:r>
              <w:rPr>
                <w:rFonts w:ascii="仿宋" w:eastAsia="仿宋" w:hAnsi="仿宋" w:hint="eastAsia"/>
              </w:rPr>
              <w:t>S_OPERATOR</w:t>
            </w:r>
          </w:p>
        </w:tc>
        <w:tc>
          <w:tcPr>
            <w:tcW w:w="1175" w:type="dxa"/>
            <w:shd w:val="clear" w:color="auto" w:fill="F2F2F2"/>
          </w:tcPr>
          <w:p w14:paraId="2437816C" w14:textId="77777777" w:rsidR="00CE0AF4" w:rsidRDefault="00CE0AF4" w:rsidP="00B66B20">
            <w:r>
              <w:rPr>
                <w:rFonts w:ascii="仿宋" w:eastAsia="仿宋" w:hAnsi="仿宋" w:hint="eastAsia"/>
              </w:rPr>
              <w:t>审核人</w:t>
            </w:r>
          </w:p>
        </w:tc>
        <w:tc>
          <w:tcPr>
            <w:tcW w:w="1327" w:type="dxa"/>
            <w:shd w:val="clear" w:color="auto" w:fill="F2F2F2"/>
          </w:tcPr>
          <w:p w14:paraId="006CCE2D" w14:textId="77777777" w:rsidR="00CE0AF4" w:rsidRDefault="00CE0AF4" w:rsidP="00B66B20">
            <w:r>
              <w:rPr>
                <w:rFonts w:ascii="仿宋" w:eastAsia="仿宋" w:hAnsi="仿宋" w:hint="eastAsia"/>
              </w:rPr>
              <w:t>VARCHAR2(50)</w:t>
            </w:r>
          </w:p>
        </w:tc>
        <w:tc>
          <w:tcPr>
            <w:tcW w:w="1135" w:type="dxa"/>
            <w:shd w:val="clear" w:color="auto" w:fill="F2F2F2"/>
          </w:tcPr>
          <w:p w14:paraId="692E41D4" w14:textId="77777777" w:rsidR="00CE0AF4" w:rsidRDefault="00CE0AF4" w:rsidP="00B66B20"/>
        </w:tc>
        <w:tc>
          <w:tcPr>
            <w:tcW w:w="1143" w:type="dxa"/>
            <w:shd w:val="clear" w:color="auto" w:fill="F2F2F2"/>
          </w:tcPr>
          <w:p w14:paraId="2EA045AC" w14:textId="77777777" w:rsidR="00CE0AF4" w:rsidRDefault="00CE0AF4" w:rsidP="00B66B20">
            <w:r>
              <w:rPr>
                <w:rFonts w:ascii="仿宋" w:eastAsia="仿宋" w:hAnsi="仿宋" w:hint="eastAsia"/>
              </w:rPr>
              <w:t>是</w:t>
            </w:r>
          </w:p>
        </w:tc>
        <w:tc>
          <w:tcPr>
            <w:tcW w:w="2055" w:type="dxa"/>
            <w:shd w:val="clear" w:color="auto" w:fill="F2F2F2"/>
          </w:tcPr>
          <w:p w14:paraId="559DACC0" w14:textId="77777777" w:rsidR="00CE0AF4" w:rsidRDefault="00CE0AF4" w:rsidP="00B66B20">
            <w:r>
              <w:rPr>
                <w:rFonts w:hint="eastAsia"/>
              </w:rPr>
              <w:t>审核人</w:t>
            </w:r>
          </w:p>
        </w:tc>
      </w:tr>
      <w:tr w:rsidR="00CE0AF4" w14:paraId="2D6C9A41" w14:textId="77777777" w:rsidTr="00FC15E7">
        <w:trPr>
          <w:trHeight w:val="424"/>
        </w:trPr>
        <w:tc>
          <w:tcPr>
            <w:tcW w:w="1402" w:type="dxa"/>
            <w:shd w:val="clear" w:color="auto" w:fill="F2F2F2"/>
          </w:tcPr>
          <w:p w14:paraId="1FB4D2B7" w14:textId="77777777" w:rsidR="00CE0AF4" w:rsidRDefault="00CE0AF4" w:rsidP="00B66B20">
            <w:r>
              <w:rPr>
                <w:rFonts w:ascii="仿宋" w:eastAsia="仿宋" w:hAnsi="仿宋" w:hint="eastAsia"/>
              </w:rPr>
              <w:t>S_OPERATOR_NO</w:t>
            </w:r>
          </w:p>
        </w:tc>
        <w:tc>
          <w:tcPr>
            <w:tcW w:w="1175" w:type="dxa"/>
            <w:shd w:val="clear" w:color="auto" w:fill="F2F2F2"/>
          </w:tcPr>
          <w:p w14:paraId="77046DD9" w14:textId="77777777" w:rsidR="00CE0AF4" w:rsidRDefault="00CE0AF4" w:rsidP="00B66B20">
            <w:r>
              <w:rPr>
                <w:rFonts w:ascii="仿宋" w:eastAsia="仿宋" w:hAnsi="仿宋" w:hint="eastAsia"/>
              </w:rPr>
              <w:t>审核人NO</w:t>
            </w:r>
          </w:p>
        </w:tc>
        <w:tc>
          <w:tcPr>
            <w:tcW w:w="1327" w:type="dxa"/>
            <w:shd w:val="clear" w:color="auto" w:fill="F2F2F2"/>
          </w:tcPr>
          <w:p w14:paraId="7FF726F2" w14:textId="77777777" w:rsidR="00CE0AF4" w:rsidRDefault="00CE0AF4" w:rsidP="00B66B20">
            <w:r>
              <w:rPr>
                <w:rFonts w:ascii="仿宋" w:eastAsia="仿宋" w:hAnsi="仿宋" w:hint="eastAsia"/>
              </w:rPr>
              <w:t>VARCHAR2(50)</w:t>
            </w:r>
          </w:p>
        </w:tc>
        <w:tc>
          <w:tcPr>
            <w:tcW w:w="1135" w:type="dxa"/>
            <w:shd w:val="clear" w:color="auto" w:fill="F2F2F2"/>
          </w:tcPr>
          <w:p w14:paraId="479E21B4" w14:textId="77777777" w:rsidR="00CE0AF4" w:rsidRDefault="00CE0AF4" w:rsidP="00B66B20"/>
        </w:tc>
        <w:tc>
          <w:tcPr>
            <w:tcW w:w="1143" w:type="dxa"/>
            <w:shd w:val="clear" w:color="auto" w:fill="F2F2F2"/>
          </w:tcPr>
          <w:p w14:paraId="187FBFC0" w14:textId="77777777" w:rsidR="00CE0AF4" w:rsidRDefault="00CE0AF4" w:rsidP="00B66B20">
            <w:r>
              <w:rPr>
                <w:rFonts w:ascii="仿宋" w:eastAsia="仿宋" w:hAnsi="仿宋" w:hint="eastAsia"/>
              </w:rPr>
              <w:t>是</w:t>
            </w:r>
          </w:p>
        </w:tc>
        <w:tc>
          <w:tcPr>
            <w:tcW w:w="2055" w:type="dxa"/>
            <w:shd w:val="clear" w:color="auto" w:fill="F2F2F2"/>
          </w:tcPr>
          <w:p w14:paraId="77EBD58E" w14:textId="77777777" w:rsidR="00CE0AF4" w:rsidRDefault="00CE0AF4" w:rsidP="00B66B20">
            <w:r>
              <w:rPr>
                <w:rFonts w:hint="eastAsia"/>
              </w:rPr>
              <w:t>审核人</w:t>
            </w:r>
            <w:r>
              <w:t>ID</w:t>
            </w:r>
          </w:p>
        </w:tc>
      </w:tr>
      <w:tr w:rsidR="00CE0AF4" w14:paraId="7424110C" w14:textId="77777777" w:rsidTr="00FC15E7">
        <w:trPr>
          <w:trHeight w:val="424"/>
        </w:trPr>
        <w:tc>
          <w:tcPr>
            <w:tcW w:w="1402" w:type="dxa"/>
            <w:shd w:val="clear" w:color="auto" w:fill="F2F2F2"/>
          </w:tcPr>
          <w:p w14:paraId="3A667838" w14:textId="77777777" w:rsidR="00CE0AF4" w:rsidRDefault="00CE0AF4" w:rsidP="00B66B20">
            <w:r>
              <w:rPr>
                <w:rFonts w:ascii="仿宋" w:eastAsia="仿宋" w:hAnsi="仿宋" w:hint="eastAsia"/>
              </w:rPr>
              <w:t>D_OPERATE_TIME</w:t>
            </w:r>
          </w:p>
        </w:tc>
        <w:tc>
          <w:tcPr>
            <w:tcW w:w="1175" w:type="dxa"/>
            <w:shd w:val="clear" w:color="auto" w:fill="F2F2F2"/>
          </w:tcPr>
          <w:p w14:paraId="081ED690" w14:textId="77777777" w:rsidR="00CE0AF4" w:rsidRDefault="00CE0AF4" w:rsidP="00B66B20">
            <w:r>
              <w:rPr>
                <w:rFonts w:ascii="仿宋" w:eastAsia="仿宋" w:hAnsi="仿宋" w:hint="eastAsia"/>
              </w:rPr>
              <w:t>审核时间</w:t>
            </w:r>
          </w:p>
        </w:tc>
        <w:tc>
          <w:tcPr>
            <w:tcW w:w="1327" w:type="dxa"/>
            <w:shd w:val="clear" w:color="auto" w:fill="F2F2F2"/>
          </w:tcPr>
          <w:p w14:paraId="2219FA1A" w14:textId="77777777" w:rsidR="00CE0AF4" w:rsidRDefault="00CE0AF4" w:rsidP="00B66B20">
            <w:r>
              <w:rPr>
                <w:rFonts w:ascii="仿宋" w:eastAsia="仿宋" w:hAnsi="仿宋" w:hint="eastAsia"/>
              </w:rPr>
              <w:t>DATE</w:t>
            </w:r>
          </w:p>
        </w:tc>
        <w:tc>
          <w:tcPr>
            <w:tcW w:w="1135" w:type="dxa"/>
            <w:shd w:val="clear" w:color="auto" w:fill="F2F2F2"/>
          </w:tcPr>
          <w:p w14:paraId="599C7C3A" w14:textId="77777777" w:rsidR="00CE0AF4" w:rsidRDefault="00CE0AF4" w:rsidP="00B66B20"/>
        </w:tc>
        <w:tc>
          <w:tcPr>
            <w:tcW w:w="1143" w:type="dxa"/>
            <w:shd w:val="clear" w:color="auto" w:fill="F2F2F2"/>
          </w:tcPr>
          <w:p w14:paraId="6356B388" w14:textId="77777777" w:rsidR="00CE0AF4" w:rsidRDefault="00CE0AF4" w:rsidP="00B66B20">
            <w:r>
              <w:rPr>
                <w:rFonts w:ascii="仿宋" w:eastAsia="仿宋" w:hAnsi="仿宋" w:hint="eastAsia"/>
              </w:rPr>
              <w:t>是</w:t>
            </w:r>
          </w:p>
        </w:tc>
        <w:tc>
          <w:tcPr>
            <w:tcW w:w="2055" w:type="dxa"/>
            <w:shd w:val="clear" w:color="auto" w:fill="F2F2F2"/>
          </w:tcPr>
          <w:p w14:paraId="103248EB" w14:textId="77777777" w:rsidR="00CE0AF4" w:rsidRDefault="00CE0AF4" w:rsidP="00B66B20">
            <w:r>
              <w:rPr>
                <w:rFonts w:hint="eastAsia"/>
              </w:rPr>
              <w:t>审核时间</w:t>
            </w:r>
          </w:p>
        </w:tc>
      </w:tr>
      <w:tr w:rsidR="00CE0AF4" w14:paraId="6A86AC0E" w14:textId="77777777" w:rsidTr="00FC15E7">
        <w:trPr>
          <w:trHeight w:val="424"/>
        </w:trPr>
        <w:tc>
          <w:tcPr>
            <w:tcW w:w="1402" w:type="dxa"/>
            <w:shd w:val="clear" w:color="auto" w:fill="F2F2F2"/>
          </w:tcPr>
          <w:p w14:paraId="26AEE39C" w14:textId="77777777" w:rsidR="00CE0AF4" w:rsidRDefault="00CE0AF4" w:rsidP="00B66B20">
            <w:pPr>
              <w:rPr>
                <w:rFonts w:ascii="仿宋" w:eastAsia="仿宋" w:hAnsi="仿宋"/>
              </w:rPr>
            </w:pPr>
            <w:r>
              <w:rPr>
                <w:rFonts w:ascii="仿宋" w:eastAsia="仿宋" w:hAnsi="仿宋" w:hint="eastAsia"/>
              </w:rPr>
              <w:lastRenderedPageBreak/>
              <w:t>S_STATUS</w:t>
            </w:r>
          </w:p>
        </w:tc>
        <w:tc>
          <w:tcPr>
            <w:tcW w:w="1175" w:type="dxa"/>
            <w:shd w:val="clear" w:color="auto" w:fill="F2F2F2"/>
          </w:tcPr>
          <w:p w14:paraId="1E5EA107" w14:textId="77777777" w:rsidR="00CE0AF4" w:rsidRDefault="00CE0AF4" w:rsidP="00B66B20">
            <w:pPr>
              <w:rPr>
                <w:rFonts w:ascii="仿宋" w:eastAsia="仿宋" w:hAnsi="仿宋"/>
              </w:rPr>
            </w:pPr>
            <w:r>
              <w:rPr>
                <w:rFonts w:ascii="仿宋" w:eastAsia="仿宋" w:hAnsi="仿宋" w:hint="eastAsia"/>
              </w:rPr>
              <w:t>审核状态</w:t>
            </w:r>
          </w:p>
        </w:tc>
        <w:tc>
          <w:tcPr>
            <w:tcW w:w="1327" w:type="dxa"/>
            <w:shd w:val="clear" w:color="auto" w:fill="F2F2F2"/>
          </w:tcPr>
          <w:p w14:paraId="2F545CB7" w14:textId="77777777" w:rsidR="00CE0AF4" w:rsidRDefault="00CE0AF4" w:rsidP="00B66B20">
            <w:pPr>
              <w:rPr>
                <w:rFonts w:ascii="仿宋" w:eastAsia="仿宋" w:hAnsi="仿宋"/>
              </w:rPr>
            </w:pPr>
            <w:r>
              <w:rPr>
                <w:rFonts w:ascii="仿宋" w:eastAsia="仿宋" w:hAnsi="仿宋" w:hint="eastAsia"/>
              </w:rPr>
              <w:t>CHAR(1)</w:t>
            </w:r>
          </w:p>
        </w:tc>
        <w:tc>
          <w:tcPr>
            <w:tcW w:w="1135" w:type="dxa"/>
            <w:shd w:val="clear" w:color="auto" w:fill="F2F2F2"/>
          </w:tcPr>
          <w:p w14:paraId="5275A3C8" w14:textId="77777777" w:rsidR="00CE0AF4" w:rsidRDefault="00CE0AF4" w:rsidP="00B66B20"/>
        </w:tc>
        <w:tc>
          <w:tcPr>
            <w:tcW w:w="1143" w:type="dxa"/>
            <w:shd w:val="clear" w:color="auto" w:fill="F2F2F2"/>
          </w:tcPr>
          <w:p w14:paraId="06191E8E" w14:textId="77777777" w:rsidR="00CE0AF4" w:rsidRDefault="00CE0AF4" w:rsidP="00B66B20">
            <w:pPr>
              <w:rPr>
                <w:rFonts w:ascii="仿宋" w:eastAsia="仿宋" w:hAnsi="仿宋"/>
              </w:rPr>
            </w:pPr>
            <w:r>
              <w:rPr>
                <w:rFonts w:ascii="仿宋" w:eastAsia="仿宋" w:hAnsi="仿宋" w:hint="eastAsia"/>
              </w:rPr>
              <w:t>否</w:t>
            </w:r>
          </w:p>
        </w:tc>
        <w:tc>
          <w:tcPr>
            <w:tcW w:w="2055" w:type="dxa"/>
            <w:shd w:val="clear" w:color="auto" w:fill="F2F2F2"/>
          </w:tcPr>
          <w:p w14:paraId="0CB5DA79" w14:textId="77777777" w:rsidR="00CE0AF4" w:rsidRDefault="00CE0AF4" w:rsidP="00B66B20">
            <w:r>
              <w:rPr>
                <w:rFonts w:hint="eastAsia"/>
              </w:rPr>
              <w:t>关联字典表：“</w:t>
            </w:r>
            <w:r>
              <w:t>OPERATE_STATUS</w:t>
            </w:r>
            <w:r>
              <w:rPr>
                <w:rFonts w:hint="eastAsia"/>
              </w:rPr>
              <w:t>”</w:t>
            </w:r>
          </w:p>
          <w:p w14:paraId="378AFFDE" w14:textId="77777777" w:rsidR="00CE0AF4" w:rsidRDefault="00CE0AF4" w:rsidP="00B66B20">
            <w:r>
              <w:t>1-</w:t>
            </w:r>
            <w:r>
              <w:rPr>
                <w:rFonts w:hint="eastAsia"/>
              </w:rPr>
              <w:t>待审核，</w:t>
            </w:r>
            <w:r>
              <w:t>2-</w:t>
            </w:r>
            <w:r>
              <w:rPr>
                <w:rFonts w:hint="eastAsia"/>
              </w:rPr>
              <w:t>审核通过，</w:t>
            </w:r>
            <w:r>
              <w:t>3-</w:t>
            </w:r>
            <w:r>
              <w:rPr>
                <w:rFonts w:hint="eastAsia"/>
              </w:rPr>
              <w:t>审核不通过</w:t>
            </w:r>
          </w:p>
        </w:tc>
      </w:tr>
    </w:tbl>
    <w:p w14:paraId="1583F849" w14:textId="3E873967" w:rsidR="00CE0AF4" w:rsidRPr="0055339D" w:rsidRDefault="00CE0AF4" w:rsidP="0055339D">
      <w:pPr>
        <w:spacing w:line="460" w:lineRule="exact"/>
        <w:jc w:val="center"/>
        <w:rPr>
          <w:rFonts w:ascii="Arial" w:eastAsia="黑体" w:hAnsi="Arial" w:cs="Times New Roman"/>
          <w:b/>
          <w:kern w:val="0"/>
          <w:sz w:val="24"/>
          <w:szCs w:val="20"/>
        </w:rPr>
      </w:pPr>
    </w:p>
    <w:p w14:paraId="6537B0A7" w14:textId="204D7DE1" w:rsidR="0055339D" w:rsidRPr="00F447BB" w:rsidRDefault="0055339D" w:rsidP="00F447BB">
      <w:pPr>
        <w:pStyle w:val="af4"/>
        <w:jc w:val="center"/>
        <w:rPr>
          <w:rFonts w:ascii="黑体" w:hAnsi="黑体"/>
          <w:sz w:val="21"/>
          <w:szCs w:val="21"/>
        </w:rPr>
      </w:pPr>
      <w:r w:rsidRPr="00F447BB">
        <w:rPr>
          <w:rFonts w:ascii="黑体" w:hAnsi="黑体"/>
          <w:sz w:val="21"/>
          <w:szCs w:val="21"/>
        </w:rPr>
        <w:t xml:space="preserve">表格 </w:t>
      </w:r>
      <w:r w:rsidRPr="00F447BB">
        <w:rPr>
          <w:rFonts w:ascii="黑体" w:hAnsi="黑体"/>
          <w:sz w:val="21"/>
          <w:szCs w:val="21"/>
        </w:rPr>
        <w:fldChar w:fldCharType="begin"/>
      </w:r>
      <w:r w:rsidRPr="00F447BB">
        <w:rPr>
          <w:rFonts w:ascii="黑体" w:hAnsi="黑体"/>
          <w:sz w:val="21"/>
          <w:szCs w:val="21"/>
        </w:rPr>
        <w:instrText xml:space="preserve"> SEQ 表格 \* ARABIC </w:instrText>
      </w:r>
      <w:r w:rsidRPr="00F447BB">
        <w:rPr>
          <w:rFonts w:ascii="黑体" w:hAnsi="黑体"/>
          <w:sz w:val="21"/>
          <w:szCs w:val="21"/>
        </w:rPr>
        <w:fldChar w:fldCharType="separate"/>
      </w:r>
      <w:r w:rsidR="00281776" w:rsidRPr="00F447BB">
        <w:rPr>
          <w:rFonts w:ascii="黑体" w:hAnsi="黑体"/>
          <w:sz w:val="21"/>
          <w:szCs w:val="21"/>
        </w:rPr>
        <w:t>4</w:t>
      </w:r>
      <w:r w:rsidRPr="00F447BB">
        <w:rPr>
          <w:rFonts w:ascii="黑体" w:hAnsi="黑体"/>
          <w:sz w:val="21"/>
          <w:szCs w:val="21"/>
        </w:rPr>
        <w:fldChar w:fldCharType="end"/>
      </w:r>
      <w:r w:rsidRPr="00F447BB">
        <w:rPr>
          <w:rFonts w:ascii="黑体" w:hAnsi="黑体" w:hint="eastAsia"/>
          <w:sz w:val="21"/>
          <w:szCs w:val="21"/>
        </w:rPr>
        <w:t xml:space="preserve">  </w:t>
      </w:r>
      <w:r w:rsidRPr="00F447BB">
        <w:rPr>
          <w:rFonts w:ascii="黑体" w:hAnsi="黑体"/>
          <w:sz w:val="21"/>
          <w:szCs w:val="21"/>
        </w:rPr>
        <w:t>T_RMS_SCORE 学生成绩表</w:t>
      </w:r>
    </w:p>
    <w:tbl>
      <w:tblPr>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1177"/>
        <w:gridCol w:w="1330"/>
        <w:gridCol w:w="1137"/>
        <w:gridCol w:w="1146"/>
        <w:gridCol w:w="2059"/>
      </w:tblGrid>
      <w:tr w:rsidR="00CE0AF4" w14:paraId="42D6F984" w14:textId="77777777" w:rsidTr="004B3FD0">
        <w:trPr>
          <w:trHeight w:val="418"/>
        </w:trPr>
        <w:tc>
          <w:tcPr>
            <w:tcW w:w="1404" w:type="dxa"/>
            <w:shd w:val="clear" w:color="auto" w:fill="F2F2F2"/>
          </w:tcPr>
          <w:p w14:paraId="07342051" w14:textId="77777777" w:rsidR="00CE0AF4" w:rsidRDefault="00CE0AF4" w:rsidP="00B66B20">
            <w:pPr>
              <w:rPr>
                <w:b/>
              </w:rPr>
            </w:pPr>
            <w:r>
              <w:rPr>
                <w:rFonts w:hint="eastAsia"/>
                <w:b/>
              </w:rPr>
              <w:t>字段</w:t>
            </w:r>
          </w:p>
        </w:tc>
        <w:tc>
          <w:tcPr>
            <w:tcW w:w="1177" w:type="dxa"/>
            <w:shd w:val="clear" w:color="auto" w:fill="F2F2F2"/>
          </w:tcPr>
          <w:p w14:paraId="75C888F5" w14:textId="77777777" w:rsidR="00CE0AF4" w:rsidRDefault="00CE0AF4" w:rsidP="00B66B20">
            <w:pPr>
              <w:rPr>
                <w:b/>
              </w:rPr>
            </w:pPr>
            <w:r>
              <w:rPr>
                <w:rFonts w:hint="eastAsia"/>
                <w:b/>
              </w:rPr>
              <w:t>字段名称</w:t>
            </w:r>
          </w:p>
        </w:tc>
        <w:tc>
          <w:tcPr>
            <w:tcW w:w="1330" w:type="dxa"/>
            <w:shd w:val="clear" w:color="auto" w:fill="F2F2F2"/>
          </w:tcPr>
          <w:p w14:paraId="293B0E6D" w14:textId="77777777" w:rsidR="00CE0AF4" w:rsidRDefault="00CE0AF4" w:rsidP="00B66B20">
            <w:pPr>
              <w:rPr>
                <w:b/>
              </w:rPr>
            </w:pPr>
            <w:r>
              <w:rPr>
                <w:rFonts w:hint="eastAsia"/>
                <w:b/>
              </w:rPr>
              <w:t>类型及长度</w:t>
            </w:r>
          </w:p>
        </w:tc>
        <w:tc>
          <w:tcPr>
            <w:tcW w:w="1137" w:type="dxa"/>
            <w:shd w:val="clear" w:color="auto" w:fill="F2F2F2"/>
          </w:tcPr>
          <w:p w14:paraId="59A522F8" w14:textId="77777777" w:rsidR="00CE0AF4" w:rsidRDefault="00CE0AF4" w:rsidP="00B66B20">
            <w:pPr>
              <w:rPr>
                <w:b/>
              </w:rPr>
            </w:pPr>
            <w:r>
              <w:rPr>
                <w:rFonts w:hint="eastAsia"/>
                <w:b/>
              </w:rPr>
              <w:t>主键/外键</w:t>
            </w:r>
          </w:p>
        </w:tc>
        <w:tc>
          <w:tcPr>
            <w:tcW w:w="1146" w:type="dxa"/>
            <w:shd w:val="clear" w:color="auto" w:fill="F2F2F2"/>
          </w:tcPr>
          <w:p w14:paraId="2F3B66DA" w14:textId="77777777" w:rsidR="00CE0AF4" w:rsidRDefault="00CE0AF4" w:rsidP="00B66B20">
            <w:pPr>
              <w:rPr>
                <w:b/>
              </w:rPr>
            </w:pPr>
            <w:r>
              <w:rPr>
                <w:rFonts w:hint="eastAsia"/>
                <w:b/>
              </w:rPr>
              <w:t>是否可空</w:t>
            </w:r>
          </w:p>
        </w:tc>
        <w:tc>
          <w:tcPr>
            <w:tcW w:w="2059" w:type="dxa"/>
            <w:shd w:val="clear" w:color="auto" w:fill="F2F2F2"/>
          </w:tcPr>
          <w:p w14:paraId="14E57C1C" w14:textId="77777777" w:rsidR="00CE0AF4" w:rsidRDefault="00CE0AF4" w:rsidP="00B66B20">
            <w:pPr>
              <w:rPr>
                <w:b/>
              </w:rPr>
            </w:pPr>
            <w:r>
              <w:rPr>
                <w:rFonts w:hint="eastAsia"/>
                <w:b/>
              </w:rPr>
              <w:t>备注</w:t>
            </w:r>
          </w:p>
        </w:tc>
      </w:tr>
      <w:tr w:rsidR="00CE0AF4" w14:paraId="5C9506D1" w14:textId="77777777" w:rsidTr="004B3FD0">
        <w:trPr>
          <w:trHeight w:val="879"/>
        </w:trPr>
        <w:tc>
          <w:tcPr>
            <w:tcW w:w="1404" w:type="dxa"/>
            <w:shd w:val="clear" w:color="auto" w:fill="F2F2F2"/>
          </w:tcPr>
          <w:p w14:paraId="4C2F1166" w14:textId="77777777" w:rsidR="00CE0AF4" w:rsidRDefault="00CE0AF4" w:rsidP="00B66B20">
            <w:r>
              <w:t>N_STUDENT</w:t>
            </w:r>
            <w:r>
              <w:rPr>
                <w:rFonts w:hint="eastAsia"/>
              </w:rPr>
              <w:t>_</w:t>
            </w:r>
            <w:r>
              <w:t>ID</w:t>
            </w:r>
          </w:p>
        </w:tc>
        <w:tc>
          <w:tcPr>
            <w:tcW w:w="1177" w:type="dxa"/>
            <w:shd w:val="clear" w:color="auto" w:fill="F2F2F2"/>
          </w:tcPr>
          <w:p w14:paraId="44BB44BB" w14:textId="77777777" w:rsidR="00CE0AF4" w:rsidRDefault="00CE0AF4" w:rsidP="00B66B20">
            <w:r>
              <w:rPr>
                <w:rFonts w:hint="eastAsia"/>
              </w:rPr>
              <w:t>学生ID</w:t>
            </w:r>
          </w:p>
        </w:tc>
        <w:tc>
          <w:tcPr>
            <w:tcW w:w="1330" w:type="dxa"/>
            <w:shd w:val="clear" w:color="auto" w:fill="F2F2F2"/>
          </w:tcPr>
          <w:p w14:paraId="5F488922" w14:textId="77777777" w:rsidR="00CE0AF4" w:rsidRDefault="00CE0AF4" w:rsidP="00B66B20">
            <w:r>
              <w:t>INT(10)</w:t>
            </w:r>
          </w:p>
        </w:tc>
        <w:tc>
          <w:tcPr>
            <w:tcW w:w="1137" w:type="dxa"/>
            <w:shd w:val="clear" w:color="auto" w:fill="F2F2F2"/>
          </w:tcPr>
          <w:p w14:paraId="7CC1B6F6" w14:textId="77777777" w:rsidR="00CE0AF4" w:rsidRDefault="00CE0AF4" w:rsidP="00B66B20">
            <w:r>
              <w:rPr>
                <w:rFonts w:hint="eastAsia"/>
              </w:rPr>
              <w:t>主键</w:t>
            </w:r>
          </w:p>
        </w:tc>
        <w:tc>
          <w:tcPr>
            <w:tcW w:w="1146" w:type="dxa"/>
            <w:shd w:val="clear" w:color="auto" w:fill="F2F2F2"/>
          </w:tcPr>
          <w:p w14:paraId="2E9504DD" w14:textId="77777777" w:rsidR="00CE0AF4" w:rsidRDefault="00CE0AF4" w:rsidP="00B66B20">
            <w:r>
              <w:rPr>
                <w:rFonts w:hint="eastAsia"/>
              </w:rPr>
              <w:t>否</w:t>
            </w:r>
          </w:p>
        </w:tc>
        <w:tc>
          <w:tcPr>
            <w:tcW w:w="2059" w:type="dxa"/>
            <w:shd w:val="clear" w:color="auto" w:fill="F2F2F2"/>
          </w:tcPr>
          <w:p w14:paraId="25E851C0" w14:textId="77777777" w:rsidR="00CE0AF4" w:rsidRDefault="00CE0AF4" w:rsidP="00B66B20">
            <w:r>
              <w:rPr>
                <w:rFonts w:hint="eastAsia"/>
              </w:rPr>
              <w:t>关联新生信息表</w:t>
            </w:r>
          </w:p>
        </w:tc>
      </w:tr>
      <w:tr w:rsidR="00CE0AF4" w14:paraId="57D5CBB6" w14:textId="77777777" w:rsidTr="004B3FD0">
        <w:trPr>
          <w:trHeight w:val="418"/>
        </w:trPr>
        <w:tc>
          <w:tcPr>
            <w:tcW w:w="1404" w:type="dxa"/>
            <w:shd w:val="clear" w:color="auto" w:fill="F2F2F2"/>
          </w:tcPr>
          <w:p w14:paraId="5C33787C" w14:textId="77777777" w:rsidR="00CE0AF4" w:rsidRDefault="00CE0AF4" w:rsidP="00B66B20">
            <w:r>
              <w:t>S_STUDENT</w:t>
            </w:r>
            <w:r>
              <w:rPr>
                <w:rFonts w:hint="eastAsia"/>
              </w:rPr>
              <w:t>_NAME</w:t>
            </w:r>
          </w:p>
        </w:tc>
        <w:tc>
          <w:tcPr>
            <w:tcW w:w="1177" w:type="dxa"/>
            <w:shd w:val="clear" w:color="auto" w:fill="F2F2F2"/>
          </w:tcPr>
          <w:p w14:paraId="3DA210DA" w14:textId="77777777" w:rsidR="00CE0AF4" w:rsidRDefault="00CE0AF4" w:rsidP="00B66B20">
            <w:r>
              <w:rPr>
                <w:rFonts w:hint="eastAsia"/>
              </w:rPr>
              <w:t>学生姓名</w:t>
            </w:r>
          </w:p>
        </w:tc>
        <w:tc>
          <w:tcPr>
            <w:tcW w:w="1330" w:type="dxa"/>
            <w:shd w:val="clear" w:color="auto" w:fill="F2F2F2"/>
          </w:tcPr>
          <w:p w14:paraId="0D6D52F1" w14:textId="77777777" w:rsidR="00CE0AF4" w:rsidRDefault="00CE0AF4" w:rsidP="00B66B20">
            <w:r>
              <w:rPr>
                <w:rFonts w:hint="eastAsia"/>
              </w:rPr>
              <w:t>VARCHAR(256)</w:t>
            </w:r>
          </w:p>
        </w:tc>
        <w:tc>
          <w:tcPr>
            <w:tcW w:w="1137" w:type="dxa"/>
            <w:shd w:val="clear" w:color="auto" w:fill="F2F2F2"/>
          </w:tcPr>
          <w:p w14:paraId="36138F90" w14:textId="77777777" w:rsidR="00CE0AF4" w:rsidRDefault="00CE0AF4" w:rsidP="00B66B20"/>
        </w:tc>
        <w:tc>
          <w:tcPr>
            <w:tcW w:w="1146" w:type="dxa"/>
            <w:shd w:val="clear" w:color="auto" w:fill="F2F2F2"/>
          </w:tcPr>
          <w:p w14:paraId="27776101" w14:textId="77777777" w:rsidR="00CE0AF4" w:rsidRDefault="00CE0AF4" w:rsidP="00B66B20">
            <w:r>
              <w:rPr>
                <w:rFonts w:hint="eastAsia"/>
              </w:rPr>
              <w:t>否</w:t>
            </w:r>
          </w:p>
        </w:tc>
        <w:tc>
          <w:tcPr>
            <w:tcW w:w="2059" w:type="dxa"/>
            <w:shd w:val="clear" w:color="auto" w:fill="F2F2F2"/>
          </w:tcPr>
          <w:p w14:paraId="29D1271A" w14:textId="77777777" w:rsidR="00CE0AF4" w:rsidRDefault="00CE0AF4" w:rsidP="00B66B20"/>
        </w:tc>
      </w:tr>
      <w:tr w:rsidR="00CE0AF4" w14:paraId="3493BDA9" w14:textId="77777777" w:rsidTr="004B3FD0">
        <w:trPr>
          <w:trHeight w:val="418"/>
        </w:trPr>
        <w:tc>
          <w:tcPr>
            <w:tcW w:w="1404" w:type="dxa"/>
            <w:shd w:val="clear" w:color="auto" w:fill="F2F2F2"/>
          </w:tcPr>
          <w:p w14:paraId="3FF4F8F5" w14:textId="77777777" w:rsidR="00CE0AF4" w:rsidRDefault="00CE0AF4" w:rsidP="00B66B20">
            <w:r>
              <w:rPr>
                <w:rFonts w:hint="eastAsia"/>
              </w:rPr>
              <w:t>S</w:t>
            </w:r>
            <w:r>
              <w:t>_STUDENT</w:t>
            </w:r>
            <w:r>
              <w:rPr>
                <w:rFonts w:hint="eastAsia"/>
              </w:rPr>
              <w:t xml:space="preserve"> _</w:t>
            </w:r>
            <w:r>
              <w:t>NO</w:t>
            </w:r>
          </w:p>
        </w:tc>
        <w:tc>
          <w:tcPr>
            <w:tcW w:w="1177" w:type="dxa"/>
            <w:shd w:val="clear" w:color="auto" w:fill="F2F2F2"/>
          </w:tcPr>
          <w:p w14:paraId="33FFA1CD" w14:textId="77777777" w:rsidR="00CE0AF4" w:rsidRDefault="00CE0AF4" w:rsidP="00B66B20">
            <w:r>
              <w:rPr>
                <w:rFonts w:hint="eastAsia"/>
              </w:rPr>
              <w:t>学生学号</w:t>
            </w:r>
          </w:p>
        </w:tc>
        <w:tc>
          <w:tcPr>
            <w:tcW w:w="1330" w:type="dxa"/>
            <w:shd w:val="clear" w:color="auto" w:fill="F2F2F2"/>
          </w:tcPr>
          <w:p w14:paraId="70EF044B" w14:textId="77777777" w:rsidR="00CE0AF4" w:rsidRDefault="00CE0AF4" w:rsidP="00B66B20">
            <w:r>
              <w:rPr>
                <w:rFonts w:hint="eastAsia"/>
              </w:rPr>
              <w:t>VARCHAR(50)</w:t>
            </w:r>
          </w:p>
        </w:tc>
        <w:tc>
          <w:tcPr>
            <w:tcW w:w="1137" w:type="dxa"/>
            <w:shd w:val="clear" w:color="auto" w:fill="F2F2F2"/>
          </w:tcPr>
          <w:p w14:paraId="1C84B4BF" w14:textId="77777777" w:rsidR="00CE0AF4" w:rsidRDefault="00CE0AF4" w:rsidP="00B66B20"/>
        </w:tc>
        <w:tc>
          <w:tcPr>
            <w:tcW w:w="1146" w:type="dxa"/>
            <w:shd w:val="clear" w:color="auto" w:fill="F2F2F2"/>
          </w:tcPr>
          <w:p w14:paraId="2A16D4D6" w14:textId="77777777" w:rsidR="00CE0AF4" w:rsidRDefault="00CE0AF4" w:rsidP="00B66B20">
            <w:r>
              <w:rPr>
                <w:rFonts w:hint="eastAsia"/>
              </w:rPr>
              <w:t>是</w:t>
            </w:r>
          </w:p>
        </w:tc>
        <w:tc>
          <w:tcPr>
            <w:tcW w:w="2059" w:type="dxa"/>
            <w:shd w:val="clear" w:color="auto" w:fill="F2F2F2"/>
          </w:tcPr>
          <w:p w14:paraId="48EFDA3A" w14:textId="77777777" w:rsidR="00CE0AF4" w:rsidRDefault="00CE0AF4" w:rsidP="00B66B20"/>
        </w:tc>
      </w:tr>
      <w:tr w:rsidR="00CE0AF4" w14:paraId="0B3FB38D" w14:textId="77777777" w:rsidTr="004B3FD0">
        <w:trPr>
          <w:trHeight w:val="418"/>
        </w:trPr>
        <w:tc>
          <w:tcPr>
            <w:tcW w:w="1404" w:type="dxa"/>
            <w:shd w:val="clear" w:color="auto" w:fill="F2F2F2"/>
          </w:tcPr>
          <w:p w14:paraId="22DFC706" w14:textId="77777777" w:rsidR="00CE0AF4" w:rsidRDefault="00CE0AF4" w:rsidP="00B66B20">
            <w:r>
              <w:t>S_SUBJECT_TYPE</w:t>
            </w:r>
          </w:p>
        </w:tc>
        <w:tc>
          <w:tcPr>
            <w:tcW w:w="1177" w:type="dxa"/>
            <w:shd w:val="clear" w:color="auto" w:fill="F2F2F2"/>
          </w:tcPr>
          <w:p w14:paraId="7DE307B8" w14:textId="77777777" w:rsidR="00CE0AF4" w:rsidRDefault="00CE0AF4" w:rsidP="00B66B20">
            <w:r>
              <w:rPr>
                <w:rFonts w:hint="eastAsia"/>
              </w:rPr>
              <w:t>科目类型</w:t>
            </w:r>
          </w:p>
        </w:tc>
        <w:tc>
          <w:tcPr>
            <w:tcW w:w="1330" w:type="dxa"/>
            <w:shd w:val="clear" w:color="auto" w:fill="F2F2F2"/>
          </w:tcPr>
          <w:p w14:paraId="09AC162F" w14:textId="77777777" w:rsidR="00CE0AF4" w:rsidRDefault="00CE0AF4" w:rsidP="00B66B20">
            <w:r>
              <w:rPr>
                <w:rFonts w:hint="eastAsia"/>
              </w:rPr>
              <w:t>VARCHAR(50)</w:t>
            </w:r>
          </w:p>
        </w:tc>
        <w:tc>
          <w:tcPr>
            <w:tcW w:w="1137" w:type="dxa"/>
            <w:shd w:val="clear" w:color="auto" w:fill="F2F2F2"/>
          </w:tcPr>
          <w:p w14:paraId="29DBB1C3" w14:textId="77777777" w:rsidR="00CE0AF4" w:rsidRDefault="00CE0AF4" w:rsidP="00B66B20"/>
        </w:tc>
        <w:tc>
          <w:tcPr>
            <w:tcW w:w="1146" w:type="dxa"/>
            <w:shd w:val="clear" w:color="auto" w:fill="F2F2F2"/>
          </w:tcPr>
          <w:p w14:paraId="6C3F5184" w14:textId="77777777" w:rsidR="00CE0AF4" w:rsidRDefault="00CE0AF4" w:rsidP="00B66B20">
            <w:r>
              <w:rPr>
                <w:rFonts w:hint="eastAsia"/>
              </w:rPr>
              <w:t>是</w:t>
            </w:r>
          </w:p>
        </w:tc>
        <w:tc>
          <w:tcPr>
            <w:tcW w:w="2059" w:type="dxa"/>
            <w:shd w:val="clear" w:color="auto" w:fill="F2F2F2"/>
          </w:tcPr>
          <w:p w14:paraId="54272053" w14:textId="77777777" w:rsidR="00CE0AF4" w:rsidRDefault="00CE0AF4" w:rsidP="00B66B20">
            <w:r>
              <w:rPr>
                <w:rFonts w:hint="eastAsia"/>
              </w:rPr>
              <w:t>关联字典表：“SUBJECT_TYPE”</w:t>
            </w:r>
          </w:p>
          <w:p w14:paraId="7C0FF53A" w14:textId="77777777" w:rsidR="00CE0AF4" w:rsidRDefault="00CE0AF4" w:rsidP="00B66B20">
            <w:r>
              <w:t>wk-</w:t>
            </w:r>
            <w:r>
              <w:rPr>
                <w:rFonts w:hint="eastAsia"/>
              </w:rPr>
              <w:t>文科类，</w:t>
            </w:r>
            <w:r>
              <w:t>lk-</w:t>
            </w:r>
            <w:r>
              <w:rPr>
                <w:rFonts w:hint="eastAsia"/>
              </w:rPr>
              <w:t>理科类，ms</w:t>
            </w:r>
            <w:r>
              <w:t>-</w:t>
            </w:r>
            <w:r>
              <w:rPr>
                <w:rFonts w:hint="eastAsia"/>
              </w:rPr>
              <w:t>美术类</w:t>
            </w:r>
          </w:p>
        </w:tc>
      </w:tr>
      <w:tr w:rsidR="00CE0AF4" w14:paraId="4337E2D7" w14:textId="77777777" w:rsidTr="004B3FD0">
        <w:trPr>
          <w:trHeight w:val="418"/>
        </w:trPr>
        <w:tc>
          <w:tcPr>
            <w:tcW w:w="1404" w:type="dxa"/>
            <w:shd w:val="clear" w:color="auto" w:fill="F2F2F2"/>
          </w:tcPr>
          <w:p w14:paraId="25D7D6E8" w14:textId="77777777" w:rsidR="00CE0AF4" w:rsidRDefault="00CE0AF4" w:rsidP="00B66B20">
            <w:r>
              <w:t>DB_SCORE</w:t>
            </w:r>
          </w:p>
        </w:tc>
        <w:tc>
          <w:tcPr>
            <w:tcW w:w="1177" w:type="dxa"/>
            <w:shd w:val="clear" w:color="auto" w:fill="F2F2F2"/>
          </w:tcPr>
          <w:p w14:paraId="645C3BF9" w14:textId="77777777" w:rsidR="00CE0AF4" w:rsidRDefault="00CE0AF4" w:rsidP="00B66B20">
            <w:r>
              <w:rPr>
                <w:rFonts w:hint="eastAsia"/>
              </w:rPr>
              <w:t>综合科成绩</w:t>
            </w:r>
          </w:p>
        </w:tc>
        <w:tc>
          <w:tcPr>
            <w:tcW w:w="1330" w:type="dxa"/>
            <w:shd w:val="clear" w:color="auto" w:fill="F2F2F2"/>
          </w:tcPr>
          <w:p w14:paraId="4175BA6A" w14:textId="77777777" w:rsidR="00CE0AF4" w:rsidRDefault="00CE0AF4" w:rsidP="00B66B20">
            <w:r>
              <w:t>DOUBLE</w:t>
            </w:r>
          </w:p>
        </w:tc>
        <w:tc>
          <w:tcPr>
            <w:tcW w:w="1137" w:type="dxa"/>
            <w:shd w:val="clear" w:color="auto" w:fill="F2F2F2"/>
          </w:tcPr>
          <w:p w14:paraId="5C7D511E" w14:textId="77777777" w:rsidR="00CE0AF4" w:rsidRDefault="00CE0AF4" w:rsidP="00B66B20"/>
        </w:tc>
        <w:tc>
          <w:tcPr>
            <w:tcW w:w="1146" w:type="dxa"/>
            <w:shd w:val="clear" w:color="auto" w:fill="F2F2F2"/>
          </w:tcPr>
          <w:p w14:paraId="4E9DD938" w14:textId="77777777" w:rsidR="00CE0AF4" w:rsidRDefault="00CE0AF4" w:rsidP="00B66B20">
            <w:r>
              <w:rPr>
                <w:rFonts w:hint="eastAsia"/>
              </w:rPr>
              <w:t>是</w:t>
            </w:r>
          </w:p>
        </w:tc>
        <w:tc>
          <w:tcPr>
            <w:tcW w:w="2059" w:type="dxa"/>
            <w:shd w:val="clear" w:color="auto" w:fill="F2F2F2"/>
          </w:tcPr>
          <w:p w14:paraId="18A313B6" w14:textId="77777777" w:rsidR="00CE0AF4" w:rsidRDefault="00CE0AF4" w:rsidP="00B66B20"/>
        </w:tc>
      </w:tr>
      <w:tr w:rsidR="00CE0AF4" w14:paraId="79F12F75" w14:textId="77777777" w:rsidTr="004B3FD0">
        <w:trPr>
          <w:trHeight w:val="418"/>
        </w:trPr>
        <w:tc>
          <w:tcPr>
            <w:tcW w:w="1404" w:type="dxa"/>
            <w:shd w:val="clear" w:color="auto" w:fill="F2F2F2"/>
          </w:tcPr>
          <w:p w14:paraId="52063503" w14:textId="77777777" w:rsidR="00CE0AF4" w:rsidRDefault="00CE0AF4" w:rsidP="00B66B20">
            <w:r>
              <w:t>DB_CHINSES</w:t>
            </w:r>
          </w:p>
        </w:tc>
        <w:tc>
          <w:tcPr>
            <w:tcW w:w="1177" w:type="dxa"/>
            <w:shd w:val="clear" w:color="auto" w:fill="F2F2F2"/>
          </w:tcPr>
          <w:p w14:paraId="532C84F0" w14:textId="77777777" w:rsidR="00CE0AF4" w:rsidRDefault="00CE0AF4" w:rsidP="00B66B20">
            <w:r>
              <w:rPr>
                <w:rFonts w:hint="eastAsia"/>
              </w:rPr>
              <w:t>语文</w:t>
            </w:r>
          </w:p>
        </w:tc>
        <w:tc>
          <w:tcPr>
            <w:tcW w:w="1330" w:type="dxa"/>
            <w:shd w:val="clear" w:color="auto" w:fill="F2F2F2"/>
          </w:tcPr>
          <w:p w14:paraId="6DF4C4A6" w14:textId="77777777" w:rsidR="00CE0AF4" w:rsidRDefault="00CE0AF4" w:rsidP="00B66B20">
            <w:r>
              <w:t>DOUBLE</w:t>
            </w:r>
          </w:p>
        </w:tc>
        <w:tc>
          <w:tcPr>
            <w:tcW w:w="1137" w:type="dxa"/>
            <w:shd w:val="clear" w:color="auto" w:fill="F2F2F2"/>
          </w:tcPr>
          <w:p w14:paraId="62290FDC" w14:textId="77777777" w:rsidR="00CE0AF4" w:rsidRDefault="00CE0AF4" w:rsidP="00B66B20"/>
        </w:tc>
        <w:tc>
          <w:tcPr>
            <w:tcW w:w="1146" w:type="dxa"/>
            <w:shd w:val="clear" w:color="auto" w:fill="F2F2F2"/>
          </w:tcPr>
          <w:p w14:paraId="5C5258FD" w14:textId="77777777" w:rsidR="00CE0AF4" w:rsidRDefault="00CE0AF4" w:rsidP="00B66B20">
            <w:r>
              <w:rPr>
                <w:rFonts w:hint="eastAsia"/>
              </w:rPr>
              <w:t>是</w:t>
            </w:r>
          </w:p>
        </w:tc>
        <w:tc>
          <w:tcPr>
            <w:tcW w:w="2059" w:type="dxa"/>
            <w:shd w:val="clear" w:color="auto" w:fill="F2F2F2"/>
          </w:tcPr>
          <w:p w14:paraId="5E2CDB98" w14:textId="77777777" w:rsidR="00CE0AF4" w:rsidRDefault="00CE0AF4" w:rsidP="00B66B20"/>
        </w:tc>
      </w:tr>
      <w:tr w:rsidR="00CE0AF4" w14:paraId="6F5CDE10" w14:textId="77777777" w:rsidTr="004B3FD0">
        <w:trPr>
          <w:trHeight w:val="418"/>
        </w:trPr>
        <w:tc>
          <w:tcPr>
            <w:tcW w:w="1404" w:type="dxa"/>
            <w:shd w:val="clear" w:color="auto" w:fill="F2F2F2"/>
          </w:tcPr>
          <w:p w14:paraId="34B68228" w14:textId="77777777" w:rsidR="00CE0AF4" w:rsidRDefault="00CE0AF4" w:rsidP="00B66B20">
            <w:r>
              <w:t>DB_ENGLISH</w:t>
            </w:r>
          </w:p>
        </w:tc>
        <w:tc>
          <w:tcPr>
            <w:tcW w:w="1177" w:type="dxa"/>
            <w:shd w:val="clear" w:color="auto" w:fill="F2F2F2"/>
          </w:tcPr>
          <w:p w14:paraId="58AC0CAD" w14:textId="77777777" w:rsidR="00CE0AF4" w:rsidRDefault="00CE0AF4" w:rsidP="00B66B20">
            <w:r>
              <w:rPr>
                <w:rFonts w:hint="eastAsia"/>
              </w:rPr>
              <w:t>英语</w:t>
            </w:r>
          </w:p>
        </w:tc>
        <w:tc>
          <w:tcPr>
            <w:tcW w:w="1330" w:type="dxa"/>
            <w:shd w:val="clear" w:color="auto" w:fill="F2F2F2"/>
          </w:tcPr>
          <w:p w14:paraId="5B6F2203" w14:textId="77777777" w:rsidR="00CE0AF4" w:rsidRDefault="00CE0AF4" w:rsidP="00B66B20">
            <w:r>
              <w:t>DOUBLE</w:t>
            </w:r>
          </w:p>
        </w:tc>
        <w:tc>
          <w:tcPr>
            <w:tcW w:w="1137" w:type="dxa"/>
            <w:shd w:val="clear" w:color="auto" w:fill="F2F2F2"/>
          </w:tcPr>
          <w:p w14:paraId="5178ACC6" w14:textId="77777777" w:rsidR="00CE0AF4" w:rsidRDefault="00CE0AF4" w:rsidP="00B66B20"/>
        </w:tc>
        <w:tc>
          <w:tcPr>
            <w:tcW w:w="1146" w:type="dxa"/>
            <w:shd w:val="clear" w:color="auto" w:fill="F2F2F2"/>
          </w:tcPr>
          <w:p w14:paraId="1D89000C" w14:textId="77777777" w:rsidR="00CE0AF4" w:rsidRDefault="00CE0AF4" w:rsidP="00B66B20">
            <w:r>
              <w:rPr>
                <w:rFonts w:hint="eastAsia"/>
              </w:rPr>
              <w:t>是</w:t>
            </w:r>
          </w:p>
        </w:tc>
        <w:tc>
          <w:tcPr>
            <w:tcW w:w="2059" w:type="dxa"/>
            <w:shd w:val="clear" w:color="auto" w:fill="F2F2F2"/>
          </w:tcPr>
          <w:p w14:paraId="2BD39737" w14:textId="77777777" w:rsidR="00CE0AF4" w:rsidRDefault="00CE0AF4" w:rsidP="00B66B20"/>
        </w:tc>
      </w:tr>
      <w:tr w:rsidR="00CE0AF4" w14:paraId="46EF0DD7" w14:textId="77777777" w:rsidTr="004B3FD0">
        <w:trPr>
          <w:trHeight w:val="418"/>
        </w:trPr>
        <w:tc>
          <w:tcPr>
            <w:tcW w:w="1404" w:type="dxa"/>
            <w:shd w:val="clear" w:color="auto" w:fill="F2F2F2"/>
          </w:tcPr>
          <w:p w14:paraId="58BFF7C8" w14:textId="77777777" w:rsidR="00CE0AF4" w:rsidRDefault="00CE0AF4" w:rsidP="00B66B20">
            <w:r>
              <w:t>DB</w:t>
            </w:r>
            <w:r>
              <w:rPr>
                <w:rFonts w:hint="eastAsia"/>
              </w:rPr>
              <w:t>_MATH</w:t>
            </w:r>
          </w:p>
        </w:tc>
        <w:tc>
          <w:tcPr>
            <w:tcW w:w="1177" w:type="dxa"/>
            <w:shd w:val="clear" w:color="auto" w:fill="F2F2F2"/>
          </w:tcPr>
          <w:p w14:paraId="5791AA1E" w14:textId="77777777" w:rsidR="00CE0AF4" w:rsidRDefault="00CE0AF4" w:rsidP="00B66B20">
            <w:r>
              <w:rPr>
                <w:rFonts w:hint="eastAsia"/>
              </w:rPr>
              <w:t>数学</w:t>
            </w:r>
          </w:p>
        </w:tc>
        <w:tc>
          <w:tcPr>
            <w:tcW w:w="1330" w:type="dxa"/>
            <w:shd w:val="clear" w:color="auto" w:fill="F2F2F2"/>
          </w:tcPr>
          <w:p w14:paraId="0A382169" w14:textId="77777777" w:rsidR="00CE0AF4" w:rsidRDefault="00CE0AF4" w:rsidP="00B66B20">
            <w:r>
              <w:t>DOUBLE</w:t>
            </w:r>
          </w:p>
        </w:tc>
        <w:tc>
          <w:tcPr>
            <w:tcW w:w="1137" w:type="dxa"/>
            <w:shd w:val="clear" w:color="auto" w:fill="F2F2F2"/>
          </w:tcPr>
          <w:p w14:paraId="26666AD3" w14:textId="77777777" w:rsidR="00CE0AF4" w:rsidRDefault="00CE0AF4" w:rsidP="00B66B20"/>
        </w:tc>
        <w:tc>
          <w:tcPr>
            <w:tcW w:w="1146" w:type="dxa"/>
            <w:shd w:val="clear" w:color="auto" w:fill="F2F2F2"/>
          </w:tcPr>
          <w:p w14:paraId="421CE48A" w14:textId="77777777" w:rsidR="00CE0AF4" w:rsidRDefault="00CE0AF4" w:rsidP="00B66B20">
            <w:r>
              <w:rPr>
                <w:rFonts w:hint="eastAsia"/>
              </w:rPr>
              <w:t>是</w:t>
            </w:r>
          </w:p>
        </w:tc>
        <w:tc>
          <w:tcPr>
            <w:tcW w:w="2059" w:type="dxa"/>
            <w:shd w:val="clear" w:color="auto" w:fill="F2F2F2"/>
          </w:tcPr>
          <w:p w14:paraId="69784B56" w14:textId="77777777" w:rsidR="00CE0AF4" w:rsidRDefault="00CE0AF4" w:rsidP="00B66B20"/>
        </w:tc>
      </w:tr>
      <w:tr w:rsidR="00CE0AF4" w14:paraId="50586CE7" w14:textId="77777777" w:rsidTr="004B3FD0">
        <w:trPr>
          <w:trHeight w:val="418"/>
        </w:trPr>
        <w:tc>
          <w:tcPr>
            <w:tcW w:w="1404" w:type="dxa"/>
            <w:shd w:val="clear" w:color="auto" w:fill="F2F2F2"/>
          </w:tcPr>
          <w:p w14:paraId="5BF2C4A6" w14:textId="77777777" w:rsidR="00CE0AF4" w:rsidRDefault="00CE0AF4" w:rsidP="00B66B20">
            <w:r>
              <w:rPr>
                <w:rFonts w:hint="eastAsia"/>
              </w:rPr>
              <w:t>S_TOTAL_SCORE</w:t>
            </w:r>
          </w:p>
        </w:tc>
        <w:tc>
          <w:tcPr>
            <w:tcW w:w="1177" w:type="dxa"/>
            <w:shd w:val="clear" w:color="auto" w:fill="F2F2F2"/>
          </w:tcPr>
          <w:p w14:paraId="0B6F0274" w14:textId="77777777" w:rsidR="00CE0AF4" w:rsidRDefault="00CE0AF4" w:rsidP="00B66B20">
            <w:r>
              <w:rPr>
                <w:rFonts w:hint="eastAsia"/>
              </w:rPr>
              <w:t>总分</w:t>
            </w:r>
          </w:p>
        </w:tc>
        <w:tc>
          <w:tcPr>
            <w:tcW w:w="1330" w:type="dxa"/>
            <w:shd w:val="clear" w:color="auto" w:fill="F2F2F2"/>
          </w:tcPr>
          <w:p w14:paraId="3CBDD011" w14:textId="77777777" w:rsidR="00CE0AF4" w:rsidRDefault="00CE0AF4" w:rsidP="00B66B20">
            <w:r>
              <w:rPr>
                <w:rFonts w:hint="eastAsia"/>
              </w:rPr>
              <w:t>VARCHAR</w:t>
            </w:r>
            <w:r>
              <w:t>(255)</w:t>
            </w:r>
          </w:p>
        </w:tc>
        <w:tc>
          <w:tcPr>
            <w:tcW w:w="1137" w:type="dxa"/>
            <w:shd w:val="clear" w:color="auto" w:fill="F2F2F2"/>
          </w:tcPr>
          <w:p w14:paraId="58E3F14B" w14:textId="77777777" w:rsidR="00CE0AF4" w:rsidRDefault="00CE0AF4" w:rsidP="00B66B20"/>
        </w:tc>
        <w:tc>
          <w:tcPr>
            <w:tcW w:w="1146" w:type="dxa"/>
            <w:shd w:val="clear" w:color="auto" w:fill="F2F2F2"/>
          </w:tcPr>
          <w:p w14:paraId="3BACB146" w14:textId="77777777" w:rsidR="00CE0AF4" w:rsidRDefault="00CE0AF4" w:rsidP="00B66B20">
            <w:r>
              <w:rPr>
                <w:rFonts w:hint="eastAsia"/>
              </w:rPr>
              <w:t>是</w:t>
            </w:r>
          </w:p>
        </w:tc>
        <w:tc>
          <w:tcPr>
            <w:tcW w:w="2059" w:type="dxa"/>
            <w:shd w:val="clear" w:color="auto" w:fill="F2F2F2"/>
          </w:tcPr>
          <w:p w14:paraId="6B199AE6" w14:textId="77777777" w:rsidR="00CE0AF4" w:rsidRDefault="00CE0AF4" w:rsidP="00B66B20"/>
        </w:tc>
      </w:tr>
    </w:tbl>
    <w:p w14:paraId="281D4D88" w14:textId="68D09CCC" w:rsidR="00CE0AF4" w:rsidRDefault="00CE0AF4" w:rsidP="001F55E3">
      <w:pPr>
        <w:spacing w:line="460" w:lineRule="exact"/>
        <w:rPr>
          <w:rFonts w:ascii="Arial" w:eastAsia="黑体" w:hAnsi="Arial" w:cs="Times New Roman"/>
          <w:kern w:val="0"/>
          <w:szCs w:val="20"/>
        </w:rPr>
      </w:pPr>
    </w:p>
    <w:p w14:paraId="7DB3CBC5" w14:textId="20AA3523" w:rsidR="00BE2016" w:rsidRPr="0099584C" w:rsidRDefault="00BE2016" w:rsidP="0099584C">
      <w:pPr>
        <w:pStyle w:val="af4"/>
        <w:jc w:val="center"/>
        <w:rPr>
          <w:rFonts w:ascii="黑体" w:hAnsi="黑体"/>
          <w:sz w:val="21"/>
          <w:szCs w:val="21"/>
        </w:rPr>
      </w:pPr>
      <w:r w:rsidRPr="0099584C">
        <w:rPr>
          <w:rFonts w:ascii="黑体" w:hAnsi="黑体"/>
          <w:sz w:val="21"/>
          <w:szCs w:val="21"/>
        </w:rPr>
        <w:t xml:space="preserve">表格 </w:t>
      </w:r>
      <w:r w:rsidRPr="0099584C">
        <w:rPr>
          <w:rFonts w:ascii="黑体" w:hAnsi="黑体"/>
          <w:sz w:val="21"/>
          <w:szCs w:val="21"/>
        </w:rPr>
        <w:fldChar w:fldCharType="begin"/>
      </w:r>
      <w:r w:rsidRPr="0099584C">
        <w:rPr>
          <w:rFonts w:ascii="黑体" w:hAnsi="黑体"/>
          <w:sz w:val="21"/>
          <w:szCs w:val="21"/>
        </w:rPr>
        <w:instrText xml:space="preserve"> SEQ 表格 \* ARABIC </w:instrText>
      </w:r>
      <w:r w:rsidRPr="0099584C">
        <w:rPr>
          <w:rFonts w:ascii="黑体" w:hAnsi="黑体"/>
          <w:sz w:val="21"/>
          <w:szCs w:val="21"/>
        </w:rPr>
        <w:fldChar w:fldCharType="separate"/>
      </w:r>
      <w:r w:rsidR="00281776" w:rsidRPr="0099584C">
        <w:rPr>
          <w:rFonts w:ascii="黑体" w:hAnsi="黑体"/>
          <w:sz w:val="21"/>
          <w:szCs w:val="21"/>
        </w:rPr>
        <w:t>5</w:t>
      </w:r>
      <w:r w:rsidRPr="0099584C">
        <w:rPr>
          <w:rFonts w:ascii="黑体" w:hAnsi="黑体"/>
          <w:sz w:val="21"/>
          <w:szCs w:val="21"/>
        </w:rPr>
        <w:fldChar w:fldCharType="end"/>
      </w:r>
      <w:r w:rsidRPr="0099584C">
        <w:rPr>
          <w:rFonts w:ascii="黑体" w:hAnsi="黑体" w:hint="eastAsia"/>
          <w:sz w:val="21"/>
          <w:szCs w:val="21"/>
        </w:rPr>
        <w:t xml:space="preserve">  </w:t>
      </w:r>
      <w:r w:rsidRPr="0099584C">
        <w:rPr>
          <w:rFonts w:ascii="黑体" w:hAnsi="黑体"/>
          <w:sz w:val="21"/>
          <w:szCs w:val="21"/>
        </w:rPr>
        <w:t>T_RMS_ATTACH 文件表</w:t>
      </w:r>
    </w:p>
    <w:tbl>
      <w:tblPr>
        <w:tblW w:w="8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4"/>
        <w:gridCol w:w="1169"/>
        <w:gridCol w:w="1320"/>
        <w:gridCol w:w="1129"/>
        <w:gridCol w:w="1138"/>
        <w:gridCol w:w="2044"/>
      </w:tblGrid>
      <w:tr w:rsidR="00CE0AF4" w14:paraId="2F8C8944" w14:textId="77777777" w:rsidTr="004B3FD0">
        <w:trPr>
          <w:trHeight w:val="422"/>
        </w:trPr>
        <w:tc>
          <w:tcPr>
            <w:tcW w:w="1394" w:type="dxa"/>
            <w:shd w:val="clear" w:color="auto" w:fill="F2F2F2"/>
          </w:tcPr>
          <w:p w14:paraId="0397CEB8" w14:textId="77777777" w:rsidR="00CE0AF4" w:rsidRDefault="00CE0AF4" w:rsidP="00B66B20">
            <w:pPr>
              <w:rPr>
                <w:b/>
              </w:rPr>
            </w:pPr>
            <w:r>
              <w:rPr>
                <w:rFonts w:hint="eastAsia"/>
                <w:b/>
              </w:rPr>
              <w:t>字段</w:t>
            </w:r>
          </w:p>
        </w:tc>
        <w:tc>
          <w:tcPr>
            <w:tcW w:w="1169" w:type="dxa"/>
            <w:shd w:val="clear" w:color="auto" w:fill="F2F2F2"/>
          </w:tcPr>
          <w:p w14:paraId="71E21B31" w14:textId="77777777" w:rsidR="00CE0AF4" w:rsidRDefault="00CE0AF4" w:rsidP="00B66B20">
            <w:pPr>
              <w:rPr>
                <w:b/>
              </w:rPr>
            </w:pPr>
            <w:r>
              <w:rPr>
                <w:rFonts w:hint="eastAsia"/>
                <w:b/>
              </w:rPr>
              <w:t>字段名称</w:t>
            </w:r>
          </w:p>
        </w:tc>
        <w:tc>
          <w:tcPr>
            <w:tcW w:w="1320" w:type="dxa"/>
            <w:shd w:val="clear" w:color="auto" w:fill="F2F2F2"/>
          </w:tcPr>
          <w:p w14:paraId="0A3A2968" w14:textId="77777777" w:rsidR="00CE0AF4" w:rsidRDefault="00CE0AF4" w:rsidP="00B66B20">
            <w:pPr>
              <w:rPr>
                <w:b/>
              </w:rPr>
            </w:pPr>
            <w:r>
              <w:rPr>
                <w:rFonts w:hint="eastAsia"/>
                <w:b/>
              </w:rPr>
              <w:t>类型及长度</w:t>
            </w:r>
          </w:p>
        </w:tc>
        <w:tc>
          <w:tcPr>
            <w:tcW w:w="1129" w:type="dxa"/>
            <w:shd w:val="clear" w:color="auto" w:fill="F2F2F2"/>
          </w:tcPr>
          <w:p w14:paraId="74531EF8" w14:textId="77777777" w:rsidR="00CE0AF4" w:rsidRDefault="00CE0AF4" w:rsidP="00B66B20">
            <w:pPr>
              <w:rPr>
                <w:b/>
              </w:rPr>
            </w:pPr>
            <w:r>
              <w:rPr>
                <w:rFonts w:hint="eastAsia"/>
                <w:b/>
              </w:rPr>
              <w:t>主键/外键</w:t>
            </w:r>
          </w:p>
        </w:tc>
        <w:tc>
          <w:tcPr>
            <w:tcW w:w="1138" w:type="dxa"/>
            <w:shd w:val="clear" w:color="auto" w:fill="F2F2F2"/>
          </w:tcPr>
          <w:p w14:paraId="33D80608" w14:textId="77777777" w:rsidR="00CE0AF4" w:rsidRDefault="00CE0AF4" w:rsidP="00B66B20">
            <w:pPr>
              <w:rPr>
                <w:b/>
              </w:rPr>
            </w:pPr>
            <w:r>
              <w:rPr>
                <w:rFonts w:hint="eastAsia"/>
                <w:b/>
              </w:rPr>
              <w:t>是否可空</w:t>
            </w:r>
          </w:p>
        </w:tc>
        <w:tc>
          <w:tcPr>
            <w:tcW w:w="2044" w:type="dxa"/>
            <w:shd w:val="clear" w:color="auto" w:fill="F2F2F2"/>
          </w:tcPr>
          <w:p w14:paraId="016C3727" w14:textId="77777777" w:rsidR="00CE0AF4" w:rsidRDefault="00CE0AF4" w:rsidP="00B66B20">
            <w:pPr>
              <w:rPr>
                <w:b/>
              </w:rPr>
            </w:pPr>
            <w:r>
              <w:rPr>
                <w:rFonts w:hint="eastAsia"/>
                <w:b/>
              </w:rPr>
              <w:t>备注</w:t>
            </w:r>
          </w:p>
        </w:tc>
      </w:tr>
      <w:tr w:rsidR="00CE0AF4" w14:paraId="06A97AB5" w14:textId="77777777" w:rsidTr="004B3FD0">
        <w:trPr>
          <w:trHeight w:val="886"/>
        </w:trPr>
        <w:tc>
          <w:tcPr>
            <w:tcW w:w="1394" w:type="dxa"/>
            <w:shd w:val="clear" w:color="auto" w:fill="F2F2F2"/>
          </w:tcPr>
          <w:p w14:paraId="3D7AD517" w14:textId="77777777" w:rsidR="00CE0AF4" w:rsidRDefault="00CE0AF4" w:rsidP="00B66B20">
            <w:r>
              <w:t>N_</w:t>
            </w:r>
            <w:r>
              <w:rPr>
                <w:rFonts w:hint="eastAsia"/>
              </w:rPr>
              <w:t>ATTACH_ _NO</w:t>
            </w:r>
          </w:p>
        </w:tc>
        <w:tc>
          <w:tcPr>
            <w:tcW w:w="1169" w:type="dxa"/>
            <w:shd w:val="clear" w:color="auto" w:fill="F2F2F2"/>
          </w:tcPr>
          <w:p w14:paraId="2C4D9B1A" w14:textId="77777777" w:rsidR="00CE0AF4" w:rsidRDefault="00CE0AF4" w:rsidP="00B66B20">
            <w:r>
              <w:rPr>
                <w:rFonts w:hint="eastAsia"/>
              </w:rPr>
              <w:t>附件ID</w:t>
            </w:r>
          </w:p>
        </w:tc>
        <w:tc>
          <w:tcPr>
            <w:tcW w:w="1320" w:type="dxa"/>
            <w:shd w:val="clear" w:color="auto" w:fill="F2F2F2"/>
          </w:tcPr>
          <w:p w14:paraId="3843F808" w14:textId="77777777" w:rsidR="00CE0AF4" w:rsidRDefault="00CE0AF4" w:rsidP="00B66B20">
            <w:r>
              <w:rPr>
                <w:rFonts w:hint="eastAsia"/>
              </w:rPr>
              <w:t>INT(10)</w:t>
            </w:r>
          </w:p>
        </w:tc>
        <w:tc>
          <w:tcPr>
            <w:tcW w:w="1129" w:type="dxa"/>
            <w:shd w:val="clear" w:color="auto" w:fill="F2F2F2"/>
          </w:tcPr>
          <w:p w14:paraId="228F1E9A" w14:textId="77777777" w:rsidR="00CE0AF4" w:rsidRDefault="00CE0AF4" w:rsidP="00B66B20">
            <w:r>
              <w:rPr>
                <w:rFonts w:hint="eastAsia"/>
              </w:rPr>
              <w:t>主键</w:t>
            </w:r>
          </w:p>
        </w:tc>
        <w:tc>
          <w:tcPr>
            <w:tcW w:w="1138" w:type="dxa"/>
            <w:shd w:val="clear" w:color="auto" w:fill="F2F2F2"/>
          </w:tcPr>
          <w:p w14:paraId="6795CFA9" w14:textId="77777777" w:rsidR="00CE0AF4" w:rsidRDefault="00CE0AF4" w:rsidP="00B66B20">
            <w:r>
              <w:rPr>
                <w:rFonts w:hint="eastAsia"/>
              </w:rPr>
              <w:t>否</w:t>
            </w:r>
          </w:p>
        </w:tc>
        <w:tc>
          <w:tcPr>
            <w:tcW w:w="2044" w:type="dxa"/>
            <w:shd w:val="clear" w:color="auto" w:fill="F2F2F2"/>
          </w:tcPr>
          <w:p w14:paraId="794C7ECD" w14:textId="77777777" w:rsidR="00CE0AF4" w:rsidRDefault="00CE0AF4" w:rsidP="00B66B20"/>
        </w:tc>
      </w:tr>
      <w:tr w:rsidR="00CE0AF4" w14:paraId="2B59A7FC" w14:textId="77777777" w:rsidTr="004B3FD0">
        <w:trPr>
          <w:trHeight w:val="422"/>
        </w:trPr>
        <w:tc>
          <w:tcPr>
            <w:tcW w:w="1394" w:type="dxa"/>
            <w:shd w:val="clear" w:color="auto" w:fill="F2F2F2"/>
          </w:tcPr>
          <w:p w14:paraId="2ED52B86" w14:textId="77777777" w:rsidR="00CE0AF4" w:rsidRDefault="00CE0AF4" w:rsidP="00B66B20">
            <w:r>
              <w:t>S_</w:t>
            </w:r>
            <w:r>
              <w:rPr>
                <w:rFonts w:hint="eastAsia"/>
              </w:rPr>
              <w:t>ATTACH_NAME</w:t>
            </w:r>
          </w:p>
        </w:tc>
        <w:tc>
          <w:tcPr>
            <w:tcW w:w="1169" w:type="dxa"/>
            <w:shd w:val="clear" w:color="auto" w:fill="F2F2F2"/>
          </w:tcPr>
          <w:p w14:paraId="42F38F3E" w14:textId="77777777" w:rsidR="00CE0AF4" w:rsidRDefault="00CE0AF4" w:rsidP="00B66B20">
            <w:r>
              <w:rPr>
                <w:rFonts w:hint="eastAsia"/>
              </w:rPr>
              <w:t>附件名称</w:t>
            </w:r>
          </w:p>
        </w:tc>
        <w:tc>
          <w:tcPr>
            <w:tcW w:w="1320" w:type="dxa"/>
            <w:shd w:val="clear" w:color="auto" w:fill="F2F2F2"/>
          </w:tcPr>
          <w:p w14:paraId="14CB1604" w14:textId="77777777" w:rsidR="00CE0AF4" w:rsidRDefault="00CE0AF4" w:rsidP="00B66B20">
            <w:r>
              <w:rPr>
                <w:rFonts w:hint="eastAsia"/>
              </w:rPr>
              <w:t>VARCHAR(256)</w:t>
            </w:r>
          </w:p>
        </w:tc>
        <w:tc>
          <w:tcPr>
            <w:tcW w:w="1129" w:type="dxa"/>
            <w:shd w:val="clear" w:color="auto" w:fill="F2F2F2"/>
          </w:tcPr>
          <w:p w14:paraId="4E185EC9" w14:textId="77777777" w:rsidR="00CE0AF4" w:rsidRDefault="00CE0AF4" w:rsidP="00B66B20"/>
        </w:tc>
        <w:tc>
          <w:tcPr>
            <w:tcW w:w="1138" w:type="dxa"/>
            <w:shd w:val="clear" w:color="auto" w:fill="F2F2F2"/>
          </w:tcPr>
          <w:p w14:paraId="17F91BDD" w14:textId="77777777" w:rsidR="00CE0AF4" w:rsidRDefault="00CE0AF4" w:rsidP="00B66B20">
            <w:r>
              <w:rPr>
                <w:rFonts w:hint="eastAsia"/>
              </w:rPr>
              <w:t>否</w:t>
            </w:r>
          </w:p>
        </w:tc>
        <w:tc>
          <w:tcPr>
            <w:tcW w:w="2044" w:type="dxa"/>
            <w:shd w:val="clear" w:color="auto" w:fill="F2F2F2"/>
          </w:tcPr>
          <w:p w14:paraId="4AAEB4C4" w14:textId="77777777" w:rsidR="00CE0AF4" w:rsidRDefault="00CE0AF4" w:rsidP="00B66B20">
            <w:r>
              <w:rPr>
                <w:rFonts w:hint="eastAsia"/>
              </w:rPr>
              <w:t>文件名</w:t>
            </w:r>
          </w:p>
        </w:tc>
      </w:tr>
      <w:tr w:rsidR="00CE0AF4" w14:paraId="27311315" w14:textId="77777777" w:rsidTr="004B3FD0">
        <w:trPr>
          <w:trHeight w:val="422"/>
        </w:trPr>
        <w:tc>
          <w:tcPr>
            <w:tcW w:w="1394" w:type="dxa"/>
            <w:shd w:val="clear" w:color="auto" w:fill="F2F2F2"/>
          </w:tcPr>
          <w:p w14:paraId="298E2DCA" w14:textId="77777777" w:rsidR="00CE0AF4" w:rsidRDefault="00CE0AF4" w:rsidP="00B66B20">
            <w:r>
              <w:t>S_</w:t>
            </w:r>
            <w:r>
              <w:rPr>
                <w:rFonts w:hint="eastAsia"/>
              </w:rPr>
              <w:t>ATTACH_TYPE</w:t>
            </w:r>
          </w:p>
        </w:tc>
        <w:tc>
          <w:tcPr>
            <w:tcW w:w="1169" w:type="dxa"/>
            <w:shd w:val="clear" w:color="auto" w:fill="F2F2F2"/>
          </w:tcPr>
          <w:p w14:paraId="4E7F5D8C" w14:textId="77777777" w:rsidR="00CE0AF4" w:rsidRDefault="00CE0AF4" w:rsidP="00B66B20">
            <w:r>
              <w:rPr>
                <w:rFonts w:hint="eastAsia"/>
              </w:rPr>
              <w:t>附件类型</w:t>
            </w:r>
          </w:p>
        </w:tc>
        <w:tc>
          <w:tcPr>
            <w:tcW w:w="1320" w:type="dxa"/>
            <w:shd w:val="clear" w:color="auto" w:fill="F2F2F2"/>
          </w:tcPr>
          <w:p w14:paraId="0734A26C" w14:textId="77777777" w:rsidR="00CE0AF4" w:rsidRDefault="00CE0AF4" w:rsidP="00B66B20">
            <w:r>
              <w:rPr>
                <w:rFonts w:hint="eastAsia"/>
              </w:rPr>
              <w:t>VARCHAR(50)</w:t>
            </w:r>
          </w:p>
        </w:tc>
        <w:tc>
          <w:tcPr>
            <w:tcW w:w="1129" w:type="dxa"/>
            <w:shd w:val="clear" w:color="auto" w:fill="F2F2F2"/>
          </w:tcPr>
          <w:p w14:paraId="0947C58E" w14:textId="77777777" w:rsidR="00CE0AF4" w:rsidRDefault="00CE0AF4" w:rsidP="00B66B20"/>
        </w:tc>
        <w:tc>
          <w:tcPr>
            <w:tcW w:w="1138" w:type="dxa"/>
            <w:shd w:val="clear" w:color="auto" w:fill="F2F2F2"/>
          </w:tcPr>
          <w:p w14:paraId="21729488" w14:textId="77777777" w:rsidR="00CE0AF4" w:rsidRDefault="00CE0AF4" w:rsidP="00B66B20">
            <w:r>
              <w:rPr>
                <w:rFonts w:hint="eastAsia"/>
              </w:rPr>
              <w:t>否</w:t>
            </w:r>
          </w:p>
        </w:tc>
        <w:tc>
          <w:tcPr>
            <w:tcW w:w="2044" w:type="dxa"/>
            <w:shd w:val="clear" w:color="auto" w:fill="F2F2F2"/>
          </w:tcPr>
          <w:p w14:paraId="43B8E4DF" w14:textId="77777777" w:rsidR="00CE0AF4" w:rsidRDefault="00CE0AF4" w:rsidP="00B66B20"/>
        </w:tc>
      </w:tr>
      <w:tr w:rsidR="00CE0AF4" w14:paraId="7E37CA69" w14:textId="77777777" w:rsidTr="004B3FD0">
        <w:trPr>
          <w:trHeight w:val="422"/>
        </w:trPr>
        <w:tc>
          <w:tcPr>
            <w:tcW w:w="1394" w:type="dxa"/>
            <w:shd w:val="clear" w:color="auto" w:fill="F2F2F2"/>
          </w:tcPr>
          <w:p w14:paraId="20B5DED4" w14:textId="77777777" w:rsidR="00CE0AF4" w:rsidRDefault="00CE0AF4" w:rsidP="00B66B20">
            <w:r>
              <w:rPr>
                <w:rFonts w:hint="eastAsia"/>
              </w:rPr>
              <w:t>S_PATH</w:t>
            </w:r>
          </w:p>
        </w:tc>
        <w:tc>
          <w:tcPr>
            <w:tcW w:w="1169" w:type="dxa"/>
            <w:shd w:val="clear" w:color="auto" w:fill="F2F2F2"/>
          </w:tcPr>
          <w:p w14:paraId="7C322874" w14:textId="77777777" w:rsidR="00CE0AF4" w:rsidRDefault="00CE0AF4" w:rsidP="00B66B20">
            <w:r>
              <w:rPr>
                <w:rFonts w:hint="eastAsia"/>
              </w:rPr>
              <w:t>文件存储绝对路径</w:t>
            </w:r>
          </w:p>
        </w:tc>
        <w:tc>
          <w:tcPr>
            <w:tcW w:w="1320" w:type="dxa"/>
            <w:shd w:val="clear" w:color="auto" w:fill="F2F2F2"/>
          </w:tcPr>
          <w:p w14:paraId="2B46E83F" w14:textId="77777777" w:rsidR="00CE0AF4" w:rsidRDefault="00CE0AF4" w:rsidP="00B66B20">
            <w:r>
              <w:rPr>
                <w:rFonts w:hint="eastAsia"/>
              </w:rPr>
              <w:t>VARCHAR(4000)</w:t>
            </w:r>
          </w:p>
        </w:tc>
        <w:tc>
          <w:tcPr>
            <w:tcW w:w="1129" w:type="dxa"/>
            <w:shd w:val="clear" w:color="auto" w:fill="F2F2F2"/>
          </w:tcPr>
          <w:p w14:paraId="5A488756" w14:textId="77777777" w:rsidR="00CE0AF4" w:rsidRDefault="00CE0AF4" w:rsidP="00B66B20"/>
        </w:tc>
        <w:tc>
          <w:tcPr>
            <w:tcW w:w="1138" w:type="dxa"/>
            <w:shd w:val="clear" w:color="auto" w:fill="F2F2F2"/>
          </w:tcPr>
          <w:p w14:paraId="2B7CCEE7" w14:textId="77777777" w:rsidR="00CE0AF4" w:rsidRDefault="00CE0AF4" w:rsidP="00B66B20">
            <w:r>
              <w:rPr>
                <w:rFonts w:hint="eastAsia"/>
              </w:rPr>
              <w:t>是</w:t>
            </w:r>
          </w:p>
        </w:tc>
        <w:tc>
          <w:tcPr>
            <w:tcW w:w="2044" w:type="dxa"/>
            <w:shd w:val="clear" w:color="auto" w:fill="F2F2F2"/>
          </w:tcPr>
          <w:p w14:paraId="6E1A3388" w14:textId="77777777" w:rsidR="00CE0AF4" w:rsidRDefault="00CE0AF4" w:rsidP="00B66B20"/>
        </w:tc>
      </w:tr>
      <w:tr w:rsidR="00CE0AF4" w14:paraId="5E077119" w14:textId="77777777" w:rsidTr="004B3FD0">
        <w:trPr>
          <w:trHeight w:val="422"/>
        </w:trPr>
        <w:tc>
          <w:tcPr>
            <w:tcW w:w="1394" w:type="dxa"/>
            <w:shd w:val="clear" w:color="auto" w:fill="F2F2F2"/>
          </w:tcPr>
          <w:p w14:paraId="3D5D0E76" w14:textId="77777777" w:rsidR="00CE0AF4" w:rsidRDefault="00CE0AF4" w:rsidP="00B66B20">
            <w:r>
              <w:t>N_</w:t>
            </w:r>
            <w:r>
              <w:rPr>
                <w:rFonts w:hint="eastAsia"/>
              </w:rPr>
              <w:t>VERSION</w:t>
            </w:r>
          </w:p>
        </w:tc>
        <w:tc>
          <w:tcPr>
            <w:tcW w:w="1169" w:type="dxa"/>
            <w:shd w:val="clear" w:color="auto" w:fill="F2F2F2"/>
          </w:tcPr>
          <w:p w14:paraId="3600A97F" w14:textId="77777777" w:rsidR="00CE0AF4" w:rsidRDefault="00CE0AF4" w:rsidP="00B66B20">
            <w:r>
              <w:rPr>
                <w:rFonts w:hint="eastAsia"/>
              </w:rPr>
              <w:t>版本</w:t>
            </w:r>
          </w:p>
        </w:tc>
        <w:tc>
          <w:tcPr>
            <w:tcW w:w="1320" w:type="dxa"/>
            <w:shd w:val="clear" w:color="auto" w:fill="F2F2F2"/>
          </w:tcPr>
          <w:p w14:paraId="527344CD" w14:textId="77777777" w:rsidR="00CE0AF4" w:rsidRDefault="00CE0AF4" w:rsidP="00B66B20">
            <w:r>
              <w:rPr>
                <w:rFonts w:hint="eastAsia"/>
              </w:rPr>
              <w:t>INT(10)</w:t>
            </w:r>
          </w:p>
        </w:tc>
        <w:tc>
          <w:tcPr>
            <w:tcW w:w="1129" w:type="dxa"/>
            <w:shd w:val="clear" w:color="auto" w:fill="F2F2F2"/>
          </w:tcPr>
          <w:p w14:paraId="2B235A3F" w14:textId="77777777" w:rsidR="00CE0AF4" w:rsidRDefault="00CE0AF4" w:rsidP="00B66B20"/>
        </w:tc>
        <w:tc>
          <w:tcPr>
            <w:tcW w:w="1138" w:type="dxa"/>
            <w:shd w:val="clear" w:color="auto" w:fill="F2F2F2"/>
          </w:tcPr>
          <w:p w14:paraId="0649DA56" w14:textId="77777777" w:rsidR="00CE0AF4" w:rsidRDefault="00CE0AF4" w:rsidP="00B66B20">
            <w:r>
              <w:rPr>
                <w:rFonts w:hint="eastAsia"/>
              </w:rPr>
              <w:t>否</w:t>
            </w:r>
          </w:p>
        </w:tc>
        <w:tc>
          <w:tcPr>
            <w:tcW w:w="2044" w:type="dxa"/>
            <w:shd w:val="clear" w:color="auto" w:fill="F2F2F2"/>
          </w:tcPr>
          <w:p w14:paraId="5A49D89A" w14:textId="77777777" w:rsidR="00CE0AF4" w:rsidRDefault="00CE0AF4" w:rsidP="00B66B20">
            <w:r>
              <w:rPr>
                <w:rFonts w:hint="eastAsia"/>
              </w:rPr>
              <w:t>默认1，版本更新自动加1</w:t>
            </w:r>
          </w:p>
        </w:tc>
      </w:tr>
      <w:tr w:rsidR="00CE0AF4" w14:paraId="34B38D49" w14:textId="77777777" w:rsidTr="004B3FD0">
        <w:trPr>
          <w:trHeight w:val="422"/>
        </w:trPr>
        <w:tc>
          <w:tcPr>
            <w:tcW w:w="1394" w:type="dxa"/>
            <w:shd w:val="clear" w:color="auto" w:fill="F2F2F2"/>
          </w:tcPr>
          <w:p w14:paraId="5E8AAE29" w14:textId="77777777" w:rsidR="00CE0AF4" w:rsidRDefault="00CE0AF4" w:rsidP="00B66B20">
            <w:r>
              <w:lastRenderedPageBreak/>
              <w:t>S_</w:t>
            </w:r>
            <w:r>
              <w:rPr>
                <w:rFonts w:hint="eastAsia"/>
              </w:rPr>
              <w:t>STATUS</w:t>
            </w:r>
          </w:p>
        </w:tc>
        <w:tc>
          <w:tcPr>
            <w:tcW w:w="1169" w:type="dxa"/>
            <w:shd w:val="clear" w:color="auto" w:fill="F2F2F2"/>
          </w:tcPr>
          <w:p w14:paraId="0948522F" w14:textId="77777777" w:rsidR="00CE0AF4" w:rsidRDefault="00CE0AF4" w:rsidP="00B66B20">
            <w:r>
              <w:rPr>
                <w:rFonts w:hint="eastAsia"/>
              </w:rPr>
              <w:t>文件状态</w:t>
            </w:r>
          </w:p>
        </w:tc>
        <w:tc>
          <w:tcPr>
            <w:tcW w:w="1320" w:type="dxa"/>
            <w:shd w:val="clear" w:color="auto" w:fill="F2F2F2"/>
          </w:tcPr>
          <w:p w14:paraId="36858F25" w14:textId="77777777" w:rsidR="00CE0AF4" w:rsidRDefault="00CE0AF4" w:rsidP="00B66B20">
            <w:r>
              <w:rPr>
                <w:rFonts w:hint="eastAsia"/>
              </w:rPr>
              <w:t>CHAR(1)</w:t>
            </w:r>
          </w:p>
        </w:tc>
        <w:tc>
          <w:tcPr>
            <w:tcW w:w="1129" w:type="dxa"/>
            <w:shd w:val="clear" w:color="auto" w:fill="F2F2F2"/>
          </w:tcPr>
          <w:p w14:paraId="3CD14F84" w14:textId="77777777" w:rsidR="00CE0AF4" w:rsidRDefault="00CE0AF4" w:rsidP="00B66B20"/>
        </w:tc>
        <w:tc>
          <w:tcPr>
            <w:tcW w:w="1138" w:type="dxa"/>
            <w:shd w:val="clear" w:color="auto" w:fill="F2F2F2"/>
          </w:tcPr>
          <w:p w14:paraId="44E442F6" w14:textId="77777777" w:rsidR="00CE0AF4" w:rsidRDefault="00CE0AF4" w:rsidP="00B66B20">
            <w:r>
              <w:rPr>
                <w:rFonts w:hint="eastAsia"/>
              </w:rPr>
              <w:t>否</w:t>
            </w:r>
          </w:p>
        </w:tc>
        <w:tc>
          <w:tcPr>
            <w:tcW w:w="2044" w:type="dxa"/>
            <w:shd w:val="clear" w:color="auto" w:fill="F2F2F2"/>
          </w:tcPr>
          <w:p w14:paraId="03E9A034" w14:textId="77777777" w:rsidR="00CE0AF4" w:rsidRDefault="00CE0AF4" w:rsidP="00B66B20">
            <w:r>
              <w:rPr>
                <w:rFonts w:hint="eastAsia"/>
              </w:rPr>
              <w:t>1-正常，</w:t>
            </w:r>
            <w:r>
              <w:t>2</w:t>
            </w:r>
            <w:r>
              <w:rPr>
                <w:rFonts w:hint="eastAsia"/>
              </w:rPr>
              <w:t>-删除；默认1</w:t>
            </w:r>
          </w:p>
        </w:tc>
      </w:tr>
      <w:tr w:rsidR="00CE0AF4" w14:paraId="7D952AA5" w14:textId="77777777" w:rsidTr="004B3FD0">
        <w:trPr>
          <w:trHeight w:val="422"/>
        </w:trPr>
        <w:tc>
          <w:tcPr>
            <w:tcW w:w="1394" w:type="dxa"/>
            <w:shd w:val="clear" w:color="auto" w:fill="F2F2F2"/>
          </w:tcPr>
          <w:p w14:paraId="673FEB4E" w14:textId="77777777" w:rsidR="00CE0AF4" w:rsidRDefault="00CE0AF4" w:rsidP="00B66B20">
            <w:r>
              <w:t>D_</w:t>
            </w:r>
            <w:r>
              <w:rPr>
                <w:rFonts w:hint="eastAsia"/>
              </w:rPr>
              <w:t>CREATE_TIME</w:t>
            </w:r>
          </w:p>
        </w:tc>
        <w:tc>
          <w:tcPr>
            <w:tcW w:w="1169" w:type="dxa"/>
            <w:shd w:val="clear" w:color="auto" w:fill="F2F2F2"/>
          </w:tcPr>
          <w:p w14:paraId="1A32FB9C" w14:textId="77777777" w:rsidR="00CE0AF4" w:rsidRDefault="00CE0AF4" w:rsidP="00B66B20">
            <w:r>
              <w:rPr>
                <w:rFonts w:hint="eastAsia"/>
              </w:rPr>
              <w:t>创建时间</w:t>
            </w:r>
          </w:p>
        </w:tc>
        <w:tc>
          <w:tcPr>
            <w:tcW w:w="1320" w:type="dxa"/>
            <w:shd w:val="clear" w:color="auto" w:fill="F2F2F2"/>
          </w:tcPr>
          <w:p w14:paraId="30EB5535" w14:textId="77777777" w:rsidR="00CE0AF4" w:rsidRDefault="00CE0AF4" w:rsidP="00B66B20">
            <w:r>
              <w:rPr>
                <w:rFonts w:hint="eastAsia"/>
              </w:rPr>
              <w:t>DATE</w:t>
            </w:r>
          </w:p>
        </w:tc>
        <w:tc>
          <w:tcPr>
            <w:tcW w:w="1129" w:type="dxa"/>
            <w:shd w:val="clear" w:color="auto" w:fill="F2F2F2"/>
          </w:tcPr>
          <w:p w14:paraId="4F309B4F" w14:textId="77777777" w:rsidR="00CE0AF4" w:rsidRDefault="00CE0AF4" w:rsidP="00B66B20"/>
        </w:tc>
        <w:tc>
          <w:tcPr>
            <w:tcW w:w="1138" w:type="dxa"/>
            <w:shd w:val="clear" w:color="auto" w:fill="F2F2F2"/>
          </w:tcPr>
          <w:p w14:paraId="16C3035D" w14:textId="77777777" w:rsidR="00CE0AF4" w:rsidRDefault="00CE0AF4" w:rsidP="00B66B20">
            <w:r>
              <w:rPr>
                <w:rFonts w:hint="eastAsia"/>
              </w:rPr>
              <w:t>是</w:t>
            </w:r>
          </w:p>
        </w:tc>
        <w:tc>
          <w:tcPr>
            <w:tcW w:w="2044" w:type="dxa"/>
            <w:shd w:val="clear" w:color="auto" w:fill="F2F2F2"/>
          </w:tcPr>
          <w:p w14:paraId="5264BC35" w14:textId="77777777" w:rsidR="00CE0AF4" w:rsidRDefault="00CE0AF4" w:rsidP="00B66B20"/>
        </w:tc>
      </w:tr>
      <w:tr w:rsidR="00CE0AF4" w14:paraId="5CAD2136" w14:textId="77777777" w:rsidTr="004B3FD0">
        <w:trPr>
          <w:trHeight w:val="422"/>
        </w:trPr>
        <w:tc>
          <w:tcPr>
            <w:tcW w:w="1394" w:type="dxa"/>
            <w:shd w:val="clear" w:color="auto" w:fill="F2F2F2"/>
          </w:tcPr>
          <w:p w14:paraId="5E9203A3" w14:textId="77777777" w:rsidR="00CE0AF4" w:rsidRDefault="00CE0AF4" w:rsidP="00B66B20">
            <w:r>
              <w:t>S_</w:t>
            </w:r>
            <w:r>
              <w:rPr>
                <w:rFonts w:hint="eastAsia"/>
              </w:rPr>
              <w:t>CREATOR</w:t>
            </w:r>
          </w:p>
        </w:tc>
        <w:tc>
          <w:tcPr>
            <w:tcW w:w="1169" w:type="dxa"/>
            <w:shd w:val="clear" w:color="auto" w:fill="F2F2F2"/>
          </w:tcPr>
          <w:p w14:paraId="22A25C42" w14:textId="77777777" w:rsidR="00CE0AF4" w:rsidRDefault="00CE0AF4" w:rsidP="00B66B20">
            <w:r>
              <w:rPr>
                <w:rFonts w:hint="eastAsia"/>
              </w:rPr>
              <w:t>创建者</w:t>
            </w:r>
          </w:p>
        </w:tc>
        <w:tc>
          <w:tcPr>
            <w:tcW w:w="1320" w:type="dxa"/>
            <w:shd w:val="clear" w:color="auto" w:fill="F2F2F2"/>
          </w:tcPr>
          <w:p w14:paraId="49BA13DD" w14:textId="77777777" w:rsidR="00CE0AF4" w:rsidRDefault="00CE0AF4" w:rsidP="00B66B20">
            <w:r>
              <w:rPr>
                <w:rFonts w:hint="eastAsia"/>
              </w:rPr>
              <w:t>VARCHAR(50)</w:t>
            </w:r>
          </w:p>
        </w:tc>
        <w:tc>
          <w:tcPr>
            <w:tcW w:w="1129" w:type="dxa"/>
            <w:shd w:val="clear" w:color="auto" w:fill="F2F2F2"/>
          </w:tcPr>
          <w:p w14:paraId="0298CE7F" w14:textId="77777777" w:rsidR="00CE0AF4" w:rsidRDefault="00CE0AF4" w:rsidP="00B66B20"/>
        </w:tc>
        <w:tc>
          <w:tcPr>
            <w:tcW w:w="1138" w:type="dxa"/>
            <w:shd w:val="clear" w:color="auto" w:fill="F2F2F2"/>
          </w:tcPr>
          <w:p w14:paraId="3B367D02" w14:textId="77777777" w:rsidR="00CE0AF4" w:rsidRDefault="00CE0AF4" w:rsidP="00B66B20">
            <w:r>
              <w:rPr>
                <w:rFonts w:hint="eastAsia"/>
              </w:rPr>
              <w:t>是</w:t>
            </w:r>
          </w:p>
        </w:tc>
        <w:tc>
          <w:tcPr>
            <w:tcW w:w="2044" w:type="dxa"/>
            <w:shd w:val="clear" w:color="auto" w:fill="F2F2F2"/>
          </w:tcPr>
          <w:p w14:paraId="34668946" w14:textId="77777777" w:rsidR="00CE0AF4" w:rsidRDefault="00CE0AF4" w:rsidP="00B66B20"/>
        </w:tc>
      </w:tr>
      <w:tr w:rsidR="00CE0AF4" w14:paraId="7008365B" w14:textId="77777777" w:rsidTr="004B3FD0">
        <w:trPr>
          <w:trHeight w:val="422"/>
        </w:trPr>
        <w:tc>
          <w:tcPr>
            <w:tcW w:w="1394" w:type="dxa"/>
            <w:shd w:val="clear" w:color="auto" w:fill="F2F2F2"/>
          </w:tcPr>
          <w:p w14:paraId="78E00C33" w14:textId="77777777" w:rsidR="00CE0AF4" w:rsidRDefault="00CE0AF4" w:rsidP="00B66B20">
            <w:r>
              <w:t>S_</w:t>
            </w:r>
            <w:r>
              <w:rPr>
                <w:rFonts w:hint="eastAsia"/>
              </w:rPr>
              <w:t>CREATOR_NO</w:t>
            </w:r>
          </w:p>
        </w:tc>
        <w:tc>
          <w:tcPr>
            <w:tcW w:w="1169" w:type="dxa"/>
            <w:shd w:val="clear" w:color="auto" w:fill="F2F2F2"/>
          </w:tcPr>
          <w:p w14:paraId="4640FCD5" w14:textId="77777777" w:rsidR="00CE0AF4" w:rsidRDefault="00CE0AF4" w:rsidP="00B66B20">
            <w:r>
              <w:rPr>
                <w:rFonts w:hint="eastAsia"/>
              </w:rPr>
              <w:t>创建者ID</w:t>
            </w:r>
          </w:p>
        </w:tc>
        <w:tc>
          <w:tcPr>
            <w:tcW w:w="1320" w:type="dxa"/>
            <w:shd w:val="clear" w:color="auto" w:fill="F2F2F2"/>
          </w:tcPr>
          <w:p w14:paraId="46305E68" w14:textId="77777777" w:rsidR="00CE0AF4" w:rsidRDefault="00CE0AF4" w:rsidP="00B66B20">
            <w:r>
              <w:rPr>
                <w:rFonts w:hint="eastAsia"/>
              </w:rPr>
              <w:t>VARCHAR(50)</w:t>
            </w:r>
          </w:p>
        </w:tc>
        <w:tc>
          <w:tcPr>
            <w:tcW w:w="1129" w:type="dxa"/>
            <w:shd w:val="clear" w:color="auto" w:fill="F2F2F2"/>
          </w:tcPr>
          <w:p w14:paraId="48A28C41" w14:textId="77777777" w:rsidR="00CE0AF4" w:rsidRDefault="00CE0AF4" w:rsidP="00B66B20"/>
        </w:tc>
        <w:tc>
          <w:tcPr>
            <w:tcW w:w="1138" w:type="dxa"/>
            <w:shd w:val="clear" w:color="auto" w:fill="F2F2F2"/>
          </w:tcPr>
          <w:p w14:paraId="1EEB769A" w14:textId="77777777" w:rsidR="00CE0AF4" w:rsidRDefault="00CE0AF4" w:rsidP="00B66B20">
            <w:r>
              <w:rPr>
                <w:rFonts w:hint="eastAsia"/>
              </w:rPr>
              <w:t>是</w:t>
            </w:r>
          </w:p>
        </w:tc>
        <w:tc>
          <w:tcPr>
            <w:tcW w:w="2044" w:type="dxa"/>
            <w:shd w:val="clear" w:color="auto" w:fill="F2F2F2"/>
          </w:tcPr>
          <w:p w14:paraId="4A31B561" w14:textId="77777777" w:rsidR="00CE0AF4" w:rsidRDefault="00CE0AF4" w:rsidP="00B66B20"/>
        </w:tc>
      </w:tr>
      <w:tr w:rsidR="00CE0AF4" w14:paraId="677AA618" w14:textId="77777777" w:rsidTr="004B3FD0">
        <w:trPr>
          <w:trHeight w:val="422"/>
        </w:trPr>
        <w:tc>
          <w:tcPr>
            <w:tcW w:w="1394" w:type="dxa"/>
            <w:shd w:val="clear" w:color="auto" w:fill="F2F2F2"/>
          </w:tcPr>
          <w:p w14:paraId="061A4563" w14:textId="77777777" w:rsidR="00CE0AF4" w:rsidRDefault="00CE0AF4" w:rsidP="00B66B20">
            <w:r w:rsidRPr="0064281E">
              <w:t>N_LAST_ATTACH_NO</w:t>
            </w:r>
          </w:p>
        </w:tc>
        <w:tc>
          <w:tcPr>
            <w:tcW w:w="1169" w:type="dxa"/>
            <w:shd w:val="clear" w:color="auto" w:fill="F2F2F2"/>
          </w:tcPr>
          <w:p w14:paraId="38E4920D" w14:textId="77777777" w:rsidR="00CE0AF4" w:rsidRDefault="00CE0AF4" w:rsidP="00B66B20">
            <w:r w:rsidRPr="0064281E">
              <w:rPr>
                <w:rFonts w:hint="eastAsia"/>
              </w:rPr>
              <w:t>相同版本的最新附件ID</w:t>
            </w:r>
          </w:p>
        </w:tc>
        <w:tc>
          <w:tcPr>
            <w:tcW w:w="1320" w:type="dxa"/>
            <w:shd w:val="clear" w:color="auto" w:fill="F2F2F2"/>
          </w:tcPr>
          <w:p w14:paraId="33C3C135" w14:textId="77777777" w:rsidR="00CE0AF4" w:rsidRDefault="00CE0AF4" w:rsidP="00B66B20">
            <w:r>
              <w:rPr>
                <w:rFonts w:hint="eastAsia"/>
              </w:rPr>
              <w:t>INT</w:t>
            </w:r>
          </w:p>
        </w:tc>
        <w:tc>
          <w:tcPr>
            <w:tcW w:w="1129" w:type="dxa"/>
            <w:shd w:val="clear" w:color="auto" w:fill="F2F2F2"/>
          </w:tcPr>
          <w:p w14:paraId="77D7E8D7" w14:textId="77777777" w:rsidR="00CE0AF4" w:rsidRDefault="00CE0AF4" w:rsidP="00B66B20"/>
        </w:tc>
        <w:tc>
          <w:tcPr>
            <w:tcW w:w="1138" w:type="dxa"/>
            <w:shd w:val="clear" w:color="auto" w:fill="F2F2F2"/>
          </w:tcPr>
          <w:p w14:paraId="310C7119" w14:textId="77777777" w:rsidR="00CE0AF4" w:rsidRDefault="00CE0AF4" w:rsidP="00B66B20">
            <w:r>
              <w:rPr>
                <w:rFonts w:hint="eastAsia"/>
              </w:rPr>
              <w:t>是</w:t>
            </w:r>
          </w:p>
        </w:tc>
        <w:tc>
          <w:tcPr>
            <w:tcW w:w="2044" w:type="dxa"/>
            <w:shd w:val="clear" w:color="auto" w:fill="F2F2F2"/>
          </w:tcPr>
          <w:p w14:paraId="455BA2A0" w14:textId="77777777" w:rsidR="00CE0AF4" w:rsidRDefault="00CE0AF4" w:rsidP="00B66B20"/>
        </w:tc>
      </w:tr>
      <w:tr w:rsidR="00CE0AF4" w14:paraId="73C1BEBD" w14:textId="77777777" w:rsidTr="004B3FD0">
        <w:trPr>
          <w:trHeight w:val="422"/>
        </w:trPr>
        <w:tc>
          <w:tcPr>
            <w:tcW w:w="1394" w:type="dxa"/>
            <w:shd w:val="clear" w:color="auto" w:fill="F2F2F2"/>
          </w:tcPr>
          <w:p w14:paraId="6742DBFB" w14:textId="77777777" w:rsidR="00CE0AF4" w:rsidRDefault="00CE0AF4" w:rsidP="00B66B20">
            <w:r w:rsidRPr="0064281E">
              <w:t>S_FILE_TYPE</w:t>
            </w:r>
          </w:p>
        </w:tc>
        <w:tc>
          <w:tcPr>
            <w:tcW w:w="1169" w:type="dxa"/>
            <w:shd w:val="clear" w:color="auto" w:fill="F2F2F2"/>
          </w:tcPr>
          <w:p w14:paraId="0AFE104B" w14:textId="77777777" w:rsidR="00CE0AF4" w:rsidRDefault="00CE0AF4" w:rsidP="00B66B20">
            <w:r w:rsidRPr="0064281E">
              <w:rPr>
                <w:rFonts w:hint="eastAsia"/>
              </w:rPr>
              <w:t>文件类型</w:t>
            </w:r>
          </w:p>
        </w:tc>
        <w:tc>
          <w:tcPr>
            <w:tcW w:w="1320" w:type="dxa"/>
            <w:shd w:val="clear" w:color="auto" w:fill="F2F2F2"/>
          </w:tcPr>
          <w:p w14:paraId="4FC3B422" w14:textId="77777777" w:rsidR="00CE0AF4" w:rsidRDefault="00CE0AF4" w:rsidP="00B66B20">
            <w:r>
              <w:rPr>
                <w:rFonts w:hint="eastAsia"/>
              </w:rPr>
              <w:t>VARCHAR(50)</w:t>
            </w:r>
          </w:p>
        </w:tc>
        <w:tc>
          <w:tcPr>
            <w:tcW w:w="1129" w:type="dxa"/>
            <w:shd w:val="clear" w:color="auto" w:fill="F2F2F2"/>
          </w:tcPr>
          <w:p w14:paraId="21E2609C" w14:textId="77777777" w:rsidR="00CE0AF4" w:rsidRDefault="00CE0AF4" w:rsidP="00B66B20"/>
        </w:tc>
        <w:tc>
          <w:tcPr>
            <w:tcW w:w="1138" w:type="dxa"/>
            <w:shd w:val="clear" w:color="auto" w:fill="F2F2F2"/>
          </w:tcPr>
          <w:p w14:paraId="04A0F580" w14:textId="77777777" w:rsidR="00CE0AF4" w:rsidRDefault="00CE0AF4" w:rsidP="00B66B20">
            <w:r>
              <w:rPr>
                <w:rFonts w:hint="eastAsia"/>
              </w:rPr>
              <w:t>是</w:t>
            </w:r>
          </w:p>
        </w:tc>
        <w:tc>
          <w:tcPr>
            <w:tcW w:w="2044" w:type="dxa"/>
            <w:shd w:val="clear" w:color="auto" w:fill="F2F2F2"/>
          </w:tcPr>
          <w:p w14:paraId="2DF6E526" w14:textId="77777777" w:rsidR="00CE0AF4" w:rsidRDefault="00CE0AF4" w:rsidP="00B66B20">
            <w:r w:rsidRPr="0064281E">
              <w:rPr>
                <w:rFonts w:hint="eastAsia"/>
              </w:rPr>
              <w:t>文件类型(备用字段；文件允许上传的类型，如：doc/txt….)</w:t>
            </w:r>
          </w:p>
        </w:tc>
      </w:tr>
      <w:tr w:rsidR="00CE0AF4" w14:paraId="280F019A" w14:textId="77777777" w:rsidTr="004B3FD0">
        <w:trPr>
          <w:trHeight w:val="422"/>
        </w:trPr>
        <w:tc>
          <w:tcPr>
            <w:tcW w:w="1394" w:type="dxa"/>
            <w:shd w:val="clear" w:color="auto" w:fill="F2F2F2"/>
          </w:tcPr>
          <w:p w14:paraId="6ABF53FD" w14:textId="77777777" w:rsidR="00CE0AF4" w:rsidRDefault="00CE0AF4" w:rsidP="00B66B20">
            <w:r w:rsidRPr="009B2BC4">
              <w:t>S_SAVE_PATH</w:t>
            </w:r>
          </w:p>
        </w:tc>
        <w:tc>
          <w:tcPr>
            <w:tcW w:w="1169" w:type="dxa"/>
            <w:shd w:val="clear" w:color="auto" w:fill="F2F2F2"/>
          </w:tcPr>
          <w:p w14:paraId="49061083" w14:textId="77777777" w:rsidR="00CE0AF4" w:rsidRDefault="00CE0AF4" w:rsidP="00B66B20">
            <w:r>
              <w:rPr>
                <w:rFonts w:hint="eastAsia"/>
              </w:rPr>
              <w:t>文件存储</w:t>
            </w:r>
            <w:r w:rsidRPr="009B2BC4">
              <w:rPr>
                <w:rFonts w:hint="eastAsia"/>
              </w:rPr>
              <w:t>路径</w:t>
            </w:r>
          </w:p>
        </w:tc>
        <w:tc>
          <w:tcPr>
            <w:tcW w:w="1320" w:type="dxa"/>
            <w:shd w:val="clear" w:color="auto" w:fill="F2F2F2"/>
          </w:tcPr>
          <w:p w14:paraId="08B4583F" w14:textId="77777777" w:rsidR="00CE0AF4" w:rsidRDefault="00CE0AF4" w:rsidP="00B66B20">
            <w:r>
              <w:rPr>
                <w:rFonts w:hint="eastAsia"/>
              </w:rPr>
              <w:t>VARCHAR(400)</w:t>
            </w:r>
          </w:p>
        </w:tc>
        <w:tc>
          <w:tcPr>
            <w:tcW w:w="1129" w:type="dxa"/>
            <w:shd w:val="clear" w:color="auto" w:fill="F2F2F2"/>
          </w:tcPr>
          <w:p w14:paraId="09AA1686" w14:textId="77777777" w:rsidR="00CE0AF4" w:rsidRDefault="00CE0AF4" w:rsidP="00B66B20"/>
        </w:tc>
        <w:tc>
          <w:tcPr>
            <w:tcW w:w="1138" w:type="dxa"/>
            <w:shd w:val="clear" w:color="auto" w:fill="F2F2F2"/>
          </w:tcPr>
          <w:p w14:paraId="5D2EB78B" w14:textId="77777777" w:rsidR="00CE0AF4" w:rsidRDefault="00CE0AF4" w:rsidP="00B66B20"/>
        </w:tc>
        <w:tc>
          <w:tcPr>
            <w:tcW w:w="2044" w:type="dxa"/>
            <w:shd w:val="clear" w:color="auto" w:fill="F2F2F2"/>
          </w:tcPr>
          <w:p w14:paraId="6444376B" w14:textId="77777777" w:rsidR="00CE0AF4" w:rsidRDefault="00CE0AF4" w:rsidP="00B66B20"/>
        </w:tc>
      </w:tr>
      <w:tr w:rsidR="00CE0AF4" w14:paraId="2CE81581" w14:textId="77777777" w:rsidTr="004B3FD0">
        <w:trPr>
          <w:trHeight w:val="422"/>
        </w:trPr>
        <w:tc>
          <w:tcPr>
            <w:tcW w:w="1394" w:type="dxa"/>
            <w:shd w:val="clear" w:color="auto" w:fill="F2F2F2"/>
          </w:tcPr>
          <w:p w14:paraId="62BD42D7" w14:textId="77777777" w:rsidR="00CE0AF4" w:rsidRDefault="00CE0AF4" w:rsidP="00B66B20">
            <w:r w:rsidRPr="00216470">
              <w:t>S_SUB_PATH</w:t>
            </w:r>
          </w:p>
        </w:tc>
        <w:tc>
          <w:tcPr>
            <w:tcW w:w="1169" w:type="dxa"/>
            <w:shd w:val="clear" w:color="auto" w:fill="F2F2F2"/>
          </w:tcPr>
          <w:p w14:paraId="11BA2067" w14:textId="77777777" w:rsidR="00CE0AF4" w:rsidRDefault="00CE0AF4" w:rsidP="00B66B20">
            <w:r w:rsidRPr="00216470">
              <w:rPr>
                <w:rFonts w:hint="eastAsia"/>
              </w:rPr>
              <w:t>二级路径编码</w:t>
            </w:r>
          </w:p>
        </w:tc>
        <w:tc>
          <w:tcPr>
            <w:tcW w:w="1320" w:type="dxa"/>
            <w:shd w:val="clear" w:color="auto" w:fill="F2F2F2"/>
          </w:tcPr>
          <w:p w14:paraId="2C79D148" w14:textId="77777777" w:rsidR="00CE0AF4" w:rsidRDefault="00CE0AF4" w:rsidP="00B66B20">
            <w:r>
              <w:rPr>
                <w:rFonts w:hint="eastAsia"/>
              </w:rPr>
              <w:t>VARCHAR(</w:t>
            </w:r>
            <w:r>
              <w:t>255</w:t>
            </w:r>
            <w:r>
              <w:rPr>
                <w:rFonts w:hint="eastAsia"/>
              </w:rPr>
              <w:t>)</w:t>
            </w:r>
          </w:p>
        </w:tc>
        <w:tc>
          <w:tcPr>
            <w:tcW w:w="1129" w:type="dxa"/>
            <w:shd w:val="clear" w:color="auto" w:fill="F2F2F2"/>
          </w:tcPr>
          <w:p w14:paraId="585E8408" w14:textId="77777777" w:rsidR="00CE0AF4" w:rsidRDefault="00CE0AF4" w:rsidP="00B66B20"/>
        </w:tc>
        <w:tc>
          <w:tcPr>
            <w:tcW w:w="1138" w:type="dxa"/>
            <w:shd w:val="clear" w:color="auto" w:fill="F2F2F2"/>
          </w:tcPr>
          <w:p w14:paraId="3CFC0EAF" w14:textId="77777777" w:rsidR="00CE0AF4" w:rsidRDefault="00CE0AF4" w:rsidP="00B66B20"/>
        </w:tc>
        <w:tc>
          <w:tcPr>
            <w:tcW w:w="2044" w:type="dxa"/>
            <w:shd w:val="clear" w:color="auto" w:fill="F2F2F2"/>
          </w:tcPr>
          <w:p w14:paraId="2CCC1901" w14:textId="77777777" w:rsidR="00CE0AF4" w:rsidRDefault="00CE0AF4" w:rsidP="00B66B20">
            <w:r w:rsidRPr="00216470">
              <w:rPr>
                <w:rFonts w:hint="eastAsia"/>
              </w:rPr>
              <w:t>支持日期格式YYYY、YYYY/MM、YYYY/MM/DD</w:t>
            </w:r>
          </w:p>
        </w:tc>
      </w:tr>
    </w:tbl>
    <w:p w14:paraId="44A83220" w14:textId="03941A21" w:rsidR="00CE0AF4" w:rsidRDefault="00CE0AF4" w:rsidP="008D3CBF">
      <w:pPr>
        <w:spacing w:line="460" w:lineRule="exact"/>
        <w:rPr>
          <w:rFonts w:ascii="Arial" w:eastAsia="黑体" w:hAnsi="Arial" w:cs="Times New Roman"/>
          <w:kern w:val="0"/>
          <w:szCs w:val="20"/>
        </w:rPr>
      </w:pPr>
    </w:p>
    <w:p w14:paraId="0511D2C9" w14:textId="2D7493EE" w:rsidR="008D3CBF" w:rsidRPr="00FE6060" w:rsidRDefault="008D3CBF" w:rsidP="00FE6060">
      <w:pPr>
        <w:pStyle w:val="af4"/>
        <w:jc w:val="center"/>
        <w:rPr>
          <w:rFonts w:ascii="黑体" w:hAnsi="黑体"/>
          <w:sz w:val="21"/>
          <w:szCs w:val="21"/>
        </w:rPr>
      </w:pPr>
      <w:r w:rsidRPr="00FE6060">
        <w:rPr>
          <w:rFonts w:ascii="黑体" w:hAnsi="黑体"/>
          <w:sz w:val="21"/>
          <w:szCs w:val="21"/>
        </w:rPr>
        <w:t xml:space="preserve">表格 </w:t>
      </w:r>
      <w:r w:rsidRPr="00FE6060">
        <w:rPr>
          <w:rFonts w:ascii="黑体" w:hAnsi="黑体"/>
          <w:sz w:val="21"/>
          <w:szCs w:val="21"/>
        </w:rPr>
        <w:fldChar w:fldCharType="begin"/>
      </w:r>
      <w:r w:rsidRPr="00FE6060">
        <w:rPr>
          <w:rFonts w:ascii="黑体" w:hAnsi="黑体"/>
          <w:sz w:val="21"/>
          <w:szCs w:val="21"/>
        </w:rPr>
        <w:instrText xml:space="preserve"> SEQ 表格 \* ARABIC </w:instrText>
      </w:r>
      <w:r w:rsidRPr="00FE6060">
        <w:rPr>
          <w:rFonts w:ascii="黑体" w:hAnsi="黑体"/>
          <w:sz w:val="21"/>
          <w:szCs w:val="21"/>
        </w:rPr>
        <w:fldChar w:fldCharType="separate"/>
      </w:r>
      <w:r w:rsidR="00281776" w:rsidRPr="00FE6060">
        <w:rPr>
          <w:rFonts w:ascii="黑体" w:hAnsi="黑体"/>
          <w:sz w:val="21"/>
          <w:szCs w:val="21"/>
        </w:rPr>
        <w:t>6</w:t>
      </w:r>
      <w:r w:rsidRPr="00FE6060">
        <w:rPr>
          <w:rFonts w:ascii="黑体" w:hAnsi="黑体"/>
          <w:sz w:val="21"/>
          <w:szCs w:val="21"/>
        </w:rPr>
        <w:fldChar w:fldCharType="end"/>
      </w:r>
      <w:r w:rsidRPr="00FE6060">
        <w:rPr>
          <w:rFonts w:ascii="黑体" w:hAnsi="黑体" w:hint="eastAsia"/>
          <w:sz w:val="21"/>
          <w:szCs w:val="21"/>
        </w:rPr>
        <w:t xml:space="preserve">  </w:t>
      </w:r>
      <w:r w:rsidRPr="00FE6060">
        <w:rPr>
          <w:rFonts w:ascii="黑体" w:hAnsi="黑体"/>
          <w:sz w:val="21"/>
          <w:szCs w:val="21"/>
        </w:rPr>
        <w:t>T_RMS_DEPARTMENT 院系专业表</w:t>
      </w:r>
    </w:p>
    <w:tbl>
      <w:tblPr>
        <w:tblW w:w="8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184"/>
        <w:gridCol w:w="1365"/>
        <w:gridCol w:w="1117"/>
        <w:gridCol w:w="1153"/>
        <w:gridCol w:w="2037"/>
      </w:tblGrid>
      <w:tr w:rsidR="00CE0AF4" w14:paraId="10A28BF8" w14:textId="77777777" w:rsidTr="004B3FD0">
        <w:trPr>
          <w:trHeight w:val="422"/>
        </w:trPr>
        <w:tc>
          <w:tcPr>
            <w:tcW w:w="1413" w:type="dxa"/>
            <w:shd w:val="clear" w:color="auto" w:fill="F2F2F2"/>
          </w:tcPr>
          <w:p w14:paraId="3437EA62" w14:textId="77777777" w:rsidR="00CE0AF4" w:rsidRDefault="00CE0AF4" w:rsidP="00B66B20">
            <w:pPr>
              <w:rPr>
                <w:b/>
              </w:rPr>
            </w:pPr>
            <w:r>
              <w:rPr>
                <w:rFonts w:hint="eastAsia"/>
                <w:b/>
              </w:rPr>
              <w:t>字段</w:t>
            </w:r>
          </w:p>
        </w:tc>
        <w:tc>
          <w:tcPr>
            <w:tcW w:w="1184" w:type="dxa"/>
            <w:shd w:val="clear" w:color="auto" w:fill="F2F2F2"/>
          </w:tcPr>
          <w:p w14:paraId="60278346" w14:textId="77777777" w:rsidR="00CE0AF4" w:rsidRDefault="00CE0AF4" w:rsidP="00B66B20">
            <w:pPr>
              <w:rPr>
                <w:b/>
              </w:rPr>
            </w:pPr>
            <w:r>
              <w:rPr>
                <w:rFonts w:hint="eastAsia"/>
                <w:b/>
              </w:rPr>
              <w:t>字段名称</w:t>
            </w:r>
          </w:p>
        </w:tc>
        <w:tc>
          <w:tcPr>
            <w:tcW w:w="1365" w:type="dxa"/>
            <w:shd w:val="clear" w:color="auto" w:fill="F2F2F2"/>
          </w:tcPr>
          <w:p w14:paraId="66E3EDD1" w14:textId="77777777" w:rsidR="00CE0AF4" w:rsidRDefault="00CE0AF4" w:rsidP="00B66B20">
            <w:pPr>
              <w:rPr>
                <w:b/>
              </w:rPr>
            </w:pPr>
            <w:r>
              <w:rPr>
                <w:rFonts w:hint="eastAsia"/>
                <w:b/>
              </w:rPr>
              <w:t>类型及长度</w:t>
            </w:r>
          </w:p>
        </w:tc>
        <w:tc>
          <w:tcPr>
            <w:tcW w:w="1117" w:type="dxa"/>
            <w:shd w:val="clear" w:color="auto" w:fill="F2F2F2"/>
          </w:tcPr>
          <w:p w14:paraId="51275F83" w14:textId="77777777" w:rsidR="00CE0AF4" w:rsidRDefault="00CE0AF4" w:rsidP="00B66B20">
            <w:pPr>
              <w:rPr>
                <w:b/>
              </w:rPr>
            </w:pPr>
            <w:r>
              <w:rPr>
                <w:rFonts w:hint="eastAsia"/>
                <w:b/>
              </w:rPr>
              <w:t>主键/外键</w:t>
            </w:r>
          </w:p>
        </w:tc>
        <w:tc>
          <w:tcPr>
            <w:tcW w:w="1153" w:type="dxa"/>
            <w:shd w:val="clear" w:color="auto" w:fill="F2F2F2"/>
          </w:tcPr>
          <w:p w14:paraId="6E8816B4" w14:textId="77777777" w:rsidR="00CE0AF4" w:rsidRDefault="00CE0AF4" w:rsidP="00B66B20">
            <w:pPr>
              <w:rPr>
                <w:b/>
              </w:rPr>
            </w:pPr>
            <w:r>
              <w:rPr>
                <w:rFonts w:hint="eastAsia"/>
                <w:b/>
              </w:rPr>
              <w:t>是否可空</w:t>
            </w:r>
          </w:p>
        </w:tc>
        <w:tc>
          <w:tcPr>
            <w:tcW w:w="2037" w:type="dxa"/>
            <w:shd w:val="clear" w:color="auto" w:fill="F2F2F2"/>
          </w:tcPr>
          <w:p w14:paraId="75DBE9BA" w14:textId="77777777" w:rsidR="00CE0AF4" w:rsidRDefault="00CE0AF4" w:rsidP="00B66B20">
            <w:pPr>
              <w:rPr>
                <w:b/>
              </w:rPr>
            </w:pPr>
            <w:r>
              <w:rPr>
                <w:rFonts w:hint="eastAsia"/>
                <w:b/>
              </w:rPr>
              <w:t>备注</w:t>
            </w:r>
          </w:p>
        </w:tc>
      </w:tr>
      <w:tr w:rsidR="00CE0AF4" w14:paraId="1BA63CB8" w14:textId="77777777" w:rsidTr="004B3FD0">
        <w:trPr>
          <w:trHeight w:val="550"/>
        </w:trPr>
        <w:tc>
          <w:tcPr>
            <w:tcW w:w="1413" w:type="dxa"/>
            <w:shd w:val="clear" w:color="auto" w:fill="F2F2F2"/>
          </w:tcPr>
          <w:p w14:paraId="46E06543" w14:textId="77777777" w:rsidR="00CE0AF4" w:rsidRDefault="00CE0AF4" w:rsidP="00B66B20">
            <w:r>
              <w:rPr>
                <w:rFonts w:ascii="仿宋" w:eastAsia="仿宋" w:hAnsi="仿宋"/>
              </w:rPr>
              <w:t>N_DEPT</w:t>
            </w:r>
            <w:r>
              <w:rPr>
                <w:rFonts w:ascii="仿宋" w:eastAsia="仿宋" w:hAnsi="仿宋" w:hint="eastAsia"/>
              </w:rPr>
              <w:t>_NO</w:t>
            </w:r>
          </w:p>
        </w:tc>
        <w:tc>
          <w:tcPr>
            <w:tcW w:w="1184" w:type="dxa"/>
            <w:shd w:val="clear" w:color="auto" w:fill="F2F2F2"/>
          </w:tcPr>
          <w:p w14:paraId="29998FB6" w14:textId="77777777" w:rsidR="00CE0AF4" w:rsidRDefault="00CE0AF4" w:rsidP="00B66B20">
            <w:r>
              <w:rPr>
                <w:rFonts w:ascii="仿宋" w:eastAsia="仿宋" w:hAnsi="仿宋" w:hint="eastAsia"/>
              </w:rPr>
              <w:t>院系专业内部编码</w:t>
            </w:r>
          </w:p>
        </w:tc>
        <w:tc>
          <w:tcPr>
            <w:tcW w:w="1365" w:type="dxa"/>
            <w:shd w:val="clear" w:color="auto" w:fill="F2F2F2"/>
          </w:tcPr>
          <w:p w14:paraId="032B00D4" w14:textId="77777777" w:rsidR="00CE0AF4" w:rsidRDefault="00CE0AF4" w:rsidP="00B66B20">
            <w:r>
              <w:rPr>
                <w:rFonts w:ascii="仿宋" w:eastAsia="仿宋" w:hAnsi="仿宋"/>
              </w:rPr>
              <w:t>INT(10)</w:t>
            </w:r>
          </w:p>
        </w:tc>
        <w:tc>
          <w:tcPr>
            <w:tcW w:w="1117" w:type="dxa"/>
            <w:shd w:val="clear" w:color="auto" w:fill="F2F2F2"/>
          </w:tcPr>
          <w:p w14:paraId="23CB71FA" w14:textId="77777777" w:rsidR="00CE0AF4" w:rsidRDefault="00CE0AF4" w:rsidP="00B66B20">
            <w:r>
              <w:rPr>
                <w:rFonts w:ascii="仿宋" w:eastAsia="仿宋" w:hAnsi="仿宋" w:hint="eastAsia"/>
              </w:rPr>
              <w:t>主键</w:t>
            </w:r>
          </w:p>
        </w:tc>
        <w:tc>
          <w:tcPr>
            <w:tcW w:w="1153" w:type="dxa"/>
            <w:shd w:val="clear" w:color="auto" w:fill="F2F2F2"/>
          </w:tcPr>
          <w:p w14:paraId="4EE036B3" w14:textId="77777777" w:rsidR="00CE0AF4" w:rsidRDefault="00CE0AF4" w:rsidP="00B66B20">
            <w:r>
              <w:rPr>
                <w:rFonts w:ascii="仿宋" w:eastAsia="仿宋" w:hAnsi="仿宋" w:hint="eastAsia"/>
              </w:rPr>
              <w:t>否</w:t>
            </w:r>
          </w:p>
        </w:tc>
        <w:tc>
          <w:tcPr>
            <w:tcW w:w="2037" w:type="dxa"/>
            <w:shd w:val="clear" w:color="auto" w:fill="F2F2F2"/>
          </w:tcPr>
          <w:p w14:paraId="0A9F4853" w14:textId="77777777" w:rsidR="00CE0AF4" w:rsidRDefault="00CE0AF4" w:rsidP="00B66B20">
            <w:r>
              <w:rPr>
                <w:rFonts w:hint="eastAsia"/>
              </w:rPr>
              <w:t>自增</w:t>
            </w:r>
          </w:p>
        </w:tc>
      </w:tr>
      <w:tr w:rsidR="00CE0AF4" w14:paraId="303BA4EB" w14:textId="77777777" w:rsidTr="004B3FD0">
        <w:trPr>
          <w:trHeight w:val="522"/>
        </w:trPr>
        <w:tc>
          <w:tcPr>
            <w:tcW w:w="1413" w:type="dxa"/>
            <w:shd w:val="clear" w:color="auto" w:fill="F2F2F2"/>
          </w:tcPr>
          <w:p w14:paraId="53742AE5" w14:textId="77777777" w:rsidR="00CE0AF4" w:rsidRDefault="00CE0AF4" w:rsidP="00B66B20">
            <w:pPr>
              <w:rPr>
                <w:rFonts w:ascii="仿宋" w:eastAsia="仿宋" w:hAnsi="仿宋"/>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84" w:type="dxa"/>
            <w:shd w:val="clear" w:color="auto" w:fill="F2F2F2"/>
          </w:tcPr>
          <w:p w14:paraId="2A9E7B0B" w14:textId="77777777" w:rsidR="00CE0AF4" w:rsidRDefault="00CE0AF4" w:rsidP="00B66B20">
            <w:pPr>
              <w:rPr>
                <w:rFonts w:ascii="仿宋" w:eastAsia="仿宋" w:hAnsi="仿宋"/>
              </w:rPr>
            </w:pPr>
            <w:r>
              <w:rPr>
                <w:rFonts w:ascii="仿宋" w:eastAsia="仿宋" w:hAnsi="仿宋" w:hint="eastAsia"/>
              </w:rPr>
              <w:t>专业代码</w:t>
            </w:r>
          </w:p>
        </w:tc>
        <w:tc>
          <w:tcPr>
            <w:tcW w:w="1365" w:type="dxa"/>
            <w:shd w:val="clear" w:color="auto" w:fill="F2F2F2"/>
          </w:tcPr>
          <w:p w14:paraId="1CE32566" w14:textId="77777777" w:rsidR="00CE0AF4" w:rsidRDefault="00CE0AF4" w:rsidP="00B66B20">
            <w:pPr>
              <w:rPr>
                <w:rFonts w:ascii="仿宋" w:eastAsia="仿宋" w:hAnsi="仿宋"/>
              </w:rPr>
            </w:pPr>
            <w:r>
              <w:rPr>
                <w:rFonts w:ascii="仿宋" w:eastAsia="仿宋" w:hAnsi="仿宋" w:hint="eastAsia"/>
              </w:rPr>
              <w:t>VARCHAR(64)</w:t>
            </w:r>
          </w:p>
        </w:tc>
        <w:tc>
          <w:tcPr>
            <w:tcW w:w="1117" w:type="dxa"/>
            <w:shd w:val="clear" w:color="auto" w:fill="F2F2F2"/>
          </w:tcPr>
          <w:p w14:paraId="511E69B5" w14:textId="77777777" w:rsidR="00CE0AF4" w:rsidRDefault="00CE0AF4" w:rsidP="00B66B20">
            <w:pPr>
              <w:rPr>
                <w:rFonts w:ascii="仿宋" w:eastAsia="仿宋" w:hAnsi="仿宋"/>
              </w:rPr>
            </w:pPr>
          </w:p>
        </w:tc>
        <w:tc>
          <w:tcPr>
            <w:tcW w:w="1153" w:type="dxa"/>
            <w:shd w:val="clear" w:color="auto" w:fill="F2F2F2"/>
          </w:tcPr>
          <w:p w14:paraId="16CA32AD" w14:textId="77777777" w:rsidR="00CE0AF4" w:rsidRDefault="00CE0AF4" w:rsidP="00B66B20">
            <w:pPr>
              <w:rPr>
                <w:rFonts w:ascii="仿宋" w:eastAsia="仿宋" w:hAnsi="仿宋"/>
              </w:rPr>
            </w:pPr>
            <w:r>
              <w:rPr>
                <w:rFonts w:ascii="仿宋" w:eastAsia="仿宋" w:hAnsi="仿宋" w:hint="eastAsia"/>
              </w:rPr>
              <w:t>是</w:t>
            </w:r>
          </w:p>
        </w:tc>
        <w:tc>
          <w:tcPr>
            <w:tcW w:w="2037" w:type="dxa"/>
            <w:shd w:val="clear" w:color="auto" w:fill="F2F2F2"/>
          </w:tcPr>
          <w:p w14:paraId="6606DC3B" w14:textId="77777777" w:rsidR="00CE0AF4" w:rsidRDefault="00CE0AF4" w:rsidP="00B66B20"/>
        </w:tc>
      </w:tr>
      <w:tr w:rsidR="00CE0AF4" w14:paraId="7C3F4B8A" w14:textId="77777777" w:rsidTr="004B3FD0">
        <w:trPr>
          <w:trHeight w:val="522"/>
        </w:trPr>
        <w:tc>
          <w:tcPr>
            <w:tcW w:w="1413" w:type="dxa"/>
            <w:shd w:val="clear" w:color="auto" w:fill="F2F2F2"/>
          </w:tcPr>
          <w:p w14:paraId="7B328AE8" w14:textId="77777777" w:rsidR="00CE0AF4" w:rsidRDefault="00CE0AF4" w:rsidP="00B66B20">
            <w:pPr>
              <w:rPr>
                <w:rFonts w:ascii="仿宋" w:eastAsia="仿宋" w:hAnsi="仿宋"/>
              </w:rPr>
            </w:pPr>
            <w:r>
              <w:rPr>
                <w:rFonts w:ascii="仿宋" w:eastAsia="仿宋" w:hAnsi="仿宋" w:hint="eastAsia"/>
              </w:rPr>
              <w:t>S_SHORT_NAME</w:t>
            </w:r>
          </w:p>
        </w:tc>
        <w:tc>
          <w:tcPr>
            <w:tcW w:w="1184" w:type="dxa"/>
            <w:shd w:val="clear" w:color="auto" w:fill="F2F2F2"/>
          </w:tcPr>
          <w:p w14:paraId="5D07E7AE" w14:textId="77777777" w:rsidR="00CE0AF4" w:rsidRDefault="00CE0AF4" w:rsidP="00B66B20">
            <w:pPr>
              <w:rPr>
                <w:rFonts w:ascii="仿宋" w:eastAsia="仿宋" w:hAnsi="仿宋"/>
              </w:rPr>
            </w:pPr>
            <w:r>
              <w:rPr>
                <w:rFonts w:ascii="仿宋" w:eastAsia="仿宋" w:hAnsi="仿宋" w:hint="eastAsia"/>
              </w:rPr>
              <w:t>专业简称</w:t>
            </w:r>
          </w:p>
        </w:tc>
        <w:tc>
          <w:tcPr>
            <w:tcW w:w="1365" w:type="dxa"/>
            <w:shd w:val="clear" w:color="auto" w:fill="F2F2F2"/>
          </w:tcPr>
          <w:p w14:paraId="134FF2BA" w14:textId="77777777" w:rsidR="00CE0AF4" w:rsidRDefault="00CE0AF4" w:rsidP="00B66B20">
            <w:pPr>
              <w:rPr>
                <w:rFonts w:ascii="仿宋" w:eastAsia="仿宋" w:hAnsi="仿宋"/>
              </w:rPr>
            </w:pPr>
            <w:r>
              <w:rPr>
                <w:rFonts w:ascii="仿宋" w:eastAsia="仿宋" w:hAnsi="仿宋" w:hint="eastAsia"/>
              </w:rPr>
              <w:t>VARCHAR(64)</w:t>
            </w:r>
          </w:p>
        </w:tc>
        <w:tc>
          <w:tcPr>
            <w:tcW w:w="1117" w:type="dxa"/>
            <w:shd w:val="clear" w:color="auto" w:fill="F2F2F2"/>
          </w:tcPr>
          <w:p w14:paraId="7D1F8E5A" w14:textId="77777777" w:rsidR="00CE0AF4" w:rsidRDefault="00CE0AF4" w:rsidP="00B66B20">
            <w:pPr>
              <w:rPr>
                <w:rFonts w:ascii="仿宋" w:eastAsia="仿宋" w:hAnsi="仿宋"/>
              </w:rPr>
            </w:pPr>
          </w:p>
        </w:tc>
        <w:tc>
          <w:tcPr>
            <w:tcW w:w="1153" w:type="dxa"/>
            <w:shd w:val="clear" w:color="auto" w:fill="F2F2F2"/>
          </w:tcPr>
          <w:p w14:paraId="3EA50928" w14:textId="77777777" w:rsidR="00CE0AF4" w:rsidRDefault="00CE0AF4" w:rsidP="00B66B20">
            <w:pPr>
              <w:rPr>
                <w:rFonts w:ascii="仿宋" w:eastAsia="仿宋" w:hAnsi="仿宋"/>
              </w:rPr>
            </w:pPr>
            <w:r>
              <w:rPr>
                <w:rFonts w:ascii="仿宋" w:eastAsia="仿宋" w:hAnsi="仿宋" w:hint="eastAsia"/>
              </w:rPr>
              <w:t>是</w:t>
            </w:r>
          </w:p>
        </w:tc>
        <w:tc>
          <w:tcPr>
            <w:tcW w:w="2037" w:type="dxa"/>
            <w:shd w:val="clear" w:color="auto" w:fill="F2F2F2"/>
          </w:tcPr>
          <w:p w14:paraId="5C5D241D" w14:textId="77777777" w:rsidR="00CE0AF4" w:rsidRDefault="00CE0AF4" w:rsidP="00B66B20"/>
        </w:tc>
      </w:tr>
      <w:tr w:rsidR="00CE0AF4" w14:paraId="257871E2" w14:textId="77777777" w:rsidTr="004B3FD0">
        <w:trPr>
          <w:trHeight w:val="522"/>
        </w:trPr>
        <w:tc>
          <w:tcPr>
            <w:tcW w:w="1413" w:type="dxa"/>
            <w:shd w:val="clear" w:color="auto" w:fill="F2F2F2"/>
          </w:tcPr>
          <w:p w14:paraId="2341F9A0" w14:textId="77777777" w:rsidR="00CE0AF4" w:rsidRDefault="00CE0AF4" w:rsidP="00B66B20">
            <w:pPr>
              <w:rPr>
                <w:rFonts w:ascii="仿宋" w:eastAsia="仿宋" w:hAnsi="仿宋"/>
              </w:rPr>
            </w:pPr>
            <w:r>
              <w:rPr>
                <w:rFonts w:ascii="仿宋" w:eastAsia="仿宋" w:hAnsi="仿宋" w:hint="eastAsia"/>
              </w:rPr>
              <w:t>S_FULL_NAME</w:t>
            </w:r>
          </w:p>
        </w:tc>
        <w:tc>
          <w:tcPr>
            <w:tcW w:w="1184" w:type="dxa"/>
            <w:shd w:val="clear" w:color="auto" w:fill="F2F2F2"/>
          </w:tcPr>
          <w:p w14:paraId="351238C8" w14:textId="77777777" w:rsidR="00CE0AF4" w:rsidRDefault="00CE0AF4" w:rsidP="00B66B20">
            <w:pPr>
              <w:rPr>
                <w:rFonts w:ascii="仿宋" w:eastAsia="仿宋" w:hAnsi="仿宋"/>
              </w:rPr>
            </w:pPr>
            <w:r>
              <w:rPr>
                <w:rFonts w:ascii="仿宋" w:eastAsia="仿宋" w:hAnsi="仿宋" w:hint="eastAsia"/>
              </w:rPr>
              <w:t>专业全称</w:t>
            </w:r>
          </w:p>
        </w:tc>
        <w:tc>
          <w:tcPr>
            <w:tcW w:w="1365" w:type="dxa"/>
            <w:shd w:val="clear" w:color="auto" w:fill="F2F2F2"/>
          </w:tcPr>
          <w:p w14:paraId="17191957" w14:textId="77777777" w:rsidR="00CE0AF4" w:rsidRDefault="00CE0AF4" w:rsidP="00B66B20">
            <w:pPr>
              <w:rPr>
                <w:rFonts w:ascii="仿宋" w:eastAsia="仿宋" w:hAnsi="仿宋"/>
              </w:rPr>
            </w:pPr>
            <w:r>
              <w:rPr>
                <w:rFonts w:ascii="仿宋" w:eastAsia="仿宋" w:hAnsi="仿宋" w:hint="eastAsia"/>
              </w:rPr>
              <w:t>VARCHAR(256)</w:t>
            </w:r>
          </w:p>
        </w:tc>
        <w:tc>
          <w:tcPr>
            <w:tcW w:w="1117" w:type="dxa"/>
            <w:shd w:val="clear" w:color="auto" w:fill="F2F2F2"/>
          </w:tcPr>
          <w:p w14:paraId="38EDD96D" w14:textId="77777777" w:rsidR="00CE0AF4" w:rsidRDefault="00CE0AF4" w:rsidP="00B66B20">
            <w:pPr>
              <w:rPr>
                <w:rFonts w:ascii="仿宋" w:eastAsia="仿宋" w:hAnsi="仿宋"/>
              </w:rPr>
            </w:pPr>
          </w:p>
        </w:tc>
        <w:tc>
          <w:tcPr>
            <w:tcW w:w="1153" w:type="dxa"/>
            <w:shd w:val="clear" w:color="auto" w:fill="F2F2F2"/>
          </w:tcPr>
          <w:p w14:paraId="17BAF4A1" w14:textId="77777777" w:rsidR="00CE0AF4" w:rsidRDefault="00CE0AF4" w:rsidP="00B66B20">
            <w:pPr>
              <w:rPr>
                <w:rFonts w:ascii="仿宋" w:eastAsia="仿宋" w:hAnsi="仿宋"/>
              </w:rPr>
            </w:pPr>
            <w:r>
              <w:rPr>
                <w:rFonts w:ascii="仿宋" w:eastAsia="仿宋" w:hAnsi="仿宋" w:hint="eastAsia"/>
              </w:rPr>
              <w:t>是</w:t>
            </w:r>
          </w:p>
        </w:tc>
        <w:tc>
          <w:tcPr>
            <w:tcW w:w="2037" w:type="dxa"/>
            <w:shd w:val="clear" w:color="auto" w:fill="F2F2F2"/>
          </w:tcPr>
          <w:p w14:paraId="7A4789A5" w14:textId="77777777" w:rsidR="00CE0AF4" w:rsidRDefault="00CE0AF4" w:rsidP="00B66B20"/>
        </w:tc>
      </w:tr>
      <w:tr w:rsidR="00CE0AF4" w14:paraId="2B0D9FE7" w14:textId="77777777" w:rsidTr="004B3FD0">
        <w:trPr>
          <w:trHeight w:val="522"/>
        </w:trPr>
        <w:tc>
          <w:tcPr>
            <w:tcW w:w="1413" w:type="dxa"/>
            <w:shd w:val="clear" w:color="auto" w:fill="F2F2F2"/>
          </w:tcPr>
          <w:p w14:paraId="18B5B728" w14:textId="77777777" w:rsidR="00CE0AF4" w:rsidRDefault="00CE0AF4" w:rsidP="00B66B20">
            <w:pPr>
              <w:rPr>
                <w:rFonts w:ascii="仿宋" w:eastAsia="仿宋" w:hAnsi="仿宋"/>
              </w:rPr>
            </w:pPr>
            <w:r>
              <w:rPr>
                <w:rFonts w:ascii="仿宋" w:eastAsia="仿宋" w:hAnsi="仿宋" w:hint="eastAsia"/>
              </w:rPr>
              <w:t>S_REGION</w:t>
            </w:r>
          </w:p>
        </w:tc>
        <w:tc>
          <w:tcPr>
            <w:tcW w:w="1184" w:type="dxa"/>
            <w:shd w:val="clear" w:color="auto" w:fill="F2F2F2"/>
          </w:tcPr>
          <w:p w14:paraId="0E403B06" w14:textId="77777777" w:rsidR="00CE0AF4" w:rsidRDefault="00CE0AF4" w:rsidP="00B66B20">
            <w:pPr>
              <w:rPr>
                <w:rFonts w:ascii="仿宋" w:eastAsia="仿宋" w:hAnsi="仿宋"/>
              </w:rPr>
            </w:pPr>
            <w:r>
              <w:rPr>
                <w:rFonts w:ascii="仿宋" w:eastAsia="仿宋" w:hAnsi="仿宋" w:hint="eastAsia"/>
              </w:rPr>
              <w:t>所属院系</w:t>
            </w:r>
          </w:p>
        </w:tc>
        <w:tc>
          <w:tcPr>
            <w:tcW w:w="1365" w:type="dxa"/>
            <w:shd w:val="clear" w:color="auto" w:fill="F2F2F2"/>
          </w:tcPr>
          <w:p w14:paraId="5124FF37" w14:textId="77777777" w:rsidR="00CE0AF4" w:rsidRDefault="00CE0AF4" w:rsidP="00B66B20">
            <w:pPr>
              <w:rPr>
                <w:rFonts w:ascii="仿宋" w:eastAsia="仿宋" w:hAnsi="仿宋"/>
              </w:rPr>
            </w:pPr>
            <w:r>
              <w:rPr>
                <w:rFonts w:ascii="仿宋" w:eastAsia="仿宋" w:hAnsi="仿宋" w:hint="eastAsia"/>
              </w:rPr>
              <w:t>VARCHAR(256)</w:t>
            </w:r>
          </w:p>
        </w:tc>
        <w:tc>
          <w:tcPr>
            <w:tcW w:w="1117" w:type="dxa"/>
            <w:shd w:val="clear" w:color="auto" w:fill="F2F2F2"/>
          </w:tcPr>
          <w:p w14:paraId="135FB700" w14:textId="77777777" w:rsidR="00CE0AF4" w:rsidRDefault="00CE0AF4" w:rsidP="00B66B20">
            <w:pPr>
              <w:rPr>
                <w:rFonts w:ascii="仿宋" w:eastAsia="仿宋" w:hAnsi="仿宋"/>
              </w:rPr>
            </w:pPr>
          </w:p>
        </w:tc>
        <w:tc>
          <w:tcPr>
            <w:tcW w:w="1153" w:type="dxa"/>
            <w:shd w:val="clear" w:color="auto" w:fill="F2F2F2"/>
          </w:tcPr>
          <w:p w14:paraId="59FC428E" w14:textId="77777777" w:rsidR="00CE0AF4" w:rsidRDefault="00CE0AF4" w:rsidP="00B66B20">
            <w:pPr>
              <w:rPr>
                <w:rFonts w:ascii="仿宋" w:eastAsia="仿宋" w:hAnsi="仿宋"/>
              </w:rPr>
            </w:pPr>
            <w:r>
              <w:rPr>
                <w:rFonts w:ascii="仿宋" w:eastAsia="仿宋" w:hAnsi="仿宋" w:hint="eastAsia"/>
              </w:rPr>
              <w:t>是</w:t>
            </w:r>
          </w:p>
        </w:tc>
        <w:tc>
          <w:tcPr>
            <w:tcW w:w="2037" w:type="dxa"/>
            <w:shd w:val="clear" w:color="auto" w:fill="F2F2F2"/>
          </w:tcPr>
          <w:p w14:paraId="3D922D55" w14:textId="77777777" w:rsidR="00CE0AF4" w:rsidRDefault="00CE0AF4" w:rsidP="00B66B20">
            <w:r>
              <w:rPr>
                <w:rFonts w:hint="eastAsia"/>
              </w:rPr>
              <w:t>关联字典表：“College”</w:t>
            </w:r>
          </w:p>
          <w:p w14:paraId="2BE1F75D" w14:textId="77777777" w:rsidR="00CE0AF4" w:rsidRDefault="00CE0AF4" w:rsidP="00B66B20">
            <w:r>
              <w:t>R</w:t>
            </w:r>
            <w:r>
              <w:rPr>
                <w:rFonts w:hint="eastAsia"/>
              </w:rPr>
              <w:t>jgcx</w:t>
            </w:r>
            <w:r>
              <w:t>-</w:t>
            </w:r>
            <w:r>
              <w:rPr>
                <w:rFonts w:hint="eastAsia"/>
              </w:rPr>
              <w:t>软件工程系、w</w:t>
            </w:r>
            <w:r>
              <w:t>ljsx-</w:t>
            </w:r>
            <w:r>
              <w:rPr>
                <w:rFonts w:hint="eastAsia"/>
              </w:rPr>
              <w:t>网络技术系、</w:t>
            </w:r>
          </w:p>
          <w:p w14:paraId="16DB6A54" w14:textId="77777777" w:rsidR="00CE0AF4" w:rsidRDefault="00CE0AF4" w:rsidP="00B66B20">
            <w:r>
              <w:t>D</w:t>
            </w:r>
            <w:r>
              <w:rPr>
                <w:rFonts w:hint="eastAsia"/>
              </w:rPr>
              <w:t>zx</w:t>
            </w:r>
            <w:r>
              <w:t>-</w:t>
            </w:r>
            <w:r>
              <w:rPr>
                <w:rFonts w:hint="eastAsia"/>
              </w:rPr>
              <w:t>电子系、</w:t>
            </w:r>
          </w:p>
          <w:p w14:paraId="7A8ACD30" w14:textId="77777777" w:rsidR="00CE0AF4" w:rsidRDefault="00CE0AF4" w:rsidP="00B66B20">
            <w:r>
              <w:t>Jsjx-</w:t>
            </w:r>
            <w:r>
              <w:rPr>
                <w:rFonts w:hint="eastAsia"/>
              </w:rPr>
              <w:t>计算机系、</w:t>
            </w:r>
          </w:p>
          <w:p w14:paraId="39EE9EE0" w14:textId="77777777" w:rsidR="00CE0AF4" w:rsidRDefault="00CE0AF4" w:rsidP="00B66B20">
            <w:r>
              <w:t>Y</w:t>
            </w:r>
            <w:r>
              <w:rPr>
                <w:rFonts w:hint="eastAsia"/>
              </w:rPr>
              <w:t>xx</w:t>
            </w:r>
            <w:r>
              <w:t>-</w:t>
            </w:r>
            <w:r>
              <w:rPr>
                <w:rFonts w:hint="eastAsia"/>
              </w:rPr>
              <w:t>游戏系、</w:t>
            </w:r>
          </w:p>
          <w:p w14:paraId="1251DBB5" w14:textId="77777777" w:rsidR="00CE0AF4" w:rsidRDefault="00CE0AF4" w:rsidP="00B66B20">
            <w:r>
              <w:t>S</w:t>
            </w:r>
            <w:r>
              <w:rPr>
                <w:rFonts w:hint="eastAsia"/>
              </w:rPr>
              <w:t>mm</w:t>
            </w:r>
            <w:r>
              <w:t>tx-</w:t>
            </w:r>
            <w:r>
              <w:rPr>
                <w:rFonts w:hint="eastAsia"/>
              </w:rPr>
              <w:t>数码媒体系、</w:t>
            </w:r>
          </w:p>
          <w:p w14:paraId="69666A8B" w14:textId="77777777" w:rsidR="00CE0AF4" w:rsidRDefault="00CE0AF4" w:rsidP="00B66B20">
            <w:r>
              <w:t>G</w:t>
            </w:r>
            <w:r>
              <w:rPr>
                <w:rFonts w:hint="eastAsia"/>
              </w:rPr>
              <w:t>lx</w:t>
            </w:r>
            <w:r>
              <w:t>-</w:t>
            </w:r>
            <w:r>
              <w:rPr>
                <w:rFonts w:hint="eastAsia"/>
              </w:rPr>
              <w:t>管理系、</w:t>
            </w:r>
          </w:p>
          <w:p w14:paraId="191254C1" w14:textId="77777777" w:rsidR="00CE0AF4" w:rsidRDefault="00CE0AF4" w:rsidP="00B66B20">
            <w:r>
              <w:lastRenderedPageBreak/>
              <w:t>G</w:t>
            </w:r>
            <w:r>
              <w:rPr>
                <w:rFonts w:hint="eastAsia"/>
              </w:rPr>
              <w:t>jjmx</w:t>
            </w:r>
            <w:r>
              <w:t>-</w:t>
            </w:r>
            <w:r>
              <w:rPr>
                <w:rFonts w:hint="eastAsia"/>
              </w:rPr>
              <w:t>国际经贸系、</w:t>
            </w:r>
          </w:p>
          <w:p w14:paraId="6F4A260F" w14:textId="77777777" w:rsidR="00CE0AF4" w:rsidRDefault="00CE0AF4" w:rsidP="00B66B20">
            <w:r>
              <w:t>C</w:t>
            </w:r>
            <w:r>
              <w:rPr>
                <w:rFonts w:hint="eastAsia"/>
              </w:rPr>
              <w:t>kx</w:t>
            </w:r>
            <w:r>
              <w:t>-</w:t>
            </w:r>
            <w:r>
              <w:rPr>
                <w:rFonts w:hint="eastAsia"/>
              </w:rPr>
              <w:t>财会系、</w:t>
            </w:r>
          </w:p>
          <w:p w14:paraId="0AA30543" w14:textId="77777777" w:rsidR="00CE0AF4" w:rsidRDefault="00CE0AF4" w:rsidP="00B66B20">
            <w:r>
              <w:t>Wyx-</w:t>
            </w:r>
            <w:r>
              <w:rPr>
                <w:rFonts w:hint="eastAsia"/>
              </w:rPr>
              <w:t>外语系</w:t>
            </w:r>
          </w:p>
        </w:tc>
      </w:tr>
      <w:tr w:rsidR="00CE0AF4" w14:paraId="4C9B25C2" w14:textId="77777777" w:rsidTr="004B3FD0">
        <w:trPr>
          <w:trHeight w:val="522"/>
        </w:trPr>
        <w:tc>
          <w:tcPr>
            <w:tcW w:w="1413" w:type="dxa"/>
            <w:shd w:val="clear" w:color="auto" w:fill="F2F2F2"/>
          </w:tcPr>
          <w:p w14:paraId="44BC1C1D" w14:textId="77777777" w:rsidR="00CE0AF4" w:rsidRDefault="00CE0AF4" w:rsidP="00B66B20">
            <w:pPr>
              <w:rPr>
                <w:rFonts w:ascii="仿宋" w:eastAsia="仿宋" w:hAnsi="仿宋"/>
              </w:rPr>
            </w:pPr>
            <w:r>
              <w:rPr>
                <w:rFonts w:ascii="仿宋" w:eastAsia="仿宋" w:hAnsi="仿宋"/>
              </w:rPr>
              <w:lastRenderedPageBreak/>
              <w:t>S_TUITION</w:t>
            </w:r>
          </w:p>
        </w:tc>
        <w:tc>
          <w:tcPr>
            <w:tcW w:w="1184" w:type="dxa"/>
            <w:shd w:val="clear" w:color="auto" w:fill="F2F2F2"/>
          </w:tcPr>
          <w:p w14:paraId="7F8F4B0A" w14:textId="77777777" w:rsidR="00CE0AF4" w:rsidRDefault="00CE0AF4" w:rsidP="00B66B20">
            <w:pPr>
              <w:rPr>
                <w:rFonts w:ascii="仿宋" w:eastAsia="仿宋" w:hAnsi="仿宋"/>
              </w:rPr>
            </w:pPr>
            <w:r>
              <w:rPr>
                <w:rFonts w:ascii="仿宋" w:eastAsia="仿宋" w:hAnsi="仿宋" w:hint="eastAsia"/>
              </w:rPr>
              <w:t>学费</w:t>
            </w:r>
          </w:p>
        </w:tc>
        <w:tc>
          <w:tcPr>
            <w:tcW w:w="1365" w:type="dxa"/>
            <w:shd w:val="clear" w:color="auto" w:fill="F2F2F2"/>
          </w:tcPr>
          <w:p w14:paraId="373EBBEA" w14:textId="77777777" w:rsidR="00CE0AF4" w:rsidRDefault="00CE0AF4" w:rsidP="00B66B20">
            <w:pPr>
              <w:rPr>
                <w:rFonts w:ascii="仿宋" w:eastAsia="仿宋" w:hAnsi="仿宋"/>
              </w:rPr>
            </w:pPr>
            <w:r>
              <w:rPr>
                <w:rFonts w:ascii="仿宋" w:eastAsia="仿宋" w:hAnsi="仿宋"/>
              </w:rPr>
              <w:t>VARCHAR(256)</w:t>
            </w:r>
          </w:p>
        </w:tc>
        <w:tc>
          <w:tcPr>
            <w:tcW w:w="1117" w:type="dxa"/>
            <w:shd w:val="clear" w:color="auto" w:fill="F2F2F2"/>
          </w:tcPr>
          <w:p w14:paraId="7CBBCE74" w14:textId="77777777" w:rsidR="00CE0AF4" w:rsidRDefault="00CE0AF4" w:rsidP="00B66B20">
            <w:pPr>
              <w:rPr>
                <w:rFonts w:ascii="仿宋" w:eastAsia="仿宋" w:hAnsi="仿宋"/>
              </w:rPr>
            </w:pPr>
          </w:p>
        </w:tc>
        <w:tc>
          <w:tcPr>
            <w:tcW w:w="1153" w:type="dxa"/>
            <w:shd w:val="clear" w:color="auto" w:fill="F2F2F2"/>
          </w:tcPr>
          <w:p w14:paraId="4BEC3F29"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413FEE06" w14:textId="77777777" w:rsidR="00CE0AF4" w:rsidRDefault="00CE0AF4" w:rsidP="00B66B20"/>
        </w:tc>
      </w:tr>
      <w:tr w:rsidR="00CE0AF4" w14:paraId="3AD9E2B5" w14:textId="77777777" w:rsidTr="004B3FD0">
        <w:trPr>
          <w:trHeight w:val="522"/>
        </w:trPr>
        <w:tc>
          <w:tcPr>
            <w:tcW w:w="1413" w:type="dxa"/>
            <w:shd w:val="clear" w:color="auto" w:fill="F2F2F2"/>
          </w:tcPr>
          <w:p w14:paraId="77046B8D" w14:textId="77777777" w:rsidR="00CE0AF4" w:rsidRDefault="00CE0AF4" w:rsidP="00B66B20">
            <w:pPr>
              <w:rPr>
                <w:rFonts w:ascii="仿宋" w:eastAsia="仿宋" w:hAnsi="仿宋"/>
              </w:rPr>
            </w:pPr>
            <w:r>
              <w:rPr>
                <w:rFonts w:ascii="仿宋" w:eastAsia="仿宋" w:hAnsi="仿宋" w:hint="eastAsia"/>
              </w:rPr>
              <w:t>S_COUNT</w:t>
            </w:r>
            <w:r>
              <w:rPr>
                <w:rFonts w:ascii="仿宋" w:eastAsia="仿宋" w:hAnsi="仿宋"/>
              </w:rPr>
              <w:t>_ENROL</w:t>
            </w:r>
          </w:p>
        </w:tc>
        <w:tc>
          <w:tcPr>
            <w:tcW w:w="1184" w:type="dxa"/>
            <w:shd w:val="clear" w:color="auto" w:fill="F2F2F2"/>
          </w:tcPr>
          <w:p w14:paraId="7F9EE586" w14:textId="77777777" w:rsidR="00CE0AF4" w:rsidRDefault="00CE0AF4" w:rsidP="00B66B20">
            <w:pPr>
              <w:rPr>
                <w:rFonts w:ascii="仿宋" w:eastAsia="仿宋" w:hAnsi="仿宋"/>
              </w:rPr>
            </w:pPr>
            <w:r>
              <w:rPr>
                <w:rFonts w:ascii="仿宋" w:eastAsia="仿宋" w:hAnsi="仿宋" w:hint="eastAsia"/>
              </w:rPr>
              <w:t>计划内招生人数</w:t>
            </w:r>
          </w:p>
        </w:tc>
        <w:tc>
          <w:tcPr>
            <w:tcW w:w="1365" w:type="dxa"/>
            <w:shd w:val="clear" w:color="auto" w:fill="F2F2F2"/>
          </w:tcPr>
          <w:p w14:paraId="0DD835B3" w14:textId="77777777" w:rsidR="00CE0AF4" w:rsidRDefault="00CE0AF4" w:rsidP="00B66B20">
            <w:pPr>
              <w:jc w:val="center"/>
              <w:rPr>
                <w:rFonts w:ascii="仿宋" w:eastAsia="仿宋" w:hAnsi="仿宋"/>
              </w:rPr>
            </w:pPr>
            <w:r>
              <w:rPr>
                <w:rFonts w:ascii="仿宋" w:eastAsia="仿宋" w:hAnsi="仿宋"/>
              </w:rPr>
              <w:t>INT</w:t>
            </w:r>
          </w:p>
        </w:tc>
        <w:tc>
          <w:tcPr>
            <w:tcW w:w="1117" w:type="dxa"/>
            <w:shd w:val="clear" w:color="auto" w:fill="F2F2F2"/>
          </w:tcPr>
          <w:p w14:paraId="3A90DCC9" w14:textId="77777777" w:rsidR="00CE0AF4" w:rsidRDefault="00CE0AF4" w:rsidP="00B66B20">
            <w:pPr>
              <w:rPr>
                <w:rFonts w:ascii="仿宋" w:eastAsia="仿宋" w:hAnsi="仿宋"/>
              </w:rPr>
            </w:pPr>
          </w:p>
        </w:tc>
        <w:tc>
          <w:tcPr>
            <w:tcW w:w="1153" w:type="dxa"/>
            <w:shd w:val="clear" w:color="auto" w:fill="F2F2F2"/>
          </w:tcPr>
          <w:p w14:paraId="6272CCCE"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6927E71B" w14:textId="77777777" w:rsidR="00CE0AF4" w:rsidRDefault="00CE0AF4" w:rsidP="00B66B20"/>
        </w:tc>
      </w:tr>
      <w:tr w:rsidR="00CE0AF4" w14:paraId="7B656BD9" w14:textId="77777777" w:rsidTr="004B3FD0">
        <w:trPr>
          <w:trHeight w:val="522"/>
        </w:trPr>
        <w:tc>
          <w:tcPr>
            <w:tcW w:w="1413" w:type="dxa"/>
            <w:shd w:val="clear" w:color="auto" w:fill="F2F2F2"/>
          </w:tcPr>
          <w:p w14:paraId="53DB02CF" w14:textId="77777777" w:rsidR="00CE0AF4" w:rsidRDefault="00CE0AF4" w:rsidP="00B66B20">
            <w:pPr>
              <w:rPr>
                <w:rFonts w:ascii="仿宋" w:eastAsia="仿宋" w:hAnsi="仿宋"/>
              </w:rPr>
            </w:pPr>
            <w:r>
              <w:rPr>
                <w:rFonts w:ascii="仿宋" w:eastAsia="仿宋" w:hAnsi="仿宋" w:hint="eastAsia"/>
              </w:rPr>
              <w:t>S_COUNT</w:t>
            </w:r>
            <w:r>
              <w:rPr>
                <w:rFonts w:ascii="仿宋" w:eastAsia="仿宋" w:hAnsi="仿宋"/>
              </w:rPr>
              <w:t>_EXT_RNROL</w:t>
            </w:r>
          </w:p>
        </w:tc>
        <w:tc>
          <w:tcPr>
            <w:tcW w:w="1184" w:type="dxa"/>
            <w:shd w:val="clear" w:color="auto" w:fill="F2F2F2"/>
          </w:tcPr>
          <w:p w14:paraId="14079CDD" w14:textId="77777777" w:rsidR="00CE0AF4" w:rsidRDefault="00CE0AF4" w:rsidP="00B66B20">
            <w:pPr>
              <w:rPr>
                <w:rFonts w:ascii="仿宋" w:eastAsia="仿宋" w:hAnsi="仿宋"/>
              </w:rPr>
            </w:pPr>
            <w:r>
              <w:rPr>
                <w:rFonts w:ascii="仿宋" w:eastAsia="仿宋" w:hAnsi="仿宋" w:hint="eastAsia"/>
              </w:rPr>
              <w:t>补录人数</w:t>
            </w:r>
          </w:p>
        </w:tc>
        <w:tc>
          <w:tcPr>
            <w:tcW w:w="1365" w:type="dxa"/>
            <w:shd w:val="clear" w:color="auto" w:fill="F2F2F2"/>
          </w:tcPr>
          <w:p w14:paraId="03197FB7" w14:textId="77777777" w:rsidR="00CE0AF4" w:rsidRDefault="00CE0AF4" w:rsidP="00B66B20">
            <w:pPr>
              <w:jc w:val="center"/>
              <w:rPr>
                <w:rFonts w:ascii="仿宋" w:eastAsia="仿宋" w:hAnsi="仿宋"/>
              </w:rPr>
            </w:pPr>
            <w:r>
              <w:rPr>
                <w:rFonts w:ascii="仿宋" w:eastAsia="仿宋" w:hAnsi="仿宋" w:hint="eastAsia"/>
              </w:rPr>
              <w:t>INT</w:t>
            </w:r>
          </w:p>
        </w:tc>
        <w:tc>
          <w:tcPr>
            <w:tcW w:w="1117" w:type="dxa"/>
            <w:shd w:val="clear" w:color="auto" w:fill="F2F2F2"/>
          </w:tcPr>
          <w:p w14:paraId="04453027" w14:textId="77777777" w:rsidR="00CE0AF4" w:rsidRDefault="00CE0AF4" w:rsidP="00B66B20">
            <w:pPr>
              <w:rPr>
                <w:rFonts w:ascii="仿宋" w:eastAsia="仿宋" w:hAnsi="仿宋"/>
              </w:rPr>
            </w:pPr>
          </w:p>
        </w:tc>
        <w:tc>
          <w:tcPr>
            <w:tcW w:w="1153" w:type="dxa"/>
            <w:shd w:val="clear" w:color="auto" w:fill="F2F2F2"/>
          </w:tcPr>
          <w:p w14:paraId="6D550323"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716644AC" w14:textId="77777777" w:rsidR="00CE0AF4" w:rsidRDefault="00CE0AF4" w:rsidP="00B66B20"/>
        </w:tc>
      </w:tr>
      <w:tr w:rsidR="00CE0AF4" w14:paraId="0E1BA981" w14:textId="77777777" w:rsidTr="004B3FD0">
        <w:trPr>
          <w:trHeight w:val="522"/>
        </w:trPr>
        <w:tc>
          <w:tcPr>
            <w:tcW w:w="1413" w:type="dxa"/>
            <w:shd w:val="clear" w:color="auto" w:fill="F2F2F2"/>
          </w:tcPr>
          <w:p w14:paraId="7CE75D4A" w14:textId="77777777" w:rsidR="00CE0AF4" w:rsidRDefault="00CE0AF4" w:rsidP="00B66B20">
            <w:pPr>
              <w:rPr>
                <w:rFonts w:ascii="仿宋" w:eastAsia="仿宋" w:hAnsi="仿宋"/>
              </w:rPr>
            </w:pPr>
            <w:r>
              <w:rPr>
                <w:rFonts w:ascii="仿宋" w:eastAsia="仿宋" w:hAnsi="仿宋"/>
              </w:rPr>
              <w:t>DB</w:t>
            </w:r>
            <w:r>
              <w:rPr>
                <w:rFonts w:ascii="仿宋" w:eastAsia="仿宋" w:hAnsi="仿宋" w:hint="eastAsia"/>
              </w:rPr>
              <w:t>_</w:t>
            </w:r>
            <w:r>
              <w:rPr>
                <w:rFonts w:ascii="仿宋" w:eastAsia="仿宋" w:hAnsi="仿宋"/>
              </w:rPr>
              <w:t>ENROL_SCORE</w:t>
            </w:r>
          </w:p>
        </w:tc>
        <w:tc>
          <w:tcPr>
            <w:tcW w:w="1184" w:type="dxa"/>
            <w:shd w:val="clear" w:color="auto" w:fill="F2F2F2"/>
          </w:tcPr>
          <w:p w14:paraId="52F2CAA8" w14:textId="77777777" w:rsidR="00CE0AF4" w:rsidRDefault="00CE0AF4" w:rsidP="00B66B20">
            <w:pPr>
              <w:rPr>
                <w:rFonts w:ascii="仿宋" w:eastAsia="仿宋" w:hAnsi="仿宋"/>
              </w:rPr>
            </w:pPr>
            <w:r>
              <w:rPr>
                <w:rFonts w:ascii="仿宋" w:eastAsia="仿宋" w:hAnsi="仿宋" w:hint="eastAsia"/>
              </w:rPr>
              <w:t>录取分数线</w:t>
            </w:r>
          </w:p>
        </w:tc>
        <w:tc>
          <w:tcPr>
            <w:tcW w:w="1365" w:type="dxa"/>
            <w:shd w:val="clear" w:color="auto" w:fill="F2F2F2"/>
          </w:tcPr>
          <w:p w14:paraId="475562BA" w14:textId="77777777" w:rsidR="00CE0AF4" w:rsidRDefault="00CE0AF4" w:rsidP="00B66B20">
            <w:pPr>
              <w:jc w:val="center"/>
              <w:rPr>
                <w:rFonts w:ascii="仿宋" w:eastAsia="仿宋" w:hAnsi="仿宋"/>
              </w:rPr>
            </w:pPr>
            <w:r>
              <w:rPr>
                <w:rFonts w:ascii="仿宋" w:eastAsia="仿宋" w:hAnsi="仿宋" w:hint="eastAsia"/>
              </w:rPr>
              <w:t>D</w:t>
            </w:r>
            <w:r>
              <w:rPr>
                <w:rFonts w:ascii="仿宋" w:eastAsia="仿宋" w:hAnsi="仿宋"/>
              </w:rPr>
              <w:t>OUBLE</w:t>
            </w:r>
          </w:p>
        </w:tc>
        <w:tc>
          <w:tcPr>
            <w:tcW w:w="1117" w:type="dxa"/>
            <w:shd w:val="clear" w:color="auto" w:fill="F2F2F2"/>
          </w:tcPr>
          <w:p w14:paraId="31B94F4A" w14:textId="77777777" w:rsidR="00CE0AF4" w:rsidRDefault="00CE0AF4" w:rsidP="00B66B20">
            <w:pPr>
              <w:rPr>
                <w:rFonts w:ascii="仿宋" w:eastAsia="仿宋" w:hAnsi="仿宋"/>
              </w:rPr>
            </w:pPr>
          </w:p>
        </w:tc>
        <w:tc>
          <w:tcPr>
            <w:tcW w:w="1153" w:type="dxa"/>
            <w:shd w:val="clear" w:color="auto" w:fill="F2F2F2"/>
          </w:tcPr>
          <w:p w14:paraId="2D239BEE"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4A21CF54" w14:textId="77777777" w:rsidR="00CE0AF4" w:rsidRDefault="00CE0AF4" w:rsidP="00B66B20"/>
        </w:tc>
      </w:tr>
      <w:tr w:rsidR="00CE0AF4" w14:paraId="55230C90" w14:textId="77777777" w:rsidTr="004B3FD0">
        <w:trPr>
          <w:trHeight w:val="522"/>
        </w:trPr>
        <w:tc>
          <w:tcPr>
            <w:tcW w:w="1413" w:type="dxa"/>
            <w:shd w:val="clear" w:color="auto" w:fill="F2F2F2"/>
          </w:tcPr>
          <w:p w14:paraId="56426120" w14:textId="77777777" w:rsidR="00CE0AF4" w:rsidRDefault="00CE0AF4" w:rsidP="00B66B20">
            <w:pPr>
              <w:rPr>
                <w:rFonts w:ascii="仿宋" w:eastAsia="仿宋" w:hAnsi="仿宋"/>
              </w:rPr>
            </w:pPr>
            <w:r>
              <w:rPr>
                <w:rFonts w:ascii="仿宋" w:eastAsia="仿宋" w:hAnsi="仿宋" w:hint="eastAsia"/>
              </w:rPr>
              <w:t>S_REMARK</w:t>
            </w:r>
          </w:p>
        </w:tc>
        <w:tc>
          <w:tcPr>
            <w:tcW w:w="1184" w:type="dxa"/>
            <w:shd w:val="clear" w:color="auto" w:fill="F2F2F2"/>
          </w:tcPr>
          <w:p w14:paraId="4B94E95B" w14:textId="77777777" w:rsidR="00CE0AF4" w:rsidRDefault="00CE0AF4" w:rsidP="00B66B20">
            <w:pPr>
              <w:rPr>
                <w:rFonts w:ascii="仿宋" w:eastAsia="仿宋" w:hAnsi="仿宋"/>
              </w:rPr>
            </w:pPr>
            <w:r>
              <w:rPr>
                <w:rFonts w:ascii="仿宋" w:eastAsia="仿宋" w:hAnsi="仿宋" w:hint="eastAsia"/>
              </w:rPr>
              <w:t>备注</w:t>
            </w:r>
          </w:p>
        </w:tc>
        <w:tc>
          <w:tcPr>
            <w:tcW w:w="1365" w:type="dxa"/>
            <w:shd w:val="clear" w:color="auto" w:fill="F2F2F2"/>
          </w:tcPr>
          <w:p w14:paraId="2AC93502" w14:textId="77777777" w:rsidR="00CE0AF4" w:rsidRDefault="00CE0AF4" w:rsidP="00B66B20">
            <w:pPr>
              <w:rPr>
                <w:rFonts w:ascii="仿宋" w:eastAsia="仿宋" w:hAnsi="仿宋"/>
              </w:rPr>
            </w:pPr>
            <w:r>
              <w:rPr>
                <w:rFonts w:ascii="仿宋" w:eastAsia="仿宋" w:hAnsi="仿宋" w:hint="eastAsia"/>
              </w:rPr>
              <w:t>VARCHAR(200)</w:t>
            </w:r>
          </w:p>
        </w:tc>
        <w:tc>
          <w:tcPr>
            <w:tcW w:w="1117" w:type="dxa"/>
            <w:shd w:val="clear" w:color="auto" w:fill="F2F2F2"/>
          </w:tcPr>
          <w:p w14:paraId="04034541" w14:textId="77777777" w:rsidR="00CE0AF4" w:rsidRDefault="00CE0AF4" w:rsidP="00B66B20">
            <w:pPr>
              <w:rPr>
                <w:rFonts w:ascii="仿宋" w:eastAsia="仿宋" w:hAnsi="仿宋"/>
              </w:rPr>
            </w:pPr>
          </w:p>
        </w:tc>
        <w:tc>
          <w:tcPr>
            <w:tcW w:w="1153" w:type="dxa"/>
            <w:shd w:val="clear" w:color="auto" w:fill="F2F2F2"/>
          </w:tcPr>
          <w:p w14:paraId="0C847295"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502C78CC" w14:textId="77777777" w:rsidR="00CE0AF4" w:rsidRDefault="00CE0AF4" w:rsidP="00B66B20"/>
        </w:tc>
      </w:tr>
      <w:tr w:rsidR="00CE0AF4" w14:paraId="1D21DF27" w14:textId="77777777" w:rsidTr="004B3FD0">
        <w:trPr>
          <w:trHeight w:val="522"/>
        </w:trPr>
        <w:tc>
          <w:tcPr>
            <w:tcW w:w="1413" w:type="dxa"/>
            <w:shd w:val="clear" w:color="auto" w:fill="F2F2F2"/>
          </w:tcPr>
          <w:p w14:paraId="3CA5E414" w14:textId="77777777" w:rsidR="00CE0AF4" w:rsidRDefault="00CE0AF4" w:rsidP="00B66B20">
            <w:pPr>
              <w:rPr>
                <w:rFonts w:ascii="仿宋" w:eastAsia="仿宋" w:hAnsi="仿宋"/>
              </w:rPr>
            </w:pPr>
            <w:r>
              <w:rPr>
                <w:rFonts w:ascii="仿宋" w:eastAsia="仿宋" w:hAnsi="仿宋" w:hint="eastAsia"/>
              </w:rPr>
              <w:t>C_VALID_FLAG</w:t>
            </w:r>
          </w:p>
        </w:tc>
        <w:tc>
          <w:tcPr>
            <w:tcW w:w="1184" w:type="dxa"/>
            <w:shd w:val="clear" w:color="auto" w:fill="F2F2F2"/>
          </w:tcPr>
          <w:p w14:paraId="432B9F18" w14:textId="77777777" w:rsidR="00CE0AF4" w:rsidRDefault="00CE0AF4" w:rsidP="00B66B20">
            <w:pPr>
              <w:rPr>
                <w:rFonts w:ascii="仿宋" w:eastAsia="仿宋" w:hAnsi="仿宋"/>
              </w:rPr>
            </w:pPr>
            <w:r>
              <w:rPr>
                <w:rFonts w:ascii="仿宋" w:eastAsia="仿宋" w:hAnsi="仿宋" w:hint="eastAsia"/>
              </w:rPr>
              <w:t>数据状态</w:t>
            </w:r>
          </w:p>
        </w:tc>
        <w:tc>
          <w:tcPr>
            <w:tcW w:w="1365" w:type="dxa"/>
            <w:shd w:val="clear" w:color="auto" w:fill="F2F2F2"/>
          </w:tcPr>
          <w:p w14:paraId="7B832EA9" w14:textId="77777777" w:rsidR="00CE0AF4" w:rsidRDefault="00CE0AF4" w:rsidP="00B66B20">
            <w:pPr>
              <w:rPr>
                <w:rFonts w:ascii="仿宋" w:eastAsia="仿宋" w:hAnsi="仿宋"/>
              </w:rPr>
            </w:pPr>
            <w:r>
              <w:rPr>
                <w:rFonts w:ascii="仿宋" w:eastAsia="仿宋" w:hAnsi="仿宋" w:hint="eastAsia"/>
              </w:rPr>
              <w:t>CHAR</w:t>
            </w:r>
            <w:r>
              <w:rPr>
                <w:rFonts w:ascii="仿宋" w:eastAsia="仿宋" w:hAnsi="仿宋"/>
              </w:rPr>
              <w:t>(1)</w:t>
            </w:r>
          </w:p>
        </w:tc>
        <w:tc>
          <w:tcPr>
            <w:tcW w:w="1117" w:type="dxa"/>
            <w:shd w:val="clear" w:color="auto" w:fill="F2F2F2"/>
          </w:tcPr>
          <w:p w14:paraId="72A20C84" w14:textId="77777777" w:rsidR="00CE0AF4" w:rsidRDefault="00CE0AF4" w:rsidP="00B66B20">
            <w:pPr>
              <w:rPr>
                <w:rFonts w:ascii="仿宋" w:eastAsia="仿宋" w:hAnsi="仿宋"/>
              </w:rPr>
            </w:pPr>
          </w:p>
        </w:tc>
        <w:tc>
          <w:tcPr>
            <w:tcW w:w="1153" w:type="dxa"/>
            <w:shd w:val="clear" w:color="auto" w:fill="F2F2F2"/>
          </w:tcPr>
          <w:p w14:paraId="4DC71F5C" w14:textId="77777777" w:rsidR="00CE0AF4" w:rsidRDefault="00CE0AF4" w:rsidP="00B66B20">
            <w:pPr>
              <w:tabs>
                <w:tab w:val="left" w:pos="460"/>
              </w:tabs>
              <w:rPr>
                <w:rFonts w:ascii="仿宋" w:eastAsia="仿宋" w:hAnsi="仿宋"/>
              </w:rPr>
            </w:pPr>
            <w:r>
              <w:rPr>
                <w:rFonts w:ascii="仿宋" w:eastAsia="仿宋" w:hAnsi="仿宋" w:hint="eastAsia"/>
              </w:rPr>
              <w:t>是</w:t>
            </w:r>
          </w:p>
        </w:tc>
        <w:tc>
          <w:tcPr>
            <w:tcW w:w="2037" w:type="dxa"/>
            <w:shd w:val="clear" w:color="auto" w:fill="F2F2F2"/>
          </w:tcPr>
          <w:p w14:paraId="6B0AEC8D" w14:textId="77777777" w:rsidR="00CE0AF4" w:rsidRDefault="00CE0AF4" w:rsidP="00B66B20">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14:paraId="5EA9D407" w14:textId="70D7F4A9" w:rsidR="00CE0AF4" w:rsidRPr="001E372C" w:rsidRDefault="00CE0AF4" w:rsidP="001E372C">
      <w:pPr>
        <w:pStyle w:val="af4"/>
        <w:jc w:val="center"/>
        <w:rPr>
          <w:rFonts w:ascii="黑体" w:hAnsi="黑体"/>
          <w:sz w:val="21"/>
          <w:szCs w:val="21"/>
        </w:rPr>
      </w:pPr>
    </w:p>
    <w:p w14:paraId="7C78F370" w14:textId="454CB437" w:rsidR="005F2572" w:rsidRPr="001E372C" w:rsidRDefault="005F2572" w:rsidP="001E372C">
      <w:pPr>
        <w:pStyle w:val="af4"/>
        <w:jc w:val="center"/>
        <w:rPr>
          <w:rFonts w:ascii="黑体" w:hAnsi="黑体"/>
          <w:sz w:val="21"/>
          <w:szCs w:val="21"/>
        </w:rPr>
      </w:pPr>
      <w:r w:rsidRPr="001E372C">
        <w:rPr>
          <w:rFonts w:ascii="黑体" w:hAnsi="黑体"/>
          <w:sz w:val="21"/>
          <w:szCs w:val="21"/>
        </w:rPr>
        <w:t xml:space="preserve">表格 </w:t>
      </w:r>
      <w:r w:rsidRPr="001E372C">
        <w:rPr>
          <w:rFonts w:ascii="黑体" w:hAnsi="黑体"/>
          <w:sz w:val="21"/>
          <w:szCs w:val="21"/>
        </w:rPr>
        <w:fldChar w:fldCharType="begin"/>
      </w:r>
      <w:r w:rsidRPr="001E372C">
        <w:rPr>
          <w:rFonts w:ascii="黑体" w:hAnsi="黑体"/>
          <w:sz w:val="21"/>
          <w:szCs w:val="21"/>
        </w:rPr>
        <w:instrText xml:space="preserve"> SEQ 表格 \* ARABIC </w:instrText>
      </w:r>
      <w:r w:rsidRPr="001E372C">
        <w:rPr>
          <w:rFonts w:ascii="黑体" w:hAnsi="黑体"/>
          <w:sz w:val="21"/>
          <w:szCs w:val="21"/>
        </w:rPr>
        <w:fldChar w:fldCharType="separate"/>
      </w:r>
      <w:r w:rsidR="00281776" w:rsidRPr="001E372C">
        <w:rPr>
          <w:rFonts w:ascii="黑体" w:hAnsi="黑体"/>
          <w:sz w:val="21"/>
          <w:szCs w:val="21"/>
        </w:rPr>
        <w:t>7</w:t>
      </w:r>
      <w:r w:rsidRPr="001E372C">
        <w:rPr>
          <w:rFonts w:ascii="黑体" w:hAnsi="黑体"/>
          <w:sz w:val="21"/>
          <w:szCs w:val="21"/>
        </w:rPr>
        <w:fldChar w:fldCharType="end"/>
      </w:r>
      <w:r w:rsidRPr="001E372C">
        <w:rPr>
          <w:rFonts w:ascii="黑体" w:hAnsi="黑体" w:hint="eastAsia"/>
          <w:sz w:val="21"/>
          <w:szCs w:val="21"/>
        </w:rPr>
        <w:t xml:space="preserve">  </w:t>
      </w:r>
      <w:r w:rsidRPr="001E372C">
        <w:rPr>
          <w:rFonts w:ascii="黑体" w:hAnsi="黑体"/>
          <w:sz w:val="21"/>
          <w:szCs w:val="21"/>
        </w:rPr>
        <w:t>T_RMS_AUDITINFO 院系专业修改审核</w:t>
      </w:r>
    </w:p>
    <w:tbl>
      <w:tblPr>
        <w:tblW w:w="8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1"/>
        <w:gridCol w:w="1175"/>
        <w:gridCol w:w="1353"/>
        <w:gridCol w:w="1108"/>
        <w:gridCol w:w="1144"/>
        <w:gridCol w:w="2018"/>
      </w:tblGrid>
      <w:tr w:rsidR="006746E1" w14:paraId="76DDEEA6" w14:textId="77777777" w:rsidTr="004B3FD0">
        <w:trPr>
          <w:trHeight w:val="422"/>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2BD4B284" w14:textId="77777777" w:rsidR="006746E1" w:rsidRDefault="006746E1" w:rsidP="00B66B20">
            <w:pPr>
              <w:rPr>
                <w:b/>
              </w:rPr>
            </w:pPr>
            <w:r>
              <w:rPr>
                <w:rFonts w:hint="eastAsia"/>
                <w:b/>
              </w:rPr>
              <w:t>字段</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19D13CCF" w14:textId="77777777" w:rsidR="006746E1" w:rsidRDefault="006746E1" w:rsidP="00B66B20">
            <w:pPr>
              <w:rPr>
                <w:b/>
              </w:rPr>
            </w:pPr>
            <w:r>
              <w:rPr>
                <w:rFonts w:hint="eastAsia"/>
                <w:b/>
              </w:rPr>
              <w:t>字段名称</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0B169649" w14:textId="77777777" w:rsidR="006746E1" w:rsidRDefault="006746E1" w:rsidP="00B66B20">
            <w:pPr>
              <w:rPr>
                <w:b/>
              </w:rPr>
            </w:pPr>
            <w:r>
              <w:rPr>
                <w:rFonts w:hint="eastAsia"/>
                <w:b/>
              </w:rPr>
              <w:t>类型及长度</w:t>
            </w:r>
          </w:p>
        </w:tc>
        <w:tc>
          <w:tcPr>
            <w:tcW w:w="1108" w:type="dxa"/>
            <w:tcBorders>
              <w:top w:val="single" w:sz="4" w:space="0" w:color="auto"/>
              <w:left w:val="single" w:sz="4" w:space="0" w:color="auto"/>
              <w:bottom w:val="single" w:sz="4" w:space="0" w:color="auto"/>
              <w:right w:val="single" w:sz="4" w:space="0" w:color="auto"/>
            </w:tcBorders>
            <w:shd w:val="clear" w:color="auto" w:fill="F2F2F2"/>
            <w:hideMark/>
          </w:tcPr>
          <w:p w14:paraId="7C903420" w14:textId="77777777" w:rsidR="006746E1" w:rsidRDefault="006746E1" w:rsidP="00B66B20">
            <w:pPr>
              <w:rPr>
                <w:b/>
              </w:rPr>
            </w:pPr>
            <w:r>
              <w:rPr>
                <w:rFonts w:hint="eastAsia"/>
                <w:b/>
              </w:rPr>
              <w:t>主键</w:t>
            </w:r>
            <w:r>
              <w:rPr>
                <w:b/>
              </w:rPr>
              <w:t>/</w:t>
            </w:r>
            <w:r>
              <w:rPr>
                <w:rFonts w:hint="eastAsia"/>
                <w:b/>
              </w:rPr>
              <w:t>外键</w:t>
            </w: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432CA603" w14:textId="77777777" w:rsidR="006746E1" w:rsidRDefault="006746E1" w:rsidP="00B66B20">
            <w:pPr>
              <w:rPr>
                <w:b/>
              </w:rPr>
            </w:pPr>
            <w:r>
              <w:rPr>
                <w:rFonts w:hint="eastAsia"/>
                <w:b/>
              </w:rPr>
              <w:t>是否可空</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22E99AA2" w14:textId="77777777" w:rsidR="006746E1" w:rsidRDefault="006746E1" w:rsidP="00B66B20">
            <w:pPr>
              <w:rPr>
                <w:b/>
              </w:rPr>
            </w:pPr>
            <w:r>
              <w:rPr>
                <w:rFonts w:hint="eastAsia"/>
                <w:b/>
              </w:rPr>
              <w:t>备注</w:t>
            </w:r>
          </w:p>
        </w:tc>
      </w:tr>
      <w:tr w:rsidR="006746E1" w14:paraId="328BD924" w14:textId="77777777" w:rsidTr="004B3FD0">
        <w:trPr>
          <w:trHeight w:val="887"/>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3B19402E" w14:textId="77777777" w:rsidR="006746E1" w:rsidRDefault="006746E1" w:rsidP="00B66B20">
            <w:r>
              <w:rPr>
                <w:rFonts w:ascii="仿宋" w:eastAsia="仿宋" w:hAnsi="仿宋" w:hint="eastAsia"/>
              </w:rPr>
              <w:t>N_AUDIT_NO</w:t>
            </w:r>
          </w:p>
        </w:tc>
        <w:tc>
          <w:tcPr>
            <w:tcW w:w="1175" w:type="dxa"/>
            <w:tcBorders>
              <w:top w:val="single" w:sz="4" w:space="0" w:color="auto"/>
              <w:left w:val="single" w:sz="4" w:space="0" w:color="auto"/>
              <w:bottom w:val="single" w:sz="4" w:space="0" w:color="auto"/>
              <w:right w:val="single" w:sz="4" w:space="0" w:color="auto"/>
            </w:tcBorders>
            <w:shd w:val="clear" w:color="auto" w:fill="F2F2F2"/>
          </w:tcPr>
          <w:p w14:paraId="52BFF183" w14:textId="77777777" w:rsidR="006746E1" w:rsidRDefault="006746E1" w:rsidP="00B66B20">
            <w:pPr>
              <w:rPr>
                <w:rFonts w:ascii="仿宋" w:eastAsia="仿宋" w:hAnsi="仿宋"/>
              </w:rPr>
            </w:pPr>
            <w:r>
              <w:rPr>
                <w:rFonts w:ascii="仿宋" w:eastAsia="仿宋" w:hAnsi="仿宋" w:hint="eastAsia"/>
              </w:rPr>
              <w:t>修改项ID</w:t>
            </w:r>
          </w:p>
          <w:p w14:paraId="28A10F66" w14:textId="77777777" w:rsidR="006746E1" w:rsidRDefault="006746E1" w:rsidP="00B66B20"/>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45D8899B" w14:textId="77777777" w:rsidR="006746E1" w:rsidRDefault="006746E1" w:rsidP="00B66B20">
            <w:r>
              <w:rPr>
                <w:rFonts w:ascii="仿宋" w:eastAsia="仿宋" w:hAnsi="仿宋" w:hint="eastAsia"/>
              </w:rPr>
              <w:t>INT</w:t>
            </w:r>
          </w:p>
        </w:tc>
        <w:tc>
          <w:tcPr>
            <w:tcW w:w="1108" w:type="dxa"/>
            <w:tcBorders>
              <w:top w:val="single" w:sz="4" w:space="0" w:color="auto"/>
              <w:left w:val="single" w:sz="4" w:space="0" w:color="auto"/>
              <w:bottom w:val="single" w:sz="4" w:space="0" w:color="auto"/>
              <w:right w:val="single" w:sz="4" w:space="0" w:color="auto"/>
            </w:tcBorders>
            <w:shd w:val="clear" w:color="auto" w:fill="F2F2F2"/>
            <w:hideMark/>
          </w:tcPr>
          <w:p w14:paraId="1F23D913" w14:textId="77777777" w:rsidR="006746E1" w:rsidRDefault="006746E1" w:rsidP="00B66B20">
            <w:r>
              <w:rPr>
                <w:rFonts w:ascii="仿宋" w:eastAsia="仿宋" w:hAnsi="仿宋" w:hint="eastAsia"/>
              </w:rPr>
              <w:t>主键</w:t>
            </w: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3D4B789B" w14:textId="77777777" w:rsidR="006746E1" w:rsidRDefault="006746E1" w:rsidP="00B66B20">
            <w:r>
              <w:rPr>
                <w:rFonts w:ascii="仿宋" w:eastAsia="仿宋" w:hAnsi="仿宋" w:hint="eastAsia"/>
              </w:rPr>
              <w:t>否</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135EAFD2" w14:textId="77777777" w:rsidR="006746E1" w:rsidRDefault="006746E1" w:rsidP="00B66B20">
            <w:r>
              <w:rPr>
                <w:rFonts w:hint="eastAsia"/>
              </w:rPr>
              <w:t>自增</w:t>
            </w:r>
          </w:p>
        </w:tc>
      </w:tr>
      <w:tr w:rsidR="006746E1" w14:paraId="320F66BB" w14:textId="77777777" w:rsidTr="004B3FD0">
        <w:trPr>
          <w:trHeight w:val="63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3A16095A" w14:textId="77777777" w:rsidR="006746E1" w:rsidRDefault="006746E1" w:rsidP="00B66B20">
            <w:pPr>
              <w:rPr>
                <w:rFonts w:ascii="仿宋" w:eastAsia="仿宋" w:hAnsi="仿宋"/>
              </w:rPr>
            </w:pPr>
            <w:r>
              <w:rPr>
                <w:rFonts w:ascii="仿宋" w:eastAsia="仿宋" w:hAnsi="仿宋" w:hint="eastAsia"/>
              </w:rPr>
              <w:t>N_</w:t>
            </w:r>
            <w:r>
              <w:rPr>
                <w:rFonts w:ascii="仿宋" w:eastAsia="仿宋" w:hAnsi="仿宋"/>
              </w:rPr>
              <w:t>DEPT</w:t>
            </w:r>
            <w:r>
              <w:rPr>
                <w:rFonts w:ascii="仿宋" w:eastAsia="仿宋" w:hAnsi="仿宋" w:hint="eastAsia"/>
              </w:rPr>
              <w:t>_NO</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7A71A246" w14:textId="77777777" w:rsidR="006746E1" w:rsidRDefault="006746E1" w:rsidP="00B66B20">
            <w:pPr>
              <w:rPr>
                <w:rFonts w:ascii="仿宋" w:eastAsia="仿宋" w:hAnsi="仿宋"/>
              </w:rPr>
            </w:pPr>
            <w:r>
              <w:rPr>
                <w:rFonts w:ascii="仿宋" w:eastAsia="仿宋" w:hAnsi="仿宋" w:hint="eastAsia"/>
              </w:rPr>
              <w:t>院系专业内部编码</w:t>
            </w:r>
          </w:p>
        </w:tc>
        <w:tc>
          <w:tcPr>
            <w:tcW w:w="1353" w:type="dxa"/>
            <w:tcBorders>
              <w:top w:val="single" w:sz="4" w:space="0" w:color="auto"/>
              <w:left w:val="single" w:sz="4" w:space="0" w:color="auto"/>
              <w:bottom w:val="single" w:sz="4" w:space="0" w:color="auto"/>
              <w:right w:val="single" w:sz="4" w:space="0" w:color="auto"/>
            </w:tcBorders>
            <w:shd w:val="clear" w:color="auto" w:fill="F2F2F2"/>
          </w:tcPr>
          <w:p w14:paraId="746B5CCD" w14:textId="77777777" w:rsidR="006746E1" w:rsidRDefault="006746E1" w:rsidP="00B66B20">
            <w:pPr>
              <w:rPr>
                <w:rFonts w:ascii="仿宋" w:eastAsia="仿宋" w:hAnsi="仿宋"/>
              </w:rPr>
            </w:pPr>
          </w:p>
          <w:p w14:paraId="55D40A99" w14:textId="77777777" w:rsidR="006746E1" w:rsidRDefault="006746E1" w:rsidP="00B66B20">
            <w:pPr>
              <w:rPr>
                <w:rFonts w:ascii="仿宋" w:eastAsia="仿宋" w:hAnsi="仿宋"/>
              </w:rPr>
            </w:pPr>
            <w:r>
              <w:rPr>
                <w:rFonts w:ascii="仿宋" w:eastAsia="仿宋" w:hAnsi="仿宋" w:hint="eastAsia"/>
              </w:rPr>
              <w:t>INT</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42A77F9A"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2ED6FFA1"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09197E50" w14:textId="77777777" w:rsidR="006746E1" w:rsidRDefault="006746E1" w:rsidP="00B66B20"/>
        </w:tc>
      </w:tr>
      <w:tr w:rsidR="006746E1" w14:paraId="3BDDF5F4" w14:textId="77777777" w:rsidTr="004B3FD0">
        <w:trPr>
          <w:trHeight w:val="63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13E4D918" w14:textId="77777777" w:rsidR="006746E1" w:rsidRDefault="006746E1" w:rsidP="00B66B20">
            <w:pPr>
              <w:rPr>
                <w:rFonts w:ascii="仿宋" w:eastAsia="仿宋" w:hAnsi="仿宋"/>
                <w:color w:val="FF0000"/>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4D693A4C" w14:textId="77777777" w:rsidR="006746E1" w:rsidRDefault="006746E1" w:rsidP="00B66B20">
            <w:pPr>
              <w:rPr>
                <w:rFonts w:ascii="仿宋" w:eastAsia="仿宋" w:hAnsi="仿宋"/>
              </w:rPr>
            </w:pPr>
            <w:r>
              <w:rPr>
                <w:rFonts w:ascii="仿宋" w:eastAsia="仿宋" w:hAnsi="仿宋" w:hint="eastAsia"/>
              </w:rPr>
              <w:t>专业代码</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58EE4183" w14:textId="77777777" w:rsidR="006746E1" w:rsidRDefault="006746E1" w:rsidP="00B66B20">
            <w:pPr>
              <w:rPr>
                <w:rFonts w:ascii="仿宋" w:eastAsia="仿宋" w:hAnsi="仿宋"/>
              </w:rPr>
            </w:pPr>
            <w:r>
              <w:rPr>
                <w:rFonts w:ascii="仿宋" w:eastAsia="仿宋" w:hAnsi="仿宋" w:hint="eastAsia"/>
              </w:rPr>
              <w:t>VARCHAR2(20)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47541881"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003CE582"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3B3D5B22" w14:textId="77777777" w:rsidR="006746E1" w:rsidRDefault="006746E1" w:rsidP="00B66B20"/>
        </w:tc>
      </w:tr>
      <w:tr w:rsidR="006746E1" w14:paraId="00443AEB" w14:textId="77777777" w:rsidTr="004B3FD0">
        <w:trPr>
          <w:trHeight w:val="63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4D316842" w14:textId="77777777" w:rsidR="006746E1" w:rsidRDefault="006746E1" w:rsidP="00B66B20">
            <w:pPr>
              <w:rPr>
                <w:rFonts w:ascii="仿宋" w:eastAsia="仿宋" w:hAnsi="仿宋"/>
                <w:color w:val="FF0000"/>
              </w:rPr>
            </w:pPr>
            <w:r>
              <w:rPr>
                <w:rFonts w:ascii="仿宋" w:eastAsia="仿宋" w:hAnsi="仿宋" w:hint="eastAsia"/>
              </w:rPr>
              <w:t>S_SHORT_NAME</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7B7984EA" w14:textId="77777777" w:rsidR="006746E1" w:rsidRDefault="006746E1" w:rsidP="00B66B20">
            <w:pPr>
              <w:rPr>
                <w:rFonts w:ascii="仿宋" w:eastAsia="仿宋" w:hAnsi="仿宋"/>
              </w:rPr>
            </w:pPr>
            <w:r>
              <w:rPr>
                <w:rFonts w:ascii="仿宋" w:eastAsia="仿宋" w:hAnsi="仿宋" w:hint="eastAsia"/>
              </w:rPr>
              <w:t>专业简称</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7FECF625" w14:textId="77777777" w:rsidR="006746E1" w:rsidRDefault="006746E1" w:rsidP="00B66B20">
            <w:pPr>
              <w:rPr>
                <w:rFonts w:ascii="仿宋" w:eastAsia="仿宋" w:hAnsi="仿宋"/>
              </w:rPr>
            </w:pPr>
            <w:r>
              <w:rPr>
                <w:rFonts w:ascii="仿宋" w:eastAsia="仿宋" w:hAnsi="仿宋" w:hint="eastAsia"/>
              </w:rPr>
              <w:t>VARCHAR2(256)</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40ABF46F"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1FCD1E11"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1B07408E" w14:textId="77777777" w:rsidR="006746E1" w:rsidRDefault="006746E1" w:rsidP="00B66B20"/>
        </w:tc>
      </w:tr>
      <w:tr w:rsidR="006746E1" w14:paraId="6EDDC31F"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5494E6BE" w14:textId="77777777" w:rsidR="006746E1" w:rsidRDefault="006746E1" w:rsidP="00B66B20">
            <w:pPr>
              <w:rPr>
                <w:rFonts w:ascii="仿宋" w:eastAsia="仿宋" w:hAnsi="仿宋"/>
              </w:rPr>
            </w:pPr>
            <w:r>
              <w:rPr>
                <w:rFonts w:ascii="仿宋" w:eastAsia="仿宋" w:hAnsi="仿宋" w:hint="eastAsia"/>
              </w:rPr>
              <w:t>S_FULL_NAME</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6F64E8A7" w14:textId="77777777" w:rsidR="006746E1" w:rsidRDefault="006746E1" w:rsidP="00B66B20">
            <w:pPr>
              <w:rPr>
                <w:rFonts w:ascii="仿宋" w:eastAsia="仿宋" w:hAnsi="仿宋"/>
              </w:rPr>
            </w:pPr>
            <w:r>
              <w:rPr>
                <w:rFonts w:ascii="仿宋" w:eastAsia="仿宋" w:hAnsi="仿宋" w:hint="eastAsia"/>
              </w:rPr>
              <w:t>专业全称</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0D3E50E6" w14:textId="77777777" w:rsidR="006746E1" w:rsidRDefault="006746E1" w:rsidP="00B66B20">
            <w:pPr>
              <w:rPr>
                <w:rFonts w:ascii="仿宋" w:eastAsia="仿宋" w:hAnsi="仿宋"/>
              </w:rPr>
            </w:pPr>
            <w:r>
              <w:rPr>
                <w:rFonts w:ascii="仿宋" w:eastAsia="仿宋" w:hAnsi="仿宋" w:hint="eastAsia"/>
              </w:rPr>
              <w:t>VARCHAR2(256)</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2AB22F58"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10CF07C2" w14:textId="77777777" w:rsidR="006746E1" w:rsidRDefault="006746E1" w:rsidP="00B66B20">
            <w:pPr>
              <w:rPr>
                <w:rFonts w:ascii="仿宋" w:eastAsia="仿宋" w:hAnsi="仿宋"/>
              </w:rPr>
            </w:pPr>
            <w:r>
              <w:rPr>
                <w:rFonts w:ascii="仿宋" w:eastAsia="仿宋" w:hAnsi="仿宋" w:hint="eastAsia"/>
              </w:rPr>
              <w:t>否</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71694735" w14:textId="77777777" w:rsidR="006746E1" w:rsidRDefault="006746E1" w:rsidP="00B66B20"/>
        </w:tc>
      </w:tr>
      <w:tr w:rsidR="006746E1" w14:paraId="618EA62A"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4C937AAA" w14:textId="77777777" w:rsidR="006746E1" w:rsidRDefault="006746E1" w:rsidP="00B66B20">
            <w:pPr>
              <w:rPr>
                <w:rFonts w:ascii="仿宋" w:eastAsia="仿宋" w:hAnsi="仿宋"/>
              </w:rPr>
            </w:pPr>
            <w:r>
              <w:rPr>
                <w:rFonts w:ascii="仿宋" w:eastAsia="仿宋" w:hAnsi="仿宋" w:hint="eastAsia"/>
              </w:rPr>
              <w:t>S_MODIFY_ITEMID</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50D5B615" w14:textId="77777777" w:rsidR="006746E1" w:rsidRDefault="006746E1" w:rsidP="00B66B20">
            <w:pPr>
              <w:rPr>
                <w:rFonts w:ascii="仿宋" w:eastAsia="仿宋" w:hAnsi="仿宋"/>
              </w:rPr>
            </w:pPr>
            <w:r>
              <w:rPr>
                <w:rFonts w:ascii="仿宋" w:eastAsia="仿宋" w:hAnsi="仿宋" w:hint="eastAsia"/>
              </w:rPr>
              <w:t>修改项ID</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31B713CE" w14:textId="77777777" w:rsidR="006746E1" w:rsidRDefault="006746E1" w:rsidP="00B66B20">
            <w:pPr>
              <w:rPr>
                <w:rFonts w:ascii="仿宋" w:eastAsia="仿宋" w:hAnsi="仿宋"/>
              </w:rPr>
            </w:pPr>
            <w:r>
              <w:rPr>
                <w:rFonts w:ascii="仿宋" w:eastAsia="仿宋" w:hAnsi="仿宋" w:hint="eastAsia"/>
              </w:rPr>
              <w:t>VARCHAR2（50）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577F86F3"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5268EC32"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1E3A24CA" w14:textId="77777777" w:rsidR="006746E1" w:rsidRDefault="006746E1" w:rsidP="00B66B20">
            <w:pPr>
              <w:rPr>
                <w:rFonts w:ascii="仿宋" w:eastAsia="仿宋" w:hAnsi="仿宋"/>
              </w:rPr>
            </w:pPr>
          </w:p>
          <w:p w14:paraId="37A21F11" w14:textId="77777777" w:rsidR="006746E1" w:rsidRDefault="006746E1" w:rsidP="00B66B20">
            <w:pPr>
              <w:ind w:firstLineChars="200" w:firstLine="420"/>
              <w:rPr>
                <w:rFonts w:ascii="仿宋" w:eastAsia="仿宋" w:hAnsi="仿宋"/>
              </w:rPr>
            </w:pPr>
          </w:p>
        </w:tc>
      </w:tr>
      <w:tr w:rsidR="006746E1" w14:paraId="62789BA7"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3889950A" w14:textId="77777777" w:rsidR="006746E1" w:rsidRDefault="006746E1" w:rsidP="00B66B20">
            <w:pPr>
              <w:rPr>
                <w:rFonts w:ascii="仿宋" w:eastAsia="仿宋" w:hAnsi="仿宋"/>
              </w:rPr>
            </w:pPr>
            <w:r>
              <w:rPr>
                <w:rFonts w:ascii="仿宋" w:eastAsia="仿宋" w:hAnsi="仿宋" w:hint="eastAsia"/>
              </w:rPr>
              <w:t>S_MODIFY_ITEM</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11277D2C" w14:textId="77777777" w:rsidR="006746E1" w:rsidRDefault="006746E1" w:rsidP="00B66B20">
            <w:pPr>
              <w:rPr>
                <w:rFonts w:ascii="仿宋" w:eastAsia="仿宋" w:hAnsi="仿宋"/>
              </w:rPr>
            </w:pPr>
            <w:r>
              <w:rPr>
                <w:rFonts w:ascii="仿宋" w:eastAsia="仿宋" w:hAnsi="仿宋" w:hint="eastAsia"/>
              </w:rPr>
              <w:t>修改项</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32F9C0F9" w14:textId="77777777" w:rsidR="006746E1" w:rsidRDefault="006746E1" w:rsidP="00B66B20">
            <w:pPr>
              <w:rPr>
                <w:rFonts w:ascii="仿宋" w:eastAsia="仿宋" w:hAnsi="仿宋"/>
              </w:rPr>
            </w:pPr>
            <w:r>
              <w:rPr>
                <w:rFonts w:ascii="仿宋" w:eastAsia="仿宋" w:hAnsi="仿宋" w:hint="eastAsia"/>
              </w:rPr>
              <w:t>VARCHAR2（20）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326CEEF1"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18176F44"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561443C4" w14:textId="77777777" w:rsidR="006746E1" w:rsidRDefault="006746E1" w:rsidP="00B66B20"/>
        </w:tc>
      </w:tr>
      <w:tr w:rsidR="006746E1" w14:paraId="5D451663"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47F8539F" w14:textId="77777777" w:rsidR="006746E1" w:rsidRDefault="006746E1" w:rsidP="00B66B20">
            <w:pPr>
              <w:rPr>
                <w:rFonts w:ascii="仿宋" w:eastAsia="仿宋" w:hAnsi="仿宋"/>
              </w:rPr>
            </w:pPr>
            <w:r>
              <w:rPr>
                <w:rFonts w:ascii="仿宋" w:eastAsia="仿宋" w:hAnsi="仿宋" w:hint="eastAsia"/>
              </w:rPr>
              <w:t>S_BEFORE_MODIFY</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1CACE191" w14:textId="77777777" w:rsidR="006746E1" w:rsidRDefault="006746E1" w:rsidP="00B66B20">
            <w:pPr>
              <w:rPr>
                <w:rFonts w:ascii="仿宋" w:eastAsia="仿宋" w:hAnsi="仿宋"/>
              </w:rPr>
            </w:pPr>
            <w:r>
              <w:rPr>
                <w:rFonts w:ascii="仿宋" w:eastAsia="仿宋" w:hAnsi="仿宋" w:hint="eastAsia"/>
              </w:rPr>
              <w:t>修改前</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2F56333F" w14:textId="77777777" w:rsidR="006746E1" w:rsidRDefault="006746E1" w:rsidP="00B66B20">
            <w:pPr>
              <w:rPr>
                <w:rFonts w:ascii="仿宋" w:eastAsia="仿宋" w:hAnsi="仿宋"/>
              </w:rPr>
            </w:pPr>
            <w:r>
              <w:rPr>
                <w:rFonts w:ascii="仿宋" w:eastAsia="仿宋" w:hAnsi="仿宋" w:hint="eastAsia"/>
              </w:rPr>
              <w:t>VARCHAR2（256）</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18F8BAE0"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1925E5B0"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5DE96142" w14:textId="77777777" w:rsidR="006746E1" w:rsidRDefault="006746E1" w:rsidP="00B66B20"/>
        </w:tc>
      </w:tr>
      <w:tr w:rsidR="006746E1" w14:paraId="1207D355"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3E78C602" w14:textId="77777777" w:rsidR="006746E1" w:rsidRDefault="006746E1" w:rsidP="00B66B20">
            <w:pPr>
              <w:rPr>
                <w:rFonts w:ascii="仿宋" w:eastAsia="仿宋" w:hAnsi="仿宋"/>
              </w:rPr>
            </w:pPr>
            <w:r>
              <w:rPr>
                <w:rFonts w:ascii="仿宋" w:eastAsia="仿宋" w:hAnsi="仿宋" w:hint="eastAsia"/>
              </w:rPr>
              <w:t>S_AFTER_MODIFY</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3A50FFBC" w14:textId="77777777" w:rsidR="006746E1" w:rsidRDefault="006746E1" w:rsidP="00B66B20">
            <w:pPr>
              <w:rPr>
                <w:rFonts w:ascii="仿宋" w:eastAsia="仿宋" w:hAnsi="仿宋"/>
              </w:rPr>
            </w:pPr>
            <w:r>
              <w:rPr>
                <w:rFonts w:ascii="仿宋" w:eastAsia="仿宋" w:hAnsi="仿宋" w:hint="eastAsia"/>
              </w:rPr>
              <w:t>修改后</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506FB44D" w14:textId="77777777" w:rsidR="006746E1" w:rsidRDefault="006746E1" w:rsidP="00B66B20">
            <w:pPr>
              <w:rPr>
                <w:rFonts w:ascii="仿宋" w:eastAsia="仿宋" w:hAnsi="仿宋"/>
              </w:rPr>
            </w:pPr>
            <w:r>
              <w:rPr>
                <w:rFonts w:ascii="仿宋" w:eastAsia="仿宋" w:hAnsi="仿宋" w:hint="eastAsia"/>
              </w:rPr>
              <w:t>VARCHAR2（256）</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6864C21D"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7C77D20F"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tcPr>
          <w:p w14:paraId="1BC28F80" w14:textId="77777777" w:rsidR="006746E1" w:rsidRDefault="006746E1" w:rsidP="00B66B20"/>
        </w:tc>
      </w:tr>
      <w:tr w:rsidR="006746E1" w14:paraId="52F4EF9B"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51430F56" w14:textId="77777777" w:rsidR="006746E1" w:rsidRDefault="006746E1" w:rsidP="00B66B20">
            <w:pPr>
              <w:rPr>
                <w:rFonts w:ascii="仿宋" w:eastAsia="仿宋" w:hAnsi="仿宋"/>
              </w:rPr>
            </w:pPr>
            <w:r>
              <w:rPr>
                <w:rFonts w:ascii="仿宋" w:eastAsia="仿宋" w:hAnsi="仿宋" w:hint="eastAsia"/>
              </w:rPr>
              <w:t>S_STATUS</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14B03D92" w14:textId="77777777" w:rsidR="006746E1" w:rsidRDefault="006746E1" w:rsidP="00B66B20">
            <w:pPr>
              <w:rPr>
                <w:rFonts w:ascii="仿宋" w:eastAsia="仿宋" w:hAnsi="仿宋"/>
              </w:rPr>
            </w:pPr>
            <w:r>
              <w:rPr>
                <w:rFonts w:ascii="仿宋" w:eastAsia="仿宋" w:hAnsi="仿宋" w:hint="eastAsia"/>
              </w:rPr>
              <w:t>审核状态</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4836D006" w14:textId="77777777" w:rsidR="006746E1" w:rsidRDefault="006746E1" w:rsidP="00B66B20">
            <w:pPr>
              <w:rPr>
                <w:rFonts w:ascii="仿宋" w:eastAsia="仿宋" w:hAnsi="仿宋"/>
              </w:rPr>
            </w:pPr>
            <w:r>
              <w:rPr>
                <w:rFonts w:ascii="仿宋" w:eastAsia="仿宋" w:hAnsi="仿宋" w:hint="eastAsia"/>
              </w:rPr>
              <w:t>CHAR(1)</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79D742AE"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5225F882" w14:textId="77777777" w:rsidR="006746E1" w:rsidRDefault="006746E1" w:rsidP="00B66B20">
            <w:pPr>
              <w:rPr>
                <w:rFonts w:ascii="仿宋" w:eastAsia="仿宋" w:hAnsi="仿宋"/>
              </w:rPr>
            </w:pPr>
            <w:r>
              <w:rPr>
                <w:rFonts w:ascii="仿宋" w:eastAsia="仿宋" w:hAnsi="仿宋" w:hint="eastAsia"/>
              </w:rPr>
              <w:t>否</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15BB7144" w14:textId="77777777" w:rsidR="006746E1" w:rsidRDefault="006746E1" w:rsidP="00B66B20">
            <w:r>
              <w:rPr>
                <w:rFonts w:hint="eastAsia"/>
              </w:rPr>
              <w:t>关联字典表：“</w:t>
            </w:r>
            <w:r>
              <w:t>OPERATE_STATUS</w:t>
            </w:r>
            <w:r>
              <w:rPr>
                <w:rFonts w:hint="eastAsia"/>
              </w:rPr>
              <w:t>”</w:t>
            </w:r>
            <w:r>
              <w:t>1-</w:t>
            </w:r>
            <w:r>
              <w:rPr>
                <w:rFonts w:hint="eastAsia"/>
              </w:rPr>
              <w:t>待审核，</w:t>
            </w:r>
            <w:r>
              <w:t>2-</w:t>
            </w:r>
            <w:r>
              <w:rPr>
                <w:rFonts w:hint="eastAsia"/>
              </w:rPr>
              <w:t>审核通过，</w:t>
            </w:r>
            <w:r>
              <w:t>3-</w:t>
            </w:r>
            <w:r>
              <w:rPr>
                <w:rFonts w:hint="eastAsia"/>
              </w:rPr>
              <w:t>审核不通过</w:t>
            </w:r>
          </w:p>
        </w:tc>
      </w:tr>
      <w:tr w:rsidR="006746E1" w14:paraId="67B8CC93"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1998E61A" w14:textId="77777777" w:rsidR="006746E1" w:rsidRDefault="006746E1" w:rsidP="00B66B20">
            <w:pPr>
              <w:rPr>
                <w:rFonts w:ascii="仿宋" w:eastAsia="仿宋" w:hAnsi="仿宋"/>
              </w:rPr>
            </w:pPr>
            <w:r>
              <w:rPr>
                <w:rFonts w:ascii="仿宋" w:eastAsia="仿宋" w:hAnsi="仿宋" w:hint="eastAsia"/>
              </w:rPr>
              <w:lastRenderedPageBreak/>
              <w:t>S_CREATOR</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19C0304A" w14:textId="77777777" w:rsidR="006746E1" w:rsidRDefault="006746E1" w:rsidP="00B66B20">
            <w:pPr>
              <w:rPr>
                <w:rFonts w:ascii="仿宋" w:eastAsia="仿宋" w:hAnsi="仿宋"/>
              </w:rPr>
            </w:pPr>
            <w:r>
              <w:rPr>
                <w:rFonts w:ascii="仿宋" w:eastAsia="仿宋" w:hAnsi="仿宋" w:hint="eastAsia"/>
              </w:rPr>
              <w:t>创建人</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7D094D3D" w14:textId="77777777" w:rsidR="006746E1" w:rsidRDefault="006746E1" w:rsidP="00B66B20">
            <w:pPr>
              <w:rPr>
                <w:rFonts w:ascii="仿宋" w:eastAsia="仿宋" w:hAnsi="仿宋"/>
              </w:rPr>
            </w:pPr>
            <w:r>
              <w:rPr>
                <w:rFonts w:ascii="仿宋" w:eastAsia="仿宋" w:hAnsi="仿宋" w:hint="eastAsia"/>
              </w:rPr>
              <w:t>VARCHAR2(50)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68E50C80"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361D87B5"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25EBF23D" w14:textId="77777777" w:rsidR="006746E1" w:rsidRDefault="006746E1" w:rsidP="00B66B20">
            <w:r>
              <w:rPr>
                <w:rFonts w:hint="eastAsia"/>
              </w:rPr>
              <w:t>创建人</w:t>
            </w:r>
          </w:p>
        </w:tc>
      </w:tr>
      <w:tr w:rsidR="006746E1" w14:paraId="1B49FB8D"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378D0902" w14:textId="77777777" w:rsidR="006746E1" w:rsidRDefault="006746E1" w:rsidP="00B66B20">
            <w:pPr>
              <w:rPr>
                <w:rFonts w:ascii="仿宋" w:eastAsia="仿宋" w:hAnsi="仿宋"/>
              </w:rPr>
            </w:pPr>
            <w:r>
              <w:rPr>
                <w:rFonts w:ascii="仿宋" w:eastAsia="仿宋" w:hAnsi="仿宋" w:hint="eastAsia"/>
              </w:rPr>
              <w:t>S_CREATOR_NO</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389F50E4" w14:textId="77777777" w:rsidR="006746E1" w:rsidRDefault="006746E1" w:rsidP="00B66B20">
            <w:pPr>
              <w:rPr>
                <w:rFonts w:ascii="仿宋" w:eastAsia="仿宋" w:hAnsi="仿宋"/>
              </w:rPr>
            </w:pPr>
            <w:r>
              <w:rPr>
                <w:rFonts w:ascii="仿宋" w:eastAsia="仿宋" w:hAnsi="仿宋" w:hint="eastAsia"/>
              </w:rPr>
              <w:t>创建人NO</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52EF1963" w14:textId="77777777" w:rsidR="006746E1" w:rsidRDefault="006746E1" w:rsidP="00B66B20">
            <w:pPr>
              <w:rPr>
                <w:rFonts w:ascii="仿宋" w:eastAsia="仿宋" w:hAnsi="仿宋"/>
              </w:rPr>
            </w:pPr>
            <w:r>
              <w:rPr>
                <w:rFonts w:ascii="仿宋" w:eastAsia="仿宋" w:hAnsi="仿宋" w:hint="eastAsia"/>
              </w:rPr>
              <w:t>VARCHAR2(20)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39ADCDA5"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5BB7153F"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19B6F7B8" w14:textId="77777777" w:rsidR="006746E1" w:rsidRDefault="006746E1" w:rsidP="00B66B20">
            <w:r>
              <w:rPr>
                <w:rFonts w:hint="eastAsia"/>
              </w:rPr>
              <w:t>创建人</w:t>
            </w:r>
            <w:r>
              <w:t>ID</w:t>
            </w:r>
          </w:p>
        </w:tc>
      </w:tr>
      <w:tr w:rsidR="006746E1" w14:paraId="1DEFBAFD"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0044226C" w14:textId="77777777" w:rsidR="006746E1" w:rsidRDefault="006746E1" w:rsidP="00B66B20">
            <w:pPr>
              <w:rPr>
                <w:rFonts w:ascii="仿宋" w:eastAsia="仿宋" w:hAnsi="仿宋"/>
              </w:rPr>
            </w:pPr>
            <w:r>
              <w:rPr>
                <w:rFonts w:ascii="仿宋" w:eastAsia="仿宋" w:hAnsi="仿宋" w:hint="eastAsia"/>
              </w:rPr>
              <w:t>D_CREATE_TIME</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50E946AD" w14:textId="77777777" w:rsidR="006746E1" w:rsidRDefault="006746E1" w:rsidP="00B66B20">
            <w:pPr>
              <w:rPr>
                <w:rFonts w:ascii="仿宋" w:eastAsia="仿宋" w:hAnsi="仿宋"/>
              </w:rPr>
            </w:pPr>
            <w:r>
              <w:rPr>
                <w:rFonts w:ascii="仿宋" w:eastAsia="仿宋" w:hAnsi="仿宋" w:hint="eastAsia"/>
              </w:rPr>
              <w:t>创建时间</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20493298" w14:textId="77777777" w:rsidR="006746E1" w:rsidRDefault="006746E1" w:rsidP="00B66B20">
            <w:pPr>
              <w:rPr>
                <w:rFonts w:ascii="仿宋" w:eastAsia="仿宋" w:hAnsi="仿宋"/>
              </w:rPr>
            </w:pPr>
            <w:r>
              <w:rPr>
                <w:rFonts w:ascii="仿宋" w:eastAsia="仿宋" w:hAnsi="仿宋" w:hint="eastAsia"/>
              </w:rPr>
              <w:t>DATE</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3326A79E"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6CF92D4A"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2E4B685E" w14:textId="77777777" w:rsidR="006746E1" w:rsidRDefault="006746E1" w:rsidP="00B66B20">
            <w:r>
              <w:rPr>
                <w:rFonts w:hint="eastAsia"/>
              </w:rPr>
              <w:t>创建时间</w:t>
            </w:r>
          </w:p>
        </w:tc>
      </w:tr>
      <w:tr w:rsidR="006746E1" w14:paraId="06545D16"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10E5316A" w14:textId="77777777" w:rsidR="006746E1" w:rsidRDefault="006746E1" w:rsidP="00B66B20">
            <w:pPr>
              <w:rPr>
                <w:rFonts w:ascii="仿宋" w:eastAsia="仿宋" w:hAnsi="仿宋"/>
              </w:rPr>
            </w:pPr>
            <w:r>
              <w:rPr>
                <w:rFonts w:ascii="仿宋" w:eastAsia="仿宋" w:hAnsi="仿宋" w:hint="eastAsia"/>
              </w:rPr>
              <w:t>S_OPERATOR</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43A55725" w14:textId="77777777" w:rsidR="006746E1" w:rsidRDefault="006746E1" w:rsidP="00B66B20">
            <w:pPr>
              <w:rPr>
                <w:rFonts w:ascii="仿宋" w:eastAsia="仿宋" w:hAnsi="仿宋"/>
              </w:rPr>
            </w:pPr>
            <w:r>
              <w:rPr>
                <w:rFonts w:ascii="仿宋" w:eastAsia="仿宋" w:hAnsi="仿宋" w:hint="eastAsia"/>
              </w:rPr>
              <w:t>审核人</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390D03A7" w14:textId="77777777" w:rsidR="006746E1" w:rsidRDefault="006746E1" w:rsidP="00B66B20">
            <w:pPr>
              <w:rPr>
                <w:rFonts w:ascii="仿宋" w:eastAsia="仿宋" w:hAnsi="仿宋"/>
              </w:rPr>
            </w:pPr>
            <w:r>
              <w:rPr>
                <w:rFonts w:ascii="仿宋" w:eastAsia="仿宋" w:hAnsi="仿宋" w:hint="eastAsia"/>
              </w:rPr>
              <w:t>VARCHAR2(50)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4351F602"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3A578A7C"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4B689621" w14:textId="77777777" w:rsidR="006746E1" w:rsidRDefault="006746E1" w:rsidP="00B66B20">
            <w:r>
              <w:rPr>
                <w:rFonts w:hint="eastAsia"/>
              </w:rPr>
              <w:t>审核人</w:t>
            </w:r>
          </w:p>
        </w:tc>
      </w:tr>
      <w:tr w:rsidR="006746E1" w14:paraId="2AED3FFA"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6D83DA73" w14:textId="77777777" w:rsidR="006746E1" w:rsidRDefault="006746E1" w:rsidP="00B66B20">
            <w:pPr>
              <w:rPr>
                <w:rFonts w:ascii="仿宋" w:eastAsia="仿宋" w:hAnsi="仿宋"/>
              </w:rPr>
            </w:pPr>
            <w:r>
              <w:rPr>
                <w:rFonts w:ascii="仿宋" w:eastAsia="仿宋" w:hAnsi="仿宋" w:hint="eastAsia"/>
              </w:rPr>
              <w:t>S_OPERATOR_NO</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76605639" w14:textId="77777777" w:rsidR="006746E1" w:rsidRDefault="006746E1" w:rsidP="00B66B20">
            <w:pPr>
              <w:rPr>
                <w:rFonts w:ascii="仿宋" w:eastAsia="仿宋" w:hAnsi="仿宋"/>
              </w:rPr>
            </w:pPr>
            <w:r>
              <w:rPr>
                <w:rFonts w:ascii="仿宋" w:eastAsia="仿宋" w:hAnsi="仿宋" w:hint="eastAsia"/>
              </w:rPr>
              <w:t>审核人NO</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68D8D100" w14:textId="77777777" w:rsidR="006746E1" w:rsidRDefault="006746E1" w:rsidP="00B66B20">
            <w:pPr>
              <w:rPr>
                <w:rFonts w:ascii="仿宋" w:eastAsia="仿宋" w:hAnsi="仿宋"/>
              </w:rPr>
            </w:pPr>
            <w:r>
              <w:rPr>
                <w:rFonts w:ascii="仿宋" w:eastAsia="仿宋" w:hAnsi="仿宋" w:hint="eastAsia"/>
              </w:rPr>
              <w:t>VARCHAR2(50)</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60D6D66C"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2CECDCE1"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15E26FF1" w14:textId="77777777" w:rsidR="006746E1" w:rsidRDefault="006746E1" w:rsidP="00B66B20">
            <w:r>
              <w:rPr>
                <w:rFonts w:hint="eastAsia"/>
              </w:rPr>
              <w:t>审核人</w:t>
            </w:r>
            <w:r>
              <w:t>ID</w:t>
            </w:r>
          </w:p>
        </w:tc>
      </w:tr>
      <w:tr w:rsidR="006746E1" w14:paraId="0DD93F4E" w14:textId="77777777" w:rsidTr="004B3FD0">
        <w:trPr>
          <w:trHeight w:val="565"/>
        </w:trPr>
        <w:tc>
          <w:tcPr>
            <w:tcW w:w="1401" w:type="dxa"/>
            <w:tcBorders>
              <w:top w:val="single" w:sz="4" w:space="0" w:color="auto"/>
              <w:left w:val="single" w:sz="4" w:space="0" w:color="auto"/>
              <w:bottom w:val="single" w:sz="4" w:space="0" w:color="auto"/>
              <w:right w:val="single" w:sz="4" w:space="0" w:color="auto"/>
            </w:tcBorders>
            <w:shd w:val="clear" w:color="auto" w:fill="F2F2F2"/>
            <w:hideMark/>
          </w:tcPr>
          <w:p w14:paraId="6ABC21F9" w14:textId="77777777" w:rsidR="006746E1" w:rsidRDefault="006746E1" w:rsidP="00B66B20">
            <w:pPr>
              <w:rPr>
                <w:rFonts w:ascii="仿宋" w:eastAsia="仿宋" w:hAnsi="仿宋"/>
              </w:rPr>
            </w:pPr>
            <w:r>
              <w:rPr>
                <w:rFonts w:ascii="仿宋" w:eastAsia="仿宋" w:hAnsi="仿宋" w:hint="eastAsia"/>
              </w:rPr>
              <w:t>D_OPERATE_TIME</w:t>
            </w:r>
          </w:p>
        </w:tc>
        <w:tc>
          <w:tcPr>
            <w:tcW w:w="1175" w:type="dxa"/>
            <w:tcBorders>
              <w:top w:val="single" w:sz="4" w:space="0" w:color="auto"/>
              <w:left w:val="single" w:sz="4" w:space="0" w:color="auto"/>
              <w:bottom w:val="single" w:sz="4" w:space="0" w:color="auto"/>
              <w:right w:val="single" w:sz="4" w:space="0" w:color="auto"/>
            </w:tcBorders>
            <w:shd w:val="clear" w:color="auto" w:fill="F2F2F2"/>
            <w:hideMark/>
          </w:tcPr>
          <w:p w14:paraId="4E704A96" w14:textId="77777777" w:rsidR="006746E1" w:rsidRDefault="006746E1" w:rsidP="00B66B20">
            <w:pPr>
              <w:rPr>
                <w:rFonts w:ascii="仿宋" w:eastAsia="仿宋" w:hAnsi="仿宋"/>
              </w:rPr>
            </w:pPr>
            <w:r>
              <w:rPr>
                <w:rFonts w:ascii="仿宋" w:eastAsia="仿宋" w:hAnsi="仿宋" w:hint="eastAsia"/>
              </w:rPr>
              <w:t>审核时间</w:t>
            </w:r>
          </w:p>
        </w:tc>
        <w:tc>
          <w:tcPr>
            <w:tcW w:w="1353" w:type="dxa"/>
            <w:tcBorders>
              <w:top w:val="single" w:sz="4" w:space="0" w:color="auto"/>
              <w:left w:val="single" w:sz="4" w:space="0" w:color="auto"/>
              <w:bottom w:val="single" w:sz="4" w:space="0" w:color="auto"/>
              <w:right w:val="single" w:sz="4" w:space="0" w:color="auto"/>
            </w:tcBorders>
            <w:shd w:val="clear" w:color="auto" w:fill="F2F2F2"/>
            <w:hideMark/>
          </w:tcPr>
          <w:p w14:paraId="44EA435E" w14:textId="77777777" w:rsidR="006746E1" w:rsidRDefault="006746E1" w:rsidP="00B66B20">
            <w:pPr>
              <w:rPr>
                <w:rFonts w:ascii="仿宋" w:eastAsia="仿宋" w:hAnsi="仿宋"/>
              </w:rPr>
            </w:pPr>
            <w:r>
              <w:rPr>
                <w:rFonts w:ascii="仿宋" w:eastAsia="仿宋" w:hAnsi="仿宋" w:hint="eastAsia"/>
              </w:rPr>
              <w:t>DATE</w:t>
            </w:r>
          </w:p>
        </w:tc>
        <w:tc>
          <w:tcPr>
            <w:tcW w:w="1108" w:type="dxa"/>
            <w:tcBorders>
              <w:top w:val="single" w:sz="4" w:space="0" w:color="auto"/>
              <w:left w:val="single" w:sz="4" w:space="0" w:color="auto"/>
              <w:bottom w:val="single" w:sz="4" w:space="0" w:color="auto"/>
              <w:right w:val="single" w:sz="4" w:space="0" w:color="auto"/>
            </w:tcBorders>
            <w:shd w:val="clear" w:color="auto" w:fill="F2F2F2"/>
          </w:tcPr>
          <w:p w14:paraId="6A27560C" w14:textId="77777777" w:rsidR="006746E1" w:rsidRDefault="006746E1" w:rsidP="00B66B20">
            <w:pPr>
              <w:rPr>
                <w:rFonts w:ascii="仿宋" w:eastAsia="仿宋" w:hAnsi="仿宋"/>
              </w:rPr>
            </w:pPr>
          </w:p>
        </w:tc>
        <w:tc>
          <w:tcPr>
            <w:tcW w:w="1144" w:type="dxa"/>
            <w:tcBorders>
              <w:top w:val="single" w:sz="4" w:space="0" w:color="auto"/>
              <w:left w:val="single" w:sz="4" w:space="0" w:color="auto"/>
              <w:bottom w:val="single" w:sz="4" w:space="0" w:color="auto"/>
              <w:right w:val="single" w:sz="4" w:space="0" w:color="auto"/>
            </w:tcBorders>
            <w:shd w:val="clear" w:color="auto" w:fill="F2F2F2"/>
            <w:hideMark/>
          </w:tcPr>
          <w:p w14:paraId="021CEF97" w14:textId="77777777" w:rsidR="006746E1" w:rsidRDefault="006746E1" w:rsidP="00B66B20">
            <w:pPr>
              <w:rPr>
                <w:rFonts w:ascii="仿宋" w:eastAsia="仿宋" w:hAnsi="仿宋"/>
              </w:rPr>
            </w:pPr>
            <w:r>
              <w:rPr>
                <w:rFonts w:ascii="仿宋" w:eastAsia="仿宋" w:hAnsi="仿宋" w:hint="eastAsia"/>
              </w:rPr>
              <w:t>是</w:t>
            </w:r>
          </w:p>
        </w:tc>
        <w:tc>
          <w:tcPr>
            <w:tcW w:w="2018" w:type="dxa"/>
            <w:tcBorders>
              <w:top w:val="single" w:sz="4" w:space="0" w:color="auto"/>
              <w:left w:val="single" w:sz="4" w:space="0" w:color="auto"/>
              <w:bottom w:val="single" w:sz="4" w:space="0" w:color="auto"/>
              <w:right w:val="single" w:sz="4" w:space="0" w:color="auto"/>
            </w:tcBorders>
            <w:shd w:val="clear" w:color="auto" w:fill="F2F2F2"/>
            <w:hideMark/>
          </w:tcPr>
          <w:p w14:paraId="2B20368B" w14:textId="77777777" w:rsidR="006746E1" w:rsidRDefault="006746E1" w:rsidP="00B66B20">
            <w:r>
              <w:rPr>
                <w:rFonts w:hint="eastAsia"/>
              </w:rPr>
              <w:t>审核时间</w:t>
            </w:r>
          </w:p>
        </w:tc>
      </w:tr>
    </w:tbl>
    <w:p w14:paraId="794A20AE" w14:textId="79AFAECB" w:rsidR="006746E1" w:rsidRDefault="006746E1" w:rsidP="007E54C2">
      <w:pPr>
        <w:spacing w:line="460" w:lineRule="exact"/>
        <w:rPr>
          <w:rFonts w:ascii="Arial" w:eastAsia="黑体" w:hAnsi="Arial" w:cs="Times New Roman"/>
          <w:kern w:val="0"/>
          <w:szCs w:val="20"/>
        </w:rPr>
      </w:pPr>
    </w:p>
    <w:p w14:paraId="2FA7C114" w14:textId="3D26BEC7" w:rsidR="00020A1E" w:rsidRPr="00966872" w:rsidRDefault="00020A1E" w:rsidP="00966872">
      <w:pPr>
        <w:pStyle w:val="af4"/>
        <w:jc w:val="center"/>
        <w:rPr>
          <w:rFonts w:ascii="黑体" w:hAnsi="黑体"/>
          <w:sz w:val="21"/>
          <w:szCs w:val="21"/>
        </w:rPr>
      </w:pPr>
      <w:r w:rsidRPr="00966872">
        <w:rPr>
          <w:rFonts w:ascii="黑体" w:hAnsi="黑体"/>
          <w:sz w:val="21"/>
          <w:szCs w:val="21"/>
        </w:rPr>
        <w:t xml:space="preserve">表格 </w:t>
      </w:r>
      <w:r w:rsidRPr="00966872">
        <w:rPr>
          <w:rFonts w:ascii="黑体" w:hAnsi="黑体"/>
          <w:sz w:val="21"/>
          <w:szCs w:val="21"/>
        </w:rPr>
        <w:fldChar w:fldCharType="begin"/>
      </w:r>
      <w:r w:rsidRPr="00966872">
        <w:rPr>
          <w:rFonts w:ascii="黑体" w:hAnsi="黑体"/>
          <w:sz w:val="21"/>
          <w:szCs w:val="21"/>
        </w:rPr>
        <w:instrText xml:space="preserve"> SEQ 表格 \* ARABIC </w:instrText>
      </w:r>
      <w:r w:rsidRPr="00966872">
        <w:rPr>
          <w:rFonts w:ascii="黑体" w:hAnsi="黑体"/>
          <w:sz w:val="21"/>
          <w:szCs w:val="21"/>
        </w:rPr>
        <w:fldChar w:fldCharType="separate"/>
      </w:r>
      <w:r w:rsidR="00281776" w:rsidRPr="00966872">
        <w:rPr>
          <w:rFonts w:ascii="黑体" w:hAnsi="黑体"/>
          <w:sz w:val="21"/>
          <w:szCs w:val="21"/>
        </w:rPr>
        <w:t>8</w:t>
      </w:r>
      <w:r w:rsidRPr="00966872">
        <w:rPr>
          <w:rFonts w:ascii="黑体" w:hAnsi="黑体"/>
          <w:sz w:val="21"/>
          <w:szCs w:val="21"/>
        </w:rPr>
        <w:fldChar w:fldCharType="end"/>
      </w:r>
      <w:r w:rsidRPr="00966872">
        <w:rPr>
          <w:rFonts w:ascii="黑体" w:hAnsi="黑体" w:hint="eastAsia"/>
          <w:sz w:val="21"/>
          <w:szCs w:val="21"/>
        </w:rPr>
        <w:t xml:space="preserve">  </w:t>
      </w:r>
      <w:r w:rsidRPr="00966872">
        <w:rPr>
          <w:rFonts w:ascii="黑体" w:hAnsi="黑体"/>
          <w:sz w:val="21"/>
          <w:szCs w:val="21"/>
        </w:rPr>
        <w:t>T_RMS_DICTIONARY 字典表</w:t>
      </w:r>
    </w:p>
    <w:tbl>
      <w:tblPr>
        <w:tblW w:w="8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1"/>
        <w:gridCol w:w="1183"/>
        <w:gridCol w:w="1363"/>
        <w:gridCol w:w="1116"/>
        <w:gridCol w:w="1151"/>
        <w:gridCol w:w="2033"/>
      </w:tblGrid>
      <w:tr w:rsidR="006746E1" w14:paraId="5EF40070" w14:textId="77777777" w:rsidTr="004B3FD0">
        <w:trPr>
          <w:trHeight w:val="416"/>
        </w:trPr>
        <w:tc>
          <w:tcPr>
            <w:tcW w:w="1411" w:type="dxa"/>
            <w:shd w:val="clear" w:color="auto" w:fill="F2F2F2"/>
          </w:tcPr>
          <w:p w14:paraId="62383DF4" w14:textId="77777777" w:rsidR="006746E1" w:rsidRDefault="006746E1" w:rsidP="00B66B20">
            <w:pPr>
              <w:rPr>
                <w:b/>
              </w:rPr>
            </w:pPr>
            <w:r>
              <w:rPr>
                <w:rFonts w:hint="eastAsia"/>
                <w:b/>
              </w:rPr>
              <w:t>字段</w:t>
            </w:r>
          </w:p>
        </w:tc>
        <w:tc>
          <w:tcPr>
            <w:tcW w:w="1183" w:type="dxa"/>
            <w:shd w:val="clear" w:color="auto" w:fill="F2F2F2"/>
          </w:tcPr>
          <w:p w14:paraId="22ADA012" w14:textId="77777777" w:rsidR="006746E1" w:rsidRDefault="006746E1" w:rsidP="00B66B20">
            <w:pPr>
              <w:rPr>
                <w:b/>
              </w:rPr>
            </w:pPr>
            <w:r>
              <w:rPr>
                <w:rFonts w:hint="eastAsia"/>
                <w:b/>
              </w:rPr>
              <w:t>字段名称</w:t>
            </w:r>
          </w:p>
        </w:tc>
        <w:tc>
          <w:tcPr>
            <w:tcW w:w="1363" w:type="dxa"/>
            <w:shd w:val="clear" w:color="auto" w:fill="F2F2F2"/>
          </w:tcPr>
          <w:p w14:paraId="79E2A8A1" w14:textId="77777777" w:rsidR="006746E1" w:rsidRDefault="006746E1" w:rsidP="00B66B20">
            <w:pPr>
              <w:rPr>
                <w:b/>
              </w:rPr>
            </w:pPr>
            <w:r>
              <w:rPr>
                <w:rFonts w:hint="eastAsia"/>
                <w:b/>
              </w:rPr>
              <w:t>类型及长度</w:t>
            </w:r>
          </w:p>
        </w:tc>
        <w:tc>
          <w:tcPr>
            <w:tcW w:w="1116" w:type="dxa"/>
            <w:shd w:val="clear" w:color="auto" w:fill="F2F2F2"/>
          </w:tcPr>
          <w:p w14:paraId="076C1D61" w14:textId="77777777" w:rsidR="006746E1" w:rsidRDefault="006746E1" w:rsidP="00B66B20">
            <w:pPr>
              <w:rPr>
                <w:b/>
              </w:rPr>
            </w:pPr>
            <w:r>
              <w:rPr>
                <w:rFonts w:hint="eastAsia"/>
                <w:b/>
              </w:rPr>
              <w:t>主键/外键</w:t>
            </w:r>
          </w:p>
        </w:tc>
        <w:tc>
          <w:tcPr>
            <w:tcW w:w="1151" w:type="dxa"/>
            <w:shd w:val="clear" w:color="auto" w:fill="F2F2F2"/>
          </w:tcPr>
          <w:p w14:paraId="59AFD380" w14:textId="77777777" w:rsidR="006746E1" w:rsidRDefault="006746E1" w:rsidP="00B66B20">
            <w:pPr>
              <w:rPr>
                <w:b/>
              </w:rPr>
            </w:pPr>
            <w:r>
              <w:rPr>
                <w:rFonts w:hint="eastAsia"/>
                <w:b/>
              </w:rPr>
              <w:t>是否可空</w:t>
            </w:r>
          </w:p>
        </w:tc>
        <w:tc>
          <w:tcPr>
            <w:tcW w:w="2033" w:type="dxa"/>
            <w:shd w:val="clear" w:color="auto" w:fill="F2F2F2"/>
          </w:tcPr>
          <w:p w14:paraId="4951B75B" w14:textId="77777777" w:rsidR="006746E1" w:rsidRDefault="006746E1" w:rsidP="00B66B20">
            <w:pPr>
              <w:rPr>
                <w:b/>
              </w:rPr>
            </w:pPr>
            <w:r>
              <w:rPr>
                <w:rFonts w:hint="eastAsia"/>
                <w:b/>
              </w:rPr>
              <w:t>备注</w:t>
            </w:r>
          </w:p>
        </w:tc>
      </w:tr>
      <w:tr w:rsidR="006746E1" w14:paraId="236E7E82" w14:textId="77777777" w:rsidTr="004B3FD0">
        <w:trPr>
          <w:trHeight w:val="874"/>
        </w:trPr>
        <w:tc>
          <w:tcPr>
            <w:tcW w:w="1411" w:type="dxa"/>
            <w:shd w:val="clear" w:color="auto" w:fill="F2F2F2"/>
          </w:tcPr>
          <w:p w14:paraId="51C1B57C" w14:textId="77777777" w:rsidR="006746E1" w:rsidRDefault="006746E1" w:rsidP="00B66B20">
            <w:r>
              <w:rPr>
                <w:rFonts w:ascii="仿宋" w:eastAsia="仿宋" w:hAnsi="仿宋"/>
              </w:rPr>
              <w:t>N_</w:t>
            </w:r>
            <w:r>
              <w:rPr>
                <w:rFonts w:ascii="仿宋" w:eastAsia="仿宋" w:hAnsi="仿宋" w:hint="eastAsia"/>
              </w:rPr>
              <w:t>DICT_NO</w:t>
            </w:r>
          </w:p>
        </w:tc>
        <w:tc>
          <w:tcPr>
            <w:tcW w:w="1183" w:type="dxa"/>
            <w:shd w:val="clear" w:color="auto" w:fill="F2F2F2"/>
          </w:tcPr>
          <w:p w14:paraId="0F5C2600" w14:textId="77777777" w:rsidR="006746E1" w:rsidRDefault="006746E1" w:rsidP="00B66B20">
            <w:r>
              <w:rPr>
                <w:rFonts w:ascii="仿宋" w:eastAsia="仿宋" w:hAnsi="仿宋" w:hint="eastAsia"/>
              </w:rPr>
              <w:t>自增长</w:t>
            </w:r>
          </w:p>
        </w:tc>
        <w:tc>
          <w:tcPr>
            <w:tcW w:w="1363" w:type="dxa"/>
            <w:shd w:val="clear" w:color="auto" w:fill="F2F2F2"/>
          </w:tcPr>
          <w:p w14:paraId="5D2A7A35" w14:textId="77777777" w:rsidR="006746E1" w:rsidRDefault="006746E1" w:rsidP="00B66B20">
            <w:r>
              <w:rPr>
                <w:rFonts w:ascii="仿宋" w:eastAsia="仿宋" w:hAnsi="仿宋"/>
              </w:rPr>
              <w:t>INT(10)</w:t>
            </w:r>
          </w:p>
        </w:tc>
        <w:tc>
          <w:tcPr>
            <w:tcW w:w="1116" w:type="dxa"/>
            <w:shd w:val="clear" w:color="auto" w:fill="F2F2F2"/>
          </w:tcPr>
          <w:p w14:paraId="419F2389" w14:textId="77777777" w:rsidR="006746E1" w:rsidRDefault="006746E1" w:rsidP="00B66B20">
            <w:r>
              <w:rPr>
                <w:rFonts w:ascii="仿宋" w:eastAsia="仿宋" w:hAnsi="仿宋" w:hint="eastAsia"/>
              </w:rPr>
              <w:t>主键</w:t>
            </w:r>
          </w:p>
        </w:tc>
        <w:tc>
          <w:tcPr>
            <w:tcW w:w="1151" w:type="dxa"/>
            <w:shd w:val="clear" w:color="auto" w:fill="F2F2F2"/>
          </w:tcPr>
          <w:p w14:paraId="11232846" w14:textId="77777777" w:rsidR="006746E1" w:rsidRDefault="006746E1" w:rsidP="00B66B20">
            <w:r>
              <w:rPr>
                <w:rFonts w:ascii="仿宋" w:eastAsia="仿宋" w:hAnsi="仿宋" w:hint="eastAsia"/>
              </w:rPr>
              <w:t>否</w:t>
            </w:r>
          </w:p>
        </w:tc>
        <w:tc>
          <w:tcPr>
            <w:tcW w:w="2033" w:type="dxa"/>
            <w:shd w:val="clear" w:color="auto" w:fill="F2F2F2"/>
          </w:tcPr>
          <w:p w14:paraId="0CCCAF51" w14:textId="77777777" w:rsidR="006746E1" w:rsidRDefault="006746E1" w:rsidP="00B66B20">
            <w:r>
              <w:rPr>
                <w:rFonts w:hint="eastAsia"/>
              </w:rPr>
              <w:t>自增</w:t>
            </w:r>
          </w:p>
        </w:tc>
      </w:tr>
      <w:tr w:rsidR="006746E1" w14:paraId="45939BDC" w14:textId="77777777" w:rsidTr="004B3FD0">
        <w:trPr>
          <w:trHeight w:val="639"/>
        </w:trPr>
        <w:tc>
          <w:tcPr>
            <w:tcW w:w="1411" w:type="dxa"/>
            <w:shd w:val="clear" w:color="auto" w:fill="F2F2F2"/>
          </w:tcPr>
          <w:p w14:paraId="60F81106" w14:textId="77777777" w:rsidR="006746E1" w:rsidRDefault="006746E1" w:rsidP="00B66B20">
            <w:pPr>
              <w:rPr>
                <w:rFonts w:ascii="仿宋" w:eastAsia="仿宋" w:hAnsi="仿宋"/>
              </w:rPr>
            </w:pPr>
            <w:r>
              <w:rPr>
                <w:rFonts w:ascii="仿宋" w:eastAsia="仿宋" w:hAnsi="仿宋"/>
              </w:rPr>
              <w:t>S_ITEM_</w:t>
            </w:r>
            <w:r>
              <w:rPr>
                <w:rFonts w:ascii="仿宋" w:eastAsia="仿宋" w:hAnsi="仿宋" w:hint="eastAsia"/>
              </w:rPr>
              <w:t>CODE</w:t>
            </w:r>
          </w:p>
        </w:tc>
        <w:tc>
          <w:tcPr>
            <w:tcW w:w="1183" w:type="dxa"/>
            <w:shd w:val="clear" w:color="auto" w:fill="F2F2F2"/>
          </w:tcPr>
          <w:p w14:paraId="27B1FE2E" w14:textId="77777777" w:rsidR="006746E1" w:rsidRDefault="006746E1" w:rsidP="00B66B20">
            <w:pPr>
              <w:rPr>
                <w:rFonts w:ascii="仿宋" w:eastAsia="仿宋" w:hAnsi="仿宋"/>
              </w:rPr>
            </w:pPr>
            <w:r>
              <w:rPr>
                <w:rFonts w:ascii="仿宋" w:eastAsia="仿宋" w:hAnsi="仿宋" w:hint="eastAsia"/>
              </w:rPr>
              <w:t>字典编码</w:t>
            </w:r>
          </w:p>
        </w:tc>
        <w:tc>
          <w:tcPr>
            <w:tcW w:w="1363" w:type="dxa"/>
            <w:shd w:val="clear" w:color="auto" w:fill="F2F2F2"/>
          </w:tcPr>
          <w:p w14:paraId="7270ECDF" w14:textId="77777777" w:rsidR="006746E1" w:rsidRDefault="006746E1" w:rsidP="00B66B20">
            <w:pPr>
              <w:rPr>
                <w:rFonts w:ascii="仿宋" w:eastAsia="仿宋" w:hAnsi="仿宋"/>
              </w:rPr>
            </w:pPr>
            <w:r>
              <w:rPr>
                <w:rFonts w:ascii="仿宋" w:eastAsia="仿宋" w:hAnsi="仿宋" w:hint="eastAsia"/>
              </w:rPr>
              <w:t>VARCHAR(128)</w:t>
            </w:r>
          </w:p>
        </w:tc>
        <w:tc>
          <w:tcPr>
            <w:tcW w:w="1116" w:type="dxa"/>
            <w:shd w:val="clear" w:color="auto" w:fill="F2F2F2"/>
          </w:tcPr>
          <w:p w14:paraId="713C0FC2" w14:textId="77777777" w:rsidR="006746E1" w:rsidRDefault="006746E1" w:rsidP="00B66B20">
            <w:pPr>
              <w:rPr>
                <w:rFonts w:ascii="仿宋" w:eastAsia="仿宋" w:hAnsi="仿宋"/>
              </w:rPr>
            </w:pPr>
          </w:p>
        </w:tc>
        <w:tc>
          <w:tcPr>
            <w:tcW w:w="1151" w:type="dxa"/>
            <w:shd w:val="clear" w:color="auto" w:fill="F2F2F2"/>
          </w:tcPr>
          <w:p w14:paraId="28358348" w14:textId="77777777" w:rsidR="006746E1" w:rsidRDefault="006746E1" w:rsidP="00B66B20">
            <w:pPr>
              <w:rPr>
                <w:rFonts w:ascii="仿宋" w:eastAsia="仿宋" w:hAnsi="仿宋"/>
              </w:rPr>
            </w:pPr>
            <w:r>
              <w:rPr>
                <w:rFonts w:ascii="仿宋" w:eastAsia="仿宋" w:hAnsi="仿宋" w:hint="eastAsia"/>
              </w:rPr>
              <w:t>否</w:t>
            </w:r>
          </w:p>
        </w:tc>
        <w:tc>
          <w:tcPr>
            <w:tcW w:w="2033" w:type="dxa"/>
            <w:shd w:val="clear" w:color="auto" w:fill="F2F2F2"/>
          </w:tcPr>
          <w:p w14:paraId="27FA3A19" w14:textId="77777777" w:rsidR="006746E1" w:rsidRDefault="006746E1" w:rsidP="00B66B20"/>
        </w:tc>
      </w:tr>
      <w:tr w:rsidR="006746E1" w14:paraId="737D4138" w14:textId="77777777" w:rsidTr="004B3FD0">
        <w:trPr>
          <w:trHeight w:val="639"/>
        </w:trPr>
        <w:tc>
          <w:tcPr>
            <w:tcW w:w="1411" w:type="dxa"/>
            <w:shd w:val="clear" w:color="auto" w:fill="F2F2F2"/>
          </w:tcPr>
          <w:p w14:paraId="4ACF2B66" w14:textId="77777777" w:rsidR="006746E1" w:rsidRDefault="006746E1" w:rsidP="00B66B20">
            <w:pPr>
              <w:rPr>
                <w:rFonts w:ascii="仿宋" w:eastAsia="仿宋" w:hAnsi="仿宋"/>
              </w:rPr>
            </w:pPr>
            <w:r>
              <w:rPr>
                <w:rFonts w:ascii="仿宋" w:eastAsia="仿宋" w:hAnsi="仿宋"/>
              </w:rPr>
              <w:t>S_SORT_NO</w:t>
            </w:r>
          </w:p>
        </w:tc>
        <w:tc>
          <w:tcPr>
            <w:tcW w:w="1183" w:type="dxa"/>
            <w:shd w:val="clear" w:color="auto" w:fill="F2F2F2"/>
          </w:tcPr>
          <w:p w14:paraId="08C0D827" w14:textId="77777777" w:rsidR="006746E1" w:rsidRDefault="006746E1" w:rsidP="00B66B20">
            <w:pPr>
              <w:rPr>
                <w:rFonts w:ascii="仿宋" w:eastAsia="仿宋" w:hAnsi="仿宋"/>
              </w:rPr>
            </w:pPr>
            <w:r>
              <w:rPr>
                <w:rFonts w:ascii="仿宋" w:eastAsia="仿宋" w:hAnsi="仿宋" w:hint="eastAsia"/>
              </w:rPr>
              <w:t>排序</w:t>
            </w:r>
          </w:p>
        </w:tc>
        <w:tc>
          <w:tcPr>
            <w:tcW w:w="1363" w:type="dxa"/>
            <w:shd w:val="clear" w:color="auto" w:fill="F2F2F2"/>
          </w:tcPr>
          <w:p w14:paraId="6930F974" w14:textId="77777777" w:rsidR="006746E1" w:rsidRDefault="006746E1" w:rsidP="00B66B20">
            <w:pPr>
              <w:rPr>
                <w:rFonts w:ascii="仿宋" w:eastAsia="仿宋" w:hAnsi="仿宋"/>
              </w:rPr>
            </w:pPr>
            <w:r>
              <w:rPr>
                <w:rFonts w:ascii="仿宋" w:eastAsia="仿宋" w:hAnsi="仿宋" w:hint="eastAsia"/>
              </w:rPr>
              <w:t>VARCHAR(128)</w:t>
            </w:r>
          </w:p>
        </w:tc>
        <w:tc>
          <w:tcPr>
            <w:tcW w:w="1116" w:type="dxa"/>
            <w:shd w:val="clear" w:color="auto" w:fill="F2F2F2"/>
          </w:tcPr>
          <w:p w14:paraId="16DEB434" w14:textId="77777777" w:rsidR="006746E1" w:rsidRDefault="006746E1" w:rsidP="00B66B20">
            <w:pPr>
              <w:rPr>
                <w:rFonts w:ascii="仿宋" w:eastAsia="仿宋" w:hAnsi="仿宋"/>
              </w:rPr>
            </w:pPr>
          </w:p>
        </w:tc>
        <w:tc>
          <w:tcPr>
            <w:tcW w:w="1151" w:type="dxa"/>
            <w:shd w:val="clear" w:color="auto" w:fill="F2F2F2"/>
          </w:tcPr>
          <w:p w14:paraId="78B3F94B" w14:textId="77777777" w:rsidR="006746E1" w:rsidRDefault="006746E1" w:rsidP="00B66B20">
            <w:pPr>
              <w:rPr>
                <w:rFonts w:ascii="仿宋" w:eastAsia="仿宋" w:hAnsi="仿宋"/>
              </w:rPr>
            </w:pPr>
            <w:r>
              <w:rPr>
                <w:rFonts w:ascii="仿宋" w:eastAsia="仿宋" w:hAnsi="仿宋" w:hint="eastAsia"/>
              </w:rPr>
              <w:t>是</w:t>
            </w:r>
          </w:p>
        </w:tc>
        <w:tc>
          <w:tcPr>
            <w:tcW w:w="2033" w:type="dxa"/>
            <w:shd w:val="clear" w:color="auto" w:fill="F2F2F2"/>
          </w:tcPr>
          <w:p w14:paraId="2B6F9A40" w14:textId="77777777" w:rsidR="006746E1" w:rsidRDefault="006746E1" w:rsidP="00B66B20"/>
        </w:tc>
      </w:tr>
      <w:tr w:rsidR="006746E1" w14:paraId="36B305C1" w14:textId="77777777" w:rsidTr="004B3FD0">
        <w:trPr>
          <w:trHeight w:val="639"/>
        </w:trPr>
        <w:tc>
          <w:tcPr>
            <w:tcW w:w="1411" w:type="dxa"/>
            <w:shd w:val="clear" w:color="auto" w:fill="F2F2F2"/>
          </w:tcPr>
          <w:p w14:paraId="273BF57C" w14:textId="77777777" w:rsidR="006746E1" w:rsidRDefault="006746E1" w:rsidP="00B66B20">
            <w:pPr>
              <w:rPr>
                <w:rFonts w:ascii="仿宋" w:eastAsia="仿宋" w:hAnsi="仿宋"/>
              </w:rPr>
            </w:pPr>
            <w:r>
              <w:rPr>
                <w:rFonts w:ascii="仿宋" w:eastAsia="仿宋" w:hAnsi="仿宋"/>
              </w:rPr>
              <w:t>S_ITEM_</w:t>
            </w:r>
            <w:r>
              <w:rPr>
                <w:rFonts w:ascii="仿宋" w:eastAsia="仿宋" w:hAnsi="仿宋" w:hint="eastAsia"/>
              </w:rPr>
              <w:t>KEY</w:t>
            </w:r>
          </w:p>
        </w:tc>
        <w:tc>
          <w:tcPr>
            <w:tcW w:w="1183" w:type="dxa"/>
            <w:shd w:val="clear" w:color="auto" w:fill="F2F2F2"/>
          </w:tcPr>
          <w:p w14:paraId="42455E81" w14:textId="77777777" w:rsidR="006746E1" w:rsidRDefault="006746E1" w:rsidP="00B66B20">
            <w:pPr>
              <w:rPr>
                <w:rFonts w:ascii="仿宋" w:eastAsia="仿宋" w:hAnsi="仿宋"/>
              </w:rPr>
            </w:pPr>
            <w:r>
              <w:rPr>
                <w:rFonts w:ascii="仿宋" w:eastAsia="仿宋" w:hAnsi="仿宋" w:hint="eastAsia"/>
              </w:rPr>
              <w:t>字典键</w:t>
            </w:r>
          </w:p>
        </w:tc>
        <w:tc>
          <w:tcPr>
            <w:tcW w:w="1363" w:type="dxa"/>
            <w:shd w:val="clear" w:color="auto" w:fill="F2F2F2"/>
          </w:tcPr>
          <w:p w14:paraId="7A474723" w14:textId="77777777" w:rsidR="006746E1" w:rsidRDefault="006746E1" w:rsidP="00B66B20">
            <w:pPr>
              <w:rPr>
                <w:rFonts w:ascii="仿宋" w:eastAsia="仿宋" w:hAnsi="仿宋"/>
              </w:rPr>
            </w:pPr>
            <w:r>
              <w:rPr>
                <w:rFonts w:ascii="仿宋" w:eastAsia="仿宋" w:hAnsi="仿宋" w:hint="eastAsia"/>
              </w:rPr>
              <w:t>VARCHAR(128)</w:t>
            </w:r>
          </w:p>
        </w:tc>
        <w:tc>
          <w:tcPr>
            <w:tcW w:w="1116" w:type="dxa"/>
            <w:shd w:val="clear" w:color="auto" w:fill="F2F2F2"/>
          </w:tcPr>
          <w:p w14:paraId="1B810679" w14:textId="77777777" w:rsidR="006746E1" w:rsidRDefault="006746E1" w:rsidP="00B66B20">
            <w:pPr>
              <w:rPr>
                <w:rFonts w:ascii="仿宋" w:eastAsia="仿宋" w:hAnsi="仿宋"/>
              </w:rPr>
            </w:pPr>
          </w:p>
        </w:tc>
        <w:tc>
          <w:tcPr>
            <w:tcW w:w="1151" w:type="dxa"/>
            <w:shd w:val="clear" w:color="auto" w:fill="F2F2F2"/>
          </w:tcPr>
          <w:p w14:paraId="3FE21411" w14:textId="77777777" w:rsidR="006746E1" w:rsidRDefault="006746E1" w:rsidP="00B66B20">
            <w:pPr>
              <w:rPr>
                <w:rFonts w:ascii="仿宋" w:eastAsia="仿宋" w:hAnsi="仿宋"/>
              </w:rPr>
            </w:pPr>
            <w:r>
              <w:rPr>
                <w:rFonts w:ascii="仿宋" w:eastAsia="仿宋" w:hAnsi="仿宋" w:hint="eastAsia"/>
              </w:rPr>
              <w:t>否</w:t>
            </w:r>
          </w:p>
        </w:tc>
        <w:tc>
          <w:tcPr>
            <w:tcW w:w="2033" w:type="dxa"/>
            <w:shd w:val="clear" w:color="auto" w:fill="F2F2F2"/>
          </w:tcPr>
          <w:p w14:paraId="5F28AE49" w14:textId="77777777" w:rsidR="006746E1" w:rsidRDefault="006746E1" w:rsidP="00B66B20"/>
        </w:tc>
      </w:tr>
      <w:tr w:rsidR="006746E1" w14:paraId="1A243B7E" w14:textId="77777777" w:rsidTr="004B3FD0">
        <w:trPr>
          <w:trHeight w:val="874"/>
        </w:trPr>
        <w:tc>
          <w:tcPr>
            <w:tcW w:w="1411" w:type="dxa"/>
            <w:shd w:val="clear" w:color="auto" w:fill="F2F2F2"/>
          </w:tcPr>
          <w:p w14:paraId="0CF091C9" w14:textId="77777777" w:rsidR="006746E1" w:rsidRDefault="006746E1" w:rsidP="00B66B20">
            <w:pPr>
              <w:rPr>
                <w:rFonts w:ascii="仿宋" w:eastAsia="仿宋" w:hAnsi="仿宋"/>
              </w:rPr>
            </w:pPr>
            <w:r>
              <w:rPr>
                <w:rFonts w:ascii="仿宋" w:eastAsia="仿宋" w:hAnsi="仿宋" w:hint="eastAsia"/>
              </w:rPr>
              <w:t>S_</w:t>
            </w:r>
            <w:r>
              <w:rPr>
                <w:rFonts w:ascii="仿宋" w:eastAsia="仿宋" w:hAnsi="仿宋"/>
              </w:rPr>
              <w:t>ITEM_VALUE</w:t>
            </w:r>
          </w:p>
        </w:tc>
        <w:tc>
          <w:tcPr>
            <w:tcW w:w="1183" w:type="dxa"/>
            <w:shd w:val="clear" w:color="auto" w:fill="F2F2F2"/>
          </w:tcPr>
          <w:p w14:paraId="0415893D" w14:textId="77777777" w:rsidR="006746E1" w:rsidRDefault="006746E1" w:rsidP="00B66B20">
            <w:pPr>
              <w:rPr>
                <w:rFonts w:ascii="仿宋" w:eastAsia="仿宋" w:hAnsi="仿宋"/>
              </w:rPr>
            </w:pPr>
            <w:r>
              <w:rPr>
                <w:rFonts w:ascii="仿宋" w:eastAsia="仿宋" w:hAnsi="仿宋" w:hint="eastAsia"/>
              </w:rPr>
              <w:t>字典值</w:t>
            </w:r>
          </w:p>
        </w:tc>
        <w:tc>
          <w:tcPr>
            <w:tcW w:w="1363" w:type="dxa"/>
            <w:shd w:val="clear" w:color="auto" w:fill="F2F2F2"/>
          </w:tcPr>
          <w:p w14:paraId="493EABFF" w14:textId="77777777" w:rsidR="006746E1" w:rsidRDefault="006746E1" w:rsidP="00B66B20">
            <w:pPr>
              <w:rPr>
                <w:rFonts w:ascii="仿宋" w:eastAsia="仿宋" w:hAnsi="仿宋"/>
              </w:rPr>
            </w:pPr>
            <w:r>
              <w:rPr>
                <w:rFonts w:ascii="仿宋" w:eastAsia="仿宋" w:hAnsi="仿宋" w:hint="eastAsia"/>
              </w:rPr>
              <w:t>VARCHAR(128)</w:t>
            </w:r>
          </w:p>
        </w:tc>
        <w:tc>
          <w:tcPr>
            <w:tcW w:w="1116" w:type="dxa"/>
            <w:shd w:val="clear" w:color="auto" w:fill="F2F2F2"/>
          </w:tcPr>
          <w:p w14:paraId="04593061" w14:textId="77777777" w:rsidR="006746E1" w:rsidRDefault="006746E1" w:rsidP="00B66B20">
            <w:pPr>
              <w:rPr>
                <w:rFonts w:ascii="仿宋" w:eastAsia="仿宋" w:hAnsi="仿宋"/>
              </w:rPr>
            </w:pPr>
          </w:p>
        </w:tc>
        <w:tc>
          <w:tcPr>
            <w:tcW w:w="1151" w:type="dxa"/>
            <w:shd w:val="clear" w:color="auto" w:fill="F2F2F2"/>
          </w:tcPr>
          <w:p w14:paraId="6CA1AB70" w14:textId="77777777" w:rsidR="006746E1" w:rsidRDefault="006746E1" w:rsidP="00B66B20">
            <w:pPr>
              <w:rPr>
                <w:rFonts w:ascii="仿宋" w:eastAsia="仿宋" w:hAnsi="仿宋"/>
              </w:rPr>
            </w:pPr>
            <w:r>
              <w:rPr>
                <w:rFonts w:ascii="仿宋" w:eastAsia="仿宋" w:hAnsi="仿宋" w:hint="eastAsia"/>
              </w:rPr>
              <w:t>否</w:t>
            </w:r>
          </w:p>
        </w:tc>
        <w:tc>
          <w:tcPr>
            <w:tcW w:w="2033" w:type="dxa"/>
            <w:shd w:val="clear" w:color="auto" w:fill="F2F2F2"/>
          </w:tcPr>
          <w:p w14:paraId="113ADC5B" w14:textId="77777777" w:rsidR="006746E1" w:rsidRDefault="006746E1" w:rsidP="00B66B20"/>
        </w:tc>
      </w:tr>
      <w:tr w:rsidR="006746E1" w14:paraId="5F1D9271" w14:textId="77777777" w:rsidTr="004B3FD0">
        <w:trPr>
          <w:trHeight w:val="639"/>
        </w:trPr>
        <w:tc>
          <w:tcPr>
            <w:tcW w:w="1411" w:type="dxa"/>
            <w:shd w:val="clear" w:color="auto" w:fill="F2F2F2"/>
          </w:tcPr>
          <w:p w14:paraId="7B0B1F98" w14:textId="77777777" w:rsidR="006746E1" w:rsidRDefault="006746E1" w:rsidP="00B66B20">
            <w:pPr>
              <w:rPr>
                <w:rFonts w:ascii="仿宋" w:eastAsia="仿宋" w:hAnsi="仿宋"/>
              </w:rPr>
            </w:pPr>
            <w:r>
              <w:rPr>
                <w:rFonts w:ascii="仿宋" w:eastAsia="仿宋" w:hAnsi="仿宋" w:hint="eastAsia"/>
              </w:rPr>
              <w:t>S_REMARK</w:t>
            </w:r>
          </w:p>
        </w:tc>
        <w:tc>
          <w:tcPr>
            <w:tcW w:w="1183" w:type="dxa"/>
            <w:shd w:val="clear" w:color="auto" w:fill="F2F2F2"/>
          </w:tcPr>
          <w:p w14:paraId="74C80DB7" w14:textId="77777777" w:rsidR="006746E1" w:rsidRDefault="006746E1" w:rsidP="00B66B20">
            <w:pPr>
              <w:rPr>
                <w:rFonts w:ascii="仿宋" w:eastAsia="仿宋" w:hAnsi="仿宋"/>
              </w:rPr>
            </w:pPr>
            <w:r>
              <w:rPr>
                <w:rFonts w:ascii="仿宋" w:eastAsia="仿宋" w:hAnsi="仿宋" w:hint="eastAsia"/>
              </w:rPr>
              <w:t>描述</w:t>
            </w:r>
          </w:p>
        </w:tc>
        <w:tc>
          <w:tcPr>
            <w:tcW w:w="1363" w:type="dxa"/>
            <w:shd w:val="clear" w:color="auto" w:fill="F2F2F2"/>
          </w:tcPr>
          <w:p w14:paraId="39C31D4B" w14:textId="77777777" w:rsidR="006746E1" w:rsidRDefault="006746E1" w:rsidP="00B66B20">
            <w:pPr>
              <w:rPr>
                <w:rFonts w:ascii="仿宋" w:eastAsia="仿宋" w:hAnsi="仿宋"/>
              </w:rPr>
            </w:pPr>
            <w:r>
              <w:rPr>
                <w:rFonts w:ascii="仿宋" w:eastAsia="仿宋" w:hAnsi="仿宋" w:hint="eastAsia"/>
              </w:rPr>
              <w:t>VARCHAR(500)</w:t>
            </w:r>
          </w:p>
        </w:tc>
        <w:tc>
          <w:tcPr>
            <w:tcW w:w="1116" w:type="dxa"/>
            <w:shd w:val="clear" w:color="auto" w:fill="F2F2F2"/>
          </w:tcPr>
          <w:p w14:paraId="0D478ACF" w14:textId="77777777" w:rsidR="006746E1" w:rsidRDefault="006746E1" w:rsidP="00B66B20">
            <w:pPr>
              <w:rPr>
                <w:rFonts w:ascii="仿宋" w:eastAsia="仿宋" w:hAnsi="仿宋"/>
              </w:rPr>
            </w:pPr>
          </w:p>
        </w:tc>
        <w:tc>
          <w:tcPr>
            <w:tcW w:w="1151" w:type="dxa"/>
            <w:shd w:val="clear" w:color="auto" w:fill="F2F2F2"/>
          </w:tcPr>
          <w:p w14:paraId="0CA4E265" w14:textId="77777777" w:rsidR="006746E1" w:rsidRDefault="006746E1" w:rsidP="00B66B20">
            <w:pPr>
              <w:rPr>
                <w:rFonts w:ascii="仿宋" w:eastAsia="仿宋" w:hAnsi="仿宋"/>
              </w:rPr>
            </w:pPr>
            <w:r>
              <w:rPr>
                <w:rFonts w:ascii="仿宋" w:eastAsia="仿宋" w:hAnsi="仿宋" w:hint="eastAsia"/>
              </w:rPr>
              <w:t>是</w:t>
            </w:r>
          </w:p>
        </w:tc>
        <w:tc>
          <w:tcPr>
            <w:tcW w:w="2033" w:type="dxa"/>
            <w:shd w:val="clear" w:color="auto" w:fill="F2F2F2"/>
          </w:tcPr>
          <w:p w14:paraId="2C8E0333" w14:textId="77777777" w:rsidR="006746E1" w:rsidRDefault="006746E1" w:rsidP="00B66B20"/>
        </w:tc>
      </w:tr>
      <w:tr w:rsidR="006746E1" w14:paraId="1612181F" w14:textId="77777777" w:rsidTr="004B3FD0">
        <w:trPr>
          <w:trHeight w:val="639"/>
        </w:trPr>
        <w:tc>
          <w:tcPr>
            <w:tcW w:w="1411" w:type="dxa"/>
            <w:shd w:val="clear" w:color="auto" w:fill="F2F2F2"/>
          </w:tcPr>
          <w:p w14:paraId="0C87EDDE" w14:textId="77777777" w:rsidR="006746E1" w:rsidRDefault="006746E1" w:rsidP="00B66B20">
            <w:pPr>
              <w:rPr>
                <w:rFonts w:ascii="仿宋" w:eastAsia="仿宋" w:hAnsi="仿宋"/>
              </w:rPr>
            </w:pPr>
            <w:r>
              <w:rPr>
                <w:rFonts w:ascii="仿宋" w:eastAsia="仿宋" w:hAnsi="仿宋" w:hint="eastAsia"/>
              </w:rPr>
              <w:t>C_VALID_FLAG</w:t>
            </w:r>
          </w:p>
        </w:tc>
        <w:tc>
          <w:tcPr>
            <w:tcW w:w="1183" w:type="dxa"/>
            <w:shd w:val="clear" w:color="auto" w:fill="F2F2F2"/>
          </w:tcPr>
          <w:p w14:paraId="55BD17F1" w14:textId="77777777" w:rsidR="006746E1" w:rsidRDefault="006746E1" w:rsidP="00B66B20">
            <w:pPr>
              <w:rPr>
                <w:rFonts w:ascii="仿宋" w:eastAsia="仿宋" w:hAnsi="仿宋"/>
              </w:rPr>
            </w:pPr>
            <w:r>
              <w:rPr>
                <w:rFonts w:ascii="仿宋" w:eastAsia="仿宋" w:hAnsi="仿宋" w:hint="eastAsia"/>
              </w:rPr>
              <w:t>数据状态</w:t>
            </w:r>
          </w:p>
        </w:tc>
        <w:tc>
          <w:tcPr>
            <w:tcW w:w="1363" w:type="dxa"/>
            <w:shd w:val="clear" w:color="auto" w:fill="F2F2F2"/>
          </w:tcPr>
          <w:p w14:paraId="524C5E87" w14:textId="77777777" w:rsidR="006746E1" w:rsidRDefault="006746E1" w:rsidP="00B66B20">
            <w:pPr>
              <w:rPr>
                <w:rFonts w:ascii="仿宋" w:eastAsia="仿宋" w:hAnsi="仿宋"/>
              </w:rPr>
            </w:pPr>
            <w:r>
              <w:rPr>
                <w:rFonts w:ascii="仿宋" w:eastAsia="仿宋" w:hAnsi="仿宋" w:hint="eastAsia"/>
              </w:rPr>
              <w:t>CHAR</w:t>
            </w:r>
            <w:r>
              <w:rPr>
                <w:rFonts w:ascii="仿宋" w:eastAsia="仿宋" w:hAnsi="仿宋"/>
              </w:rPr>
              <w:t>(1)</w:t>
            </w:r>
          </w:p>
        </w:tc>
        <w:tc>
          <w:tcPr>
            <w:tcW w:w="1116" w:type="dxa"/>
            <w:shd w:val="clear" w:color="auto" w:fill="F2F2F2"/>
          </w:tcPr>
          <w:p w14:paraId="56D3430C" w14:textId="77777777" w:rsidR="006746E1" w:rsidRDefault="006746E1" w:rsidP="00B66B20">
            <w:pPr>
              <w:rPr>
                <w:rFonts w:ascii="仿宋" w:eastAsia="仿宋" w:hAnsi="仿宋"/>
              </w:rPr>
            </w:pPr>
          </w:p>
        </w:tc>
        <w:tc>
          <w:tcPr>
            <w:tcW w:w="1151" w:type="dxa"/>
            <w:shd w:val="clear" w:color="auto" w:fill="F2F2F2"/>
          </w:tcPr>
          <w:p w14:paraId="01C013AE" w14:textId="77777777" w:rsidR="006746E1" w:rsidRDefault="006746E1" w:rsidP="00B66B20">
            <w:pPr>
              <w:rPr>
                <w:rFonts w:ascii="仿宋" w:eastAsia="仿宋" w:hAnsi="仿宋"/>
              </w:rPr>
            </w:pPr>
            <w:r>
              <w:rPr>
                <w:rFonts w:ascii="仿宋" w:eastAsia="仿宋" w:hAnsi="仿宋" w:hint="eastAsia"/>
              </w:rPr>
              <w:t>是</w:t>
            </w:r>
          </w:p>
        </w:tc>
        <w:tc>
          <w:tcPr>
            <w:tcW w:w="2033" w:type="dxa"/>
            <w:shd w:val="clear" w:color="auto" w:fill="F2F2F2"/>
          </w:tcPr>
          <w:p w14:paraId="40BFB867" w14:textId="77777777" w:rsidR="006746E1" w:rsidRDefault="006746E1" w:rsidP="00B66B20">
            <w:pP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14:paraId="02D28B57" w14:textId="56F3B610" w:rsidR="006746E1" w:rsidRDefault="006746E1" w:rsidP="0096323B">
      <w:pPr>
        <w:spacing w:line="460" w:lineRule="exact"/>
        <w:rPr>
          <w:rFonts w:ascii="Arial" w:eastAsia="黑体" w:hAnsi="Arial" w:cs="Times New Roman"/>
          <w:kern w:val="0"/>
          <w:szCs w:val="20"/>
        </w:rPr>
      </w:pPr>
    </w:p>
    <w:p w14:paraId="6618B6B3" w14:textId="67E86EB4" w:rsidR="008D5EC0" w:rsidRPr="00955052" w:rsidRDefault="008D5EC0" w:rsidP="00955052">
      <w:pPr>
        <w:pStyle w:val="af4"/>
        <w:jc w:val="center"/>
        <w:rPr>
          <w:rFonts w:ascii="黑体" w:hAnsi="黑体"/>
          <w:sz w:val="21"/>
          <w:szCs w:val="21"/>
        </w:rPr>
      </w:pPr>
      <w:r w:rsidRPr="00955052">
        <w:rPr>
          <w:rFonts w:ascii="黑体" w:hAnsi="黑体"/>
          <w:sz w:val="21"/>
          <w:szCs w:val="21"/>
        </w:rPr>
        <w:t xml:space="preserve">表格 </w:t>
      </w:r>
      <w:r w:rsidRPr="00955052">
        <w:rPr>
          <w:rFonts w:ascii="黑体" w:hAnsi="黑体"/>
          <w:sz w:val="21"/>
          <w:szCs w:val="21"/>
        </w:rPr>
        <w:fldChar w:fldCharType="begin"/>
      </w:r>
      <w:r w:rsidRPr="00955052">
        <w:rPr>
          <w:rFonts w:ascii="黑体" w:hAnsi="黑体"/>
          <w:sz w:val="21"/>
          <w:szCs w:val="21"/>
        </w:rPr>
        <w:instrText xml:space="preserve"> SEQ 表格 \* ARABIC </w:instrText>
      </w:r>
      <w:r w:rsidRPr="00955052">
        <w:rPr>
          <w:rFonts w:ascii="黑体" w:hAnsi="黑体"/>
          <w:sz w:val="21"/>
          <w:szCs w:val="21"/>
        </w:rPr>
        <w:fldChar w:fldCharType="separate"/>
      </w:r>
      <w:r w:rsidR="00281776" w:rsidRPr="00955052">
        <w:rPr>
          <w:rFonts w:ascii="黑体" w:hAnsi="黑体"/>
          <w:sz w:val="21"/>
          <w:szCs w:val="21"/>
        </w:rPr>
        <w:t>9</w:t>
      </w:r>
      <w:r w:rsidRPr="00955052">
        <w:rPr>
          <w:rFonts w:ascii="黑体" w:hAnsi="黑体"/>
          <w:sz w:val="21"/>
          <w:szCs w:val="21"/>
        </w:rPr>
        <w:fldChar w:fldCharType="end"/>
      </w:r>
      <w:r w:rsidRPr="00955052">
        <w:rPr>
          <w:rFonts w:ascii="黑体" w:hAnsi="黑体" w:hint="eastAsia"/>
          <w:sz w:val="21"/>
          <w:szCs w:val="21"/>
        </w:rPr>
        <w:t xml:space="preserve">  </w:t>
      </w:r>
      <w:r w:rsidRPr="00955052">
        <w:rPr>
          <w:rFonts w:ascii="黑体" w:hAnsi="黑体"/>
          <w:sz w:val="21"/>
          <w:szCs w:val="21"/>
        </w:rPr>
        <w:t>T_RMS_QAINFO答疑表</w:t>
      </w:r>
    </w:p>
    <w:tbl>
      <w:tblPr>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167"/>
        <w:gridCol w:w="1345"/>
        <w:gridCol w:w="1101"/>
        <w:gridCol w:w="1137"/>
        <w:gridCol w:w="2007"/>
      </w:tblGrid>
      <w:tr w:rsidR="006746E1" w14:paraId="12389AF0" w14:textId="77777777" w:rsidTr="004B3FD0">
        <w:trPr>
          <w:trHeight w:val="428"/>
        </w:trPr>
        <w:tc>
          <w:tcPr>
            <w:tcW w:w="1392" w:type="dxa"/>
            <w:shd w:val="clear" w:color="auto" w:fill="F2F2F2"/>
          </w:tcPr>
          <w:p w14:paraId="589CD5AD" w14:textId="77777777" w:rsidR="006746E1" w:rsidRDefault="006746E1" w:rsidP="00B66B20">
            <w:pPr>
              <w:rPr>
                <w:b/>
              </w:rPr>
            </w:pPr>
            <w:r>
              <w:rPr>
                <w:rFonts w:hint="eastAsia"/>
                <w:b/>
              </w:rPr>
              <w:t>字段</w:t>
            </w:r>
          </w:p>
        </w:tc>
        <w:tc>
          <w:tcPr>
            <w:tcW w:w="1167" w:type="dxa"/>
            <w:shd w:val="clear" w:color="auto" w:fill="F2F2F2"/>
          </w:tcPr>
          <w:p w14:paraId="13BE3C85" w14:textId="77777777" w:rsidR="006746E1" w:rsidRDefault="006746E1" w:rsidP="00B66B20">
            <w:pPr>
              <w:rPr>
                <w:b/>
              </w:rPr>
            </w:pPr>
            <w:r>
              <w:rPr>
                <w:rFonts w:hint="eastAsia"/>
                <w:b/>
              </w:rPr>
              <w:t>字段名称</w:t>
            </w:r>
          </w:p>
        </w:tc>
        <w:tc>
          <w:tcPr>
            <w:tcW w:w="1345" w:type="dxa"/>
            <w:shd w:val="clear" w:color="auto" w:fill="F2F2F2"/>
          </w:tcPr>
          <w:p w14:paraId="042478A9" w14:textId="77777777" w:rsidR="006746E1" w:rsidRDefault="006746E1" w:rsidP="00B66B20">
            <w:pPr>
              <w:rPr>
                <w:b/>
              </w:rPr>
            </w:pPr>
            <w:r>
              <w:rPr>
                <w:rFonts w:hint="eastAsia"/>
                <w:b/>
              </w:rPr>
              <w:t>类型及长度</w:t>
            </w:r>
          </w:p>
        </w:tc>
        <w:tc>
          <w:tcPr>
            <w:tcW w:w="1101" w:type="dxa"/>
            <w:shd w:val="clear" w:color="auto" w:fill="F2F2F2"/>
          </w:tcPr>
          <w:p w14:paraId="0635A3AB" w14:textId="77777777" w:rsidR="006746E1" w:rsidRDefault="006746E1" w:rsidP="00B66B20">
            <w:pPr>
              <w:rPr>
                <w:b/>
              </w:rPr>
            </w:pPr>
            <w:r>
              <w:rPr>
                <w:rFonts w:hint="eastAsia"/>
                <w:b/>
              </w:rPr>
              <w:t>主键/外键</w:t>
            </w:r>
          </w:p>
        </w:tc>
        <w:tc>
          <w:tcPr>
            <w:tcW w:w="1137" w:type="dxa"/>
            <w:shd w:val="clear" w:color="auto" w:fill="F2F2F2"/>
          </w:tcPr>
          <w:p w14:paraId="52D49A68" w14:textId="77777777" w:rsidR="006746E1" w:rsidRDefault="006746E1" w:rsidP="00B66B20">
            <w:pPr>
              <w:rPr>
                <w:b/>
              </w:rPr>
            </w:pPr>
            <w:r>
              <w:rPr>
                <w:rFonts w:hint="eastAsia"/>
                <w:b/>
              </w:rPr>
              <w:t>是否可空</w:t>
            </w:r>
          </w:p>
        </w:tc>
        <w:tc>
          <w:tcPr>
            <w:tcW w:w="2007" w:type="dxa"/>
            <w:shd w:val="clear" w:color="auto" w:fill="F2F2F2"/>
          </w:tcPr>
          <w:p w14:paraId="413465F7" w14:textId="77777777" w:rsidR="006746E1" w:rsidRDefault="006746E1" w:rsidP="00B66B20">
            <w:pPr>
              <w:rPr>
                <w:b/>
              </w:rPr>
            </w:pPr>
            <w:r>
              <w:rPr>
                <w:rFonts w:hint="eastAsia"/>
                <w:b/>
              </w:rPr>
              <w:t>备注</w:t>
            </w:r>
          </w:p>
        </w:tc>
      </w:tr>
      <w:tr w:rsidR="006746E1" w14:paraId="58AD61B1" w14:textId="77777777" w:rsidTr="004B3FD0">
        <w:trPr>
          <w:trHeight w:val="898"/>
        </w:trPr>
        <w:tc>
          <w:tcPr>
            <w:tcW w:w="1392" w:type="dxa"/>
            <w:shd w:val="clear" w:color="auto" w:fill="F2F2F2"/>
          </w:tcPr>
          <w:p w14:paraId="209C9360" w14:textId="77777777" w:rsidR="006746E1" w:rsidRDefault="006746E1" w:rsidP="00B66B20">
            <w:r>
              <w:rPr>
                <w:rFonts w:ascii="仿宋" w:eastAsia="仿宋" w:hAnsi="仿宋"/>
              </w:rPr>
              <w:t>N_QA</w:t>
            </w:r>
            <w:r>
              <w:rPr>
                <w:rFonts w:ascii="仿宋" w:eastAsia="仿宋" w:hAnsi="仿宋" w:hint="eastAsia"/>
              </w:rPr>
              <w:t>_</w:t>
            </w:r>
            <w:r>
              <w:rPr>
                <w:rFonts w:ascii="仿宋" w:eastAsia="仿宋" w:hAnsi="仿宋"/>
              </w:rPr>
              <w:t>ID</w:t>
            </w:r>
          </w:p>
        </w:tc>
        <w:tc>
          <w:tcPr>
            <w:tcW w:w="1167" w:type="dxa"/>
            <w:shd w:val="clear" w:color="auto" w:fill="F2F2F2"/>
          </w:tcPr>
          <w:p w14:paraId="31CE8778" w14:textId="77777777" w:rsidR="006746E1" w:rsidRDefault="006746E1" w:rsidP="00B66B20">
            <w:r>
              <w:rPr>
                <w:rFonts w:ascii="仿宋" w:eastAsia="仿宋" w:hAnsi="仿宋" w:hint="eastAsia"/>
              </w:rPr>
              <w:t>自增长</w:t>
            </w:r>
          </w:p>
        </w:tc>
        <w:tc>
          <w:tcPr>
            <w:tcW w:w="1345" w:type="dxa"/>
            <w:shd w:val="clear" w:color="auto" w:fill="F2F2F2"/>
          </w:tcPr>
          <w:p w14:paraId="5B2FC5E8" w14:textId="77777777" w:rsidR="006746E1" w:rsidRDefault="006746E1" w:rsidP="00B66B20">
            <w:r>
              <w:rPr>
                <w:rFonts w:ascii="仿宋" w:eastAsia="仿宋" w:hAnsi="仿宋"/>
              </w:rPr>
              <w:t>INT(10)</w:t>
            </w:r>
          </w:p>
        </w:tc>
        <w:tc>
          <w:tcPr>
            <w:tcW w:w="1101" w:type="dxa"/>
            <w:shd w:val="clear" w:color="auto" w:fill="F2F2F2"/>
          </w:tcPr>
          <w:p w14:paraId="52C841C7" w14:textId="77777777" w:rsidR="006746E1" w:rsidRDefault="006746E1" w:rsidP="00B66B20">
            <w:r>
              <w:rPr>
                <w:rFonts w:ascii="仿宋" w:eastAsia="仿宋" w:hAnsi="仿宋" w:hint="eastAsia"/>
              </w:rPr>
              <w:t>主键</w:t>
            </w:r>
          </w:p>
        </w:tc>
        <w:tc>
          <w:tcPr>
            <w:tcW w:w="1137" w:type="dxa"/>
            <w:shd w:val="clear" w:color="auto" w:fill="F2F2F2"/>
          </w:tcPr>
          <w:p w14:paraId="679049BB" w14:textId="77777777" w:rsidR="006746E1" w:rsidRDefault="006746E1" w:rsidP="00B66B20">
            <w:r>
              <w:rPr>
                <w:rFonts w:ascii="仿宋" w:eastAsia="仿宋" w:hAnsi="仿宋" w:hint="eastAsia"/>
              </w:rPr>
              <w:t>否</w:t>
            </w:r>
          </w:p>
        </w:tc>
        <w:tc>
          <w:tcPr>
            <w:tcW w:w="2007" w:type="dxa"/>
            <w:shd w:val="clear" w:color="auto" w:fill="F2F2F2"/>
          </w:tcPr>
          <w:p w14:paraId="25696DFE" w14:textId="77777777" w:rsidR="006746E1" w:rsidRDefault="006746E1" w:rsidP="00B66B20">
            <w:r>
              <w:rPr>
                <w:rFonts w:hint="eastAsia"/>
              </w:rPr>
              <w:t>自增</w:t>
            </w:r>
          </w:p>
        </w:tc>
      </w:tr>
      <w:tr w:rsidR="006746E1" w14:paraId="19D29E15" w14:textId="77777777" w:rsidTr="004B3FD0">
        <w:trPr>
          <w:trHeight w:val="657"/>
        </w:trPr>
        <w:tc>
          <w:tcPr>
            <w:tcW w:w="1392" w:type="dxa"/>
            <w:shd w:val="clear" w:color="auto" w:fill="F2F2F2"/>
          </w:tcPr>
          <w:p w14:paraId="0E89BAE4" w14:textId="77777777" w:rsidR="006746E1" w:rsidRDefault="006746E1" w:rsidP="00B66B20">
            <w:pPr>
              <w:rPr>
                <w:rFonts w:ascii="仿宋" w:eastAsia="仿宋" w:hAnsi="仿宋"/>
              </w:rPr>
            </w:pPr>
            <w:r>
              <w:rPr>
                <w:rFonts w:ascii="仿宋" w:eastAsia="仿宋" w:hAnsi="仿宋"/>
              </w:rPr>
              <w:t>S_SORT_NO</w:t>
            </w:r>
          </w:p>
        </w:tc>
        <w:tc>
          <w:tcPr>
            <w:tcW w:w="1167" w:type="dxa"/>
            <w:shd w:val="clear" w:color="auto" w:fill="F2F2F2"/>
          </w:tcPr>
          <w:p w14:paraId="54D36C68" w14:textId="77777777" w:rsidR="006746E1" w:rsidRDefault="006746E1" w:rsidP="00B66B20">
            <w:pPr>
              <w:rPr>
                <w:rFonts w:ascii="仿宋" w:eastAsia="仿宋" w:hAnsi="仿宋"/>
              </w:rPr>
            </w:pPr>
            <w:r>
              <w:rPr>
                <w:rFonts w:ascii="仿宋" w:eastAsia="仿宋" w:hAnsi="仿宋" w:hint="eastAsia"/>
              </w:rPr>
              <w:t>排序</w:t>
            </w:r>
          </w:p>
        </w:tc>
        <w:tc>
          <w:tcPr>
            <w:tcW w:w="1345" w:type="dxa"/>
            <w:shd w:val="clear" w:color="auto" w:fill="F2F2F2"/>
          </w:tcPr>
          <w:p w14:paraId="4DF2B8BB" w14:textId="77777777" w:rsidR="006746E1" w:rsidRDefault="006746E1" w:rsidP="00B66B20">
            <w:pPr>
              <w:rPr>
                <w:rFonts w:ascii="仿宋" w:eastAsia="仿宋" w:hAnsi="仿宋"/>
              </w:rPr>
            </w:pPr>
            <w:r>
              <w:rPr>
                <w:rFonts w:ascii="仿宋" w:eastAsia="仿宋" w:hAnsi="仿宋"/>
              </w:rPr>
              <w:t>INT</w:t>
            </w:r>
          </w:p>
        </w:tc>
        <w:tc>
          <w:tcPr>
            <w:tcW w:w="1101" w:type="dxa"/>
            <w:shd w:val="clear" w:color="auto" w:fill="F2F2F2"/>
          </w:tcPr>
          <w:p w14:paraId="73A5CDCC" w14:textId="77777777" w:rsidR="006746E1" w:rsidRDefault="006746E1" w:rsidP="00B66B20">
            <w:pPr>
              <w:rPr>
                <w:rFonts w:ascii="仿宋" w:eastAsia="仿宋" w:hAnsi="仿宋"/>
              </w:rPr>
            </w:pPr>
          </w:p>
        </w:tc>
        <w:tc>
          <w:tcPr>
            <w:tcW w:w="1137" w:type="dxa"/>
            <w:shd w:val="clear" w:color="auto" w:fill="F2F2F2"/>
          </w:tcPr>
          <w:p w14:paraId="3AD51295" w14:textId="77777777" w:rsidR="006746E1" w:rsidRDefault="006746E1" w:rsidP="00B66B20">
            <w:pPr>
              <w:rPr>
                <w:rFonts w:ascii="仿宋" w:eastAsia="仿宋" w:hAnsi="仿宋"/>
              </w:rPr>
            </w:pPr>
            <w:r>
              <w:rPr>
                <w:rFonts w:ascii="仿宋" w:eastAsia="仿宋" w:hAnsi="仿宋" w:hint="eastAsia"/>
              </w:rPr>
              <w:t>是</w:t>
            </w:r>
          </w:p>
        </w:tc>
        <w:tc>
          <w:tcPr>
            <w:tcW w:w="2007" w:type="dxa"/>
            <w:shd w:val="clear" w:color="auto" w:fill="F2F2F2"/>
          </w:tcPr>
          <w:p w14:paraId="1B36A131" w14:textId="77777777" w:rsidR="006746E1" w:rsidRDefault="006746E1" w:rsidP="00B66B20"/>
        </w:tc>
      </w:tr>
      <w:tr w:rsidR="006746E1" w14:paraId="48E1250E" w14:textId="77777777" w:rsidTr="004B3FD0">
        <w:trPr>
          <w:trHeight w:val="657"/>
        </w:trPr>
        <w:tc>
          <w:tcPr>
            <w:tcW w:w="1392" w:type="dxa"/>
            <w:shd w:val="clear" w:color="auto" w:fill="F2F2F2"/>
          </w:tcPr>
          <w:p w14:paraId="400757D5" w14:textId="77777777" w:rsidR="006746E1" w:rsidRDefault="006746E1" w:rsidP="00B66B20">
            <w:pPr>
              <w:rPr>
                <w:rFonts w:ascii="仿宋" w:eastAsia="仿宋" w:hAnsi="仿宋"/>
              </w:rPr>
            </w:pPr>
            <w:r>
              <w:rPr>
                <w:rFonts w:ascii="仿宋" w:eastAsia="仿宋" w:hAnsi="仿宋"/>
              </w:rPr>
              <w:t>S_QUESTION</w:t>
            </w:r>
          </w:p>
        </w:tc>
        <w:tc>
          <w:tcPr>
            <w:tcW w:w="1167" w:type="dxa"/>
            <w:shd w:val="clear" w:color="auto" w:fill="F2F2F2"/>
          </w:tcPr>
          <w:p w14:paraId="74C155CD" w14:textId="77777777" w:rsidR="006746E1" w:rsidRDefault="006746E1" w:rsidP="00B66B20">
            <w:pPr>
              <w:rPr>
                <w:rFonts w:ascii="仿宋" w:eastAsia="仿宋" w:hAnsi="仿宋"/>
              </w:rPr>
            </w:pPr>
            <w:r>
              <w:rPr>
                <w:rFonts w:ascii="仿宋" w:eastAsia="仿宋" w:hAnsi="仿宋" w:hint="eastAsia"/>
              </w:rPr>
              <w:t>问题</w:t>
            </w:r>
          </w:p>
        </w:tc>
        <w:tc>
          <w:tcPr>
            <w:tcW w:w="1345" w:type="dxa"/>
            <w:shd w:val="clear" w:color="auto" w:fill="F2F2F2"/>
          </w:tcPr>
          <w:p w14:paraId="380587FE" w14:textId="77777777" w:rsidR="006746E1" w:rsidRDefault="006746E1" w:rsidP="00B66B20">
            <w:pPr>
              <w:rPr>
                <w:rFonts w:ascii="仿宋" w:eastAsia="仿宋" w:hAnsi="仿宋"/>
              </w:rPr>
            </w:pPr>
            <w:r>
              <w:rPr>
                <w:rFonts w:ascii="仿宋" w:eastAsia="仿宋" w:hAnsi="仿宋" w:hint="eastAsia"/>
              </w:rPr>
              <w:t>VARCHAR(</w:t>
            </w:r>
            <w:r>
              <w:rPr>
                <w:rFonts w:ascii="仿宋" w:eastAsia="仿宋" w:hAnsi="仿宋"/>
              </w:rPr>
              <w:t>4000</w:t>
            </w:r>
            <w:r>
              <w:rPr>
                <w:rFonts w:ascii="仿宋" w:eastAsia="仿宋" w:hAnsi="仿宋" w:hint="eastAsia"/>
              </w:rPr>
              <w:t>)</w:t>
            </w:r>
          </w:p>
        </w:tc>
        <w:tc>
          <w:tcPr>
            <w:tcW w:w="1101" w:type="dxa"/>
            <w:shd w:val="clear" w:color="auto" w:fill="F2F2F2"/>
          </w:tcPr>
          <w:p w14:paraId="473EF21D" w14:textId="77777777" w:rsidR="006746E1" w:rsidRDefault="006746E1" w:rsidP="00B66B20">
            <w:pPr>
              <w:rPr>
                <w:rFonts w:ascii="仿宋" w:eastAsia="仿宋" w:hAnsi="仿宋"/>
              </w:rPr>
            </w:pPr>
          </w:p>
        </w:tc>
        <w:tc>
          <w:tcPr>
            <w:tcW w:w="1137" w:type="dxa"/>
            <w:shd w:val="clear" w:color="auto" w:fill="F2F2F2"/>
          </w:tcPr>
          <w:p w14:paraId="54DB3061" w14:textId="77777777" w:rsidR="006746E1" w:rsidRDefault="006746E1" w:rsidP="00B66B20">
            <w:pPr>
              <w:rPr>
                <w:rFonts w:ascii="仿宋" w:eastAsia="仿宋" w:hAnsi="仿宋"/>
              </w:rPr>
            </w:pPr>
            <w:r>
              <w:rPr>
                <w:rFonts w:ascii="仿宋" w:eastAsia="仿宋" w:hAnsi="仿宋" w:hint="eastAsia"/>
              </w:rPr>
              <w:t>是</w:t>
            </w:r>
          </w:p>
        </w:tc>
        <w:tc>
          <w:tcPr>
            <w:tcW w:w="2007" w:type="dxa"/>
            <w:shd w:val="clear" w:color="auto" w:fill="F2F2F2"/>
          </w:tcPr>
          <w:p w14:paraId="77DBDE04" w14:textId="77777777" w:rsidR="006746E1" w:rsidRDefault="006746E1" w:rsidP="00B66B20"/>
        </w:tc>
      </w:tr>
      <w:tr w:rsidR="006746E1" w14:paraId="7747D586" w14:textId="77777777" w:rsidTr="004B3FD0">
        <w:trPr>
          <w:trHeight w:val="898"/>
        </w:trPr>
        <w:tc>
          <w:tcPr>
            <w:tcW w:w="1392" w:type="dxa"/>
            <w:shd w:val="clear" w:color="auto" w:fill="F2F2F2"/>
          </w:tcPr>
          <w:p w14:paraId="00576F9E" w14:textId="77777777" w:rsidR="006746E1" w:rsidRDefault="006746E1" w:rsidP="00B66B20">
            <w:pPr>
              <w:rPr>
                <w:rFonts w:ascii="仿宋" w:eastAsia="仿宋" w:hAnsi="仿宋"/>
              </w:rPr>
            </w:pPr>
            <w:r>
              <w:rPr>
                <w:rFonts w:ascii="仿宋" w:eastAsia="仿宋" w:hAnsi="仿宋" w:hint="eastAsia"/>
              </w:rPr>
              <w:lastRenderedPageBreak/>
              <w:t>S_</w:t>
            </w:r>
            <w:r>
              <w:rPr>
                <w:rFonts w:ascii="仿宋" w:eastAsia="仿宋" w:hAnsi="仿宋"/>
              </w:rPr>
              <w:t>ANSWER</w:t>
            </w:r>
          </w:p>
        </w:tc>
        <w:tc>
          <w:tcPr>
            <w:tcW w:w="1167" w:type="dxa"/>
            <w:shd w:val="clear" w:color="auto" w:fill="F2F2F2"/>
          </w:tcPr>
          <w:p w14:paraId="3561B898" w14:textId="77777777" w:rsidR="006746E1" w:rsidRDefault="006746E1" w:rsidP="00B66B20">
            <w:pPr>
              <w:rPr>
                <w:rFonts w:ascii="仿宋" w:eastAsia="仿宋" w:hAnsi="仿宋"/>
              </w:rPr>
            </w:pPr>
            <w:r>
              <w:rPr>
                <w:rFonts w:ascii="仿宋" w:eastAsia="仿宋" w:hAnsi="仿宋" w:hint="eastAsia"/>
              </w:rPr>
              <w:t>答案</w:t>
            </w:r>
          </w:p>
        </w:tc>
        <w:tc>
          <w:tcPr>
            <w:tcW w:w="1345" w:type="dxa"/>
            <w:shd w:val="clear" w:color="auto" w:fill="F2F2F2"/>
          </w:tcPr>
          <w:p w14:paraId="00F381E8" w14:textId="77777777" w:rsidR="006746E1" w:rsidRDefault="006746E1" w:rsidP="00B66B20">
            <w:pPr>
              <w:rPr>
                <w:rFonts w:ascii="仿宋" w:eastAsia="仿宋" w:hAnsi="仿宋"/>
              </w:rPr>
            </w:pPr>
            <w:r>
              <w:rPr>
                <w:rFonts w:ascii="仿宋" w:eastAsia="仿宋" w:hAnsi="仿宋" w:hint="eastAsia"/>
              </w:rPr>
              <w:t>VARCHAR(</w:t>
            </w:r>
            <w:r>
              <w:rPr>
                <w:rFonts w:ascii="仿宋" w:eastAsia="仿宋" w:hAnsi="仿宋"/>
              </w:rPr>
              <w:t>4000</w:t>
            </w:r>
            <w:r>
              <w:rPr>
                <w:rFonts w:ascii="仿宋" w:eastAsia="仿宋" w:hAnsi="仿宋" w:hint="eastAsia"/>
              </w:rPr>
              <w:t>)</w:t>
            </w:r>
          </w:p>
        </w:tc>
        <w:tc>
          <w:tcPr>
            <w:tcW w:w="1101" w:type="dxa"/>
            <w:shd w:val="clear" w:color="auto" w:fill="F2F2F2"/>
          </w:tcPr>
          <w:p w14:paraId="18CB4540" w14:textId="77777777" w:rsidR="006746E1" w:rsidRDefault="006746E1" w:rsidP="00B66B20">
            <w:pPr>
              <w:rPr>
                <w:rFonts w:ascii="仿宋" w:eastAsia="仿宋" w:hAnsi="仿宋"/>
              </w:rPr>
            </w:pPr>
          </w:p>
        </w:tc>
        <w:tc>
          <w:tcPr>
            <w:tcW w:w="1137" w:type="dxa"/>
            <w:shd w:val="clear" w:color="auto" w:fill="F2F2F2"/>
          </w:tcPr>
          <w:p w14:paraId="492C62EB" w14:textId="77777777" w:rsidR="006746E1" w:rsidRDefault="006746E1" w:rsidP="00B66B20">
            <w:pPr>
              <w:rPr>
                <w:rFonts w:ascii="仿宋" w:eastAsia="仿宋" w:hAnsi="仿宋"/>
              </w:rPr>
            </w:pPr>
            <w:r>
              <w:rPr>
                <w:rFonts w:ascii="仿宋" w:eastAsia="仿宋" w:hAnsi="仿宋" w:hint="eastAsia"/>
              </w:rPr>
              <w:t>是</w:t>
            </w:r>
          </w:p>
        </w:tc>
        <w:tc>
          <w:tcPr>
            <w:tcW w:w="2007" w:type="dxa"/>
            <w:shd w:val="clear" w:color="auto" w:fill="F2F2F2"/>
          </w:tcPr>
          <w:p w14:paraId="46DBBF54" w14:textId="77777777" w:rsidR="006746E1" w:rsidRDefault="006746E1" w:rsidP="00B66B20"/>
        </w:tc>
      </w:tr>
      <w:tr w:rsidR="006746E1" w14:paraId="5D5312F4" w14:textId="77777777" w:rsidTr="004B3FD0">
        <w:trPr>
          <w:trHeight w:val="657"/>
        </w:trPr>
        <w:tc>
          <w:tcPr>
            <w:tcW w:w="1392" w:type="dxa"/>
            <w:shd w:val="clear" w:color="auto" w:fill="F2F2F2"/>
          </w:tcPr>
          <w:p w14:paraId="19D777FC" w14:textId="77777777" w:rsidR="006746E1" w:rsidRDefault="006746E1" w:rsidP="00B66B20">
            <w:pPr>
              <w:rPr>
                <w:rFonts w:ascii="仿宋" w:eastAsia="仿宋" w:hAnsi="仿宋"/>
              </w:rPr>
            </w:pPr>
            <w:r>
              <w:rPr>
                <w:rFonts w:ascii="仿宋" w:eastAsia="仿宋" w:hAnsi="仿宋" w:hint="eastAsia"/>
              </w:rPr>
              <w:t>S_REMARK</w:t>
            </w:r>
          </w:p>
        </w:tc>
        <w:tc>
          <w:tcPr>
            <w:tcW w:w="1167" w:type="dxa"/>
            <w:shd w:val="clear" w:color="auto" w:fill="F2F2F2"/>
          </w:tcPr>
          <w:p w14:paraId="7A22AD39" w14:textId="77777777" w:rsidR="006746E1" w:rsidRDefault="006746E1" w:rsidP="00B66B20">
            <w:pPr>
              <w:rPr>
                <w:rFonts w:ascii="仿宋" w:eastAsia="仿宋" w:hAnsi="仿宋"/>
              </w:rPr>
            </w:pPr>
            <w:r>
              <w:rPr>
                <w:rFonts w:ascii="仿宋" w:eastAsia="仿宋" w:hAnsi="仿宋" w:hint="eastAsia"/>
              </w:rPr>
              <w:t>备注</w:t>
            </w:r>
          </w:p>
        </w:tc>
        <w:tc>
          <w:tcPr>
            <w:tcW w:w="1345" w:type="dxa"/>
            <w:shd w:val="clear" w:color="auto" w:fill="F2F2F2"/>
          </w:tcPr>
          <w:p w14:paraId="1F5C6A21" w14:textId="77777777" w:rsidR="006746E1" w:rsidRDefault="006746E1" w:rsidP="00B66B20">
            <w:pPr>
              <w:rPr>
                <w:rFonts w:ascii="仿宋" w:eastAsia="仿宋" w:hAnsi="仿宋"/>
              </w:rPr>
            </w:pPr>
            <w:r>
              <w:rPr>
                <w:rFonts w:ascii="仿宋" w:eastAsia="仿宋" w:hAnsi="仿宋" w:hint="eastAsia"/>
              </w:rPr>
              <w:t>VARCHAR(500)</w:t>
            </w:r>
          </w:p>
        </w:tc>
        <w:tc>
          <w:tcPr>
            <w:tcW w:w="1101" w:type="dxa"/>
            <w:shd w:val="clear" w:color="auto" w:fill="F2F2F2"/>
          </w:tcPr>
          <w:p w14:paraId="376048BC" w14:textId="77777777" w:rsidR="006746E1" w:rsidRDefault="006746E1" w:rsidP="00B66B20">
            <w:pPr>
              <w:rPr>
                <w:rFonts w:ascii="仿宋" w:eastAsia="仿宋" w:hAnsi="仿宋"/>
              </w:rPr>
            </w:pPr>
          </w:p>
        </w:tc>
        <w:tc>
          <w:tcPr>
            <w:tcW w:w="1137" w:type="dxa"/>
            <w:shd w:val="clear" w:color="auto" w:fill="F2F2F2"/>
          </w:tcPr>
          <w:p w14:paraId="03D3187C" w14:textId="77777777" w:rsidR="006746E1" w:rsidRDefault="006746E1" w:rsidP="00B66B20">
            <w:pPr>
              <w:rPr>
                <w:rFonts w:ascii="仿宋" w:eastAsia="仿宋" w:hAnsi="仿宋"/>
              </w:rPr>
            </w:pPr>
            <w:r>
              <w:rPr>
                <w:rFonts w:ascii="仿宋" w:eastAsia="仿宋" w:hAnsi="仿宋" w:hint="eastAsia"/>
              </w:rPr>
              <w:t>是</w:t>
            </w:r>
          </w:p>
        </w:tc>
        <w:tc>
          <w:tcPr>
            <w:tcW w:w="2007" w:type="dxa"/>
            <w:shd w:val="clear" w:color="auto" w:fill="F2F2F2"/>
          </w:tcPr>
          <w:p w14:paraId="545F0BC3" w14:textId="77777777" w:rsidR="006746E1" w:rsidRDefault="006746E1" w:rsidP="00B66B20"/>
        </w:tc>
      </w:tr>
      <w:tr w:rsidR="006746E1" w14:paraId="56F90A7B" w14:textId="77777777" w:rsidTr="004B3FD0">
        <w:trPr>
          <w:trHeight w:val="657"/>
        </w:trPr>
        <w:tc>
          <w:tcPr>
            <w:tcW w:w="1392" w:type="dxa"/>
            <w:shd w:val="clear" w:color="auto" w:fill="F2F2F2"/>
          </w:tcPr>
          <w:p w14:paraId="570AEFAF" w14:textId="77777777" w:rsidR="006746E1" w:rsidRDefault="006746E1" w:rsidP="00B66B20">
            <w:pPr>
              <w:rPr>
                <w:rFonts w:ascii="仿宋" w:eastAsia="仿宋" w:hAnsi="仿宋"/>
              </w:rPr>
            </w:pPr>
            <w:r>
              <w:rPr>
                <w:rFonts w:ascii="仿宋" w:eastAsia="仿宋" w:hAnsi="仿宋" w:hint="eastAsia"/>
              </w:rPr>
              <w:t>C_VALID_FLAG</w:t>
            </w:r>
          </w:p>
        </w:tc>
        <w:tc>
          <w:tcPr>
            <w:tcW w:w="1167" w:type="dxa"/>
            <w:shd w:val="clear" w:color="auto" w:fill="F2F2F2"/>
          </w:tcPr>
          <w:p w14:paraId="5999ECA2" w14:textId="77777777" w:rsidR="006746E1" w:rsidRDefault="006746E1" w:rsidP="00B66B20">
            <w:pPr>
              <w:rPr>
                <w:rFonts w:ascii="仿宋" w:eastAsia="仿宋" w:hAnsi="仿宋"/>
              </w:rPr>
            </w:pPr>
            <w:r>
              <w:rPr>
                <w:rFonts w:ascii="仿宋" w:eastAsia="仿宋" w:hAnsi="仿宋" w:hint="eastAsia"/>
              </w:rPr>
              <w:t>数据状态</w:t>
            </w:r>
          </w:p>
        </w:tc>
        <w:tc>
          <w:tcPr>
            <w:tcW w:w="1345" w:type="dxa"/>
            <w:shd w:val="clear" w:color="auto" w:fill="F2F2F2"/>
          </w:tcPr>
          <w:p w14:paraId="0117D773" w14:textId="77777777" w:rsidR="006746E1" w:rsidRDefault="006746E1" w:rsidP="00B66B20">
            <w:pPr>
              <w:rPr>
                <w:rFonts w:ascii="仿宋" w:eastAsia="仿宋" w:hAnsi="仿宋"/>
              </w:rPr>
            </w:pPr>
            <w:r>
              <w:rPr>
                <w:rFonts w:ascii="仿宋" w:eastAsia="仿宋" w:hAnsi="仿宋" w:hint="eastAsia"/>
              </w:rPr>
              <w:t>CHAR</w:t>
            </w:r>
            <w:r>
              <w:rPr>
                <w:rFonts w:ascii="仿宋" w:eastAsia="仿宋" w:hAnsi="仿宋"/>
              </w:rPr>
              <w:t>(1)</w:t>
            </w:r>
          </w:p>
        </w:tc>
        <w:tc>
          <w:tcPr>
            <w:tcW w:w="1101" w:type="dxa"/>
            <w:shd w:val="clear" w:color="auto" w:fill="F2F2F2"/>
          </w:tcPr>
          <w:p w14:paraId="0AB10D07" w14:textId="77777777" w:rsidR="006746E1" w:rsidRDefault="006746E1" w:rsidP="00B66B20">
            <w:pPr>
              <w:rPr>
                <w:rFonts w:ascii="仿宋" w:eastAsia="仿宋" w:hAnsi="仿宋"/>
              </w:rPr>
            </w:pPr>
          </w:p>
        </w:tc>
        <w:tc>
          <w:tcPr>
            <w:tcW w:w="1137" w:type="dxa"/>
            <w:shd w:val="clear" w:color="auto" w:fill="F2F2F2"/>
          </w:tcPr>
          <w:p w14:paraId="454D8C80" w14:textId="77777777" w:rsidR="006746E1" w:rsidRDefault="006746E1" w:rsidP="00B66B20">
            <w:pPr>
              <w:rPr>
                <w:rFonts w:ascii="仿宋" w:eastAsia="仿宋" w:hAnsi="仿宋"/>
              </w:rPr>
            </w:pPr>
            <w:r>
              <w:rPr>
                <w:rFonts w:ascii="仿宋" w:eastAsia="仿宋" w:hAnsi="仿宋" w:hint="eastAsia"/>
              </w:rPr>
              <w:t>是</w:t>
            </w:r>
          </w:p>
        </w:tc>
        <w:tc>
          <w:tcPr>
            <w:tcW w:w="2007" w:type="dxa"/>
            <w:shd w:val="clear" w:color="auto" w:fill="F2F2F2"/>
          </w:tcPr>
          <w:p w14:paraId="4B13F05D" w14:textId="77777777" w:rsidR="006746E1" w:rsidRDefault="006746E1" w:rsidP="00B66B20">
            <w:pP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r w:rsidR="006746E1" w14:paraId="3A2C033B" w14:textId="77777777" w:rsidTr="004B3FD0">
        <w:trPr>
          <w:trHeight w:val="657"/>
        </w:trPr>
        <w:tc>
          <w:tcPr>
            <w:tcW w:w="1392" w:type="dxa"/>
            <w:shd w:val="clear" w:color="auto" w:fill="F2F2F2"/>
          </w:tcPr>
          <w:p w14:paraId="2B1403B3" w14:textId="77777777" w:rsidR="006746E1" w:rsidRDefault="006746E1" w:rsidP="00B66B20">
            <w:pPr>
              <w:rPr>
                <w:rFonts w:ascii="仿宋" w:eastAsia="仿宋" w:hAnsi="仿宋"/>
              </w:rPr>
            </w:pPr>
            <w:r>
              <w:t>D_</w:t>
            </w:r>
            <w:r>
              <w:rPr>
                <w:rFonts w:hint="eastAsia"/>
              </w:rPr>
              <w:t>CREATE_TIME</w:t>
            </w:r>
          </w:p>
        </w:tc>
        <w:tc>
          <w:tcPr>
            <w:tcW w:w="1167" w:type="dxa"/>
            <w:shd w:val="clear" w:color="auto" w:fill="F2F2F2"/>
          </w:tcPr>
          <w:p w14:paraId="39DEBCE6" w14:textId="77777777" w:rsidR="006746E1" w:rsidRDefault="006746E1" w:rsidP="00B66B20">
            <w:pPr>
              <w:rPr>
                <w:rFonts w:ascii="仿宋" w:eastAsia="仿宋" w:hAnsi="仿宋"/>
              </w:rPr>
            </w:pPr>
            <w:r>
              <w:rPr>
                <w:rFonts w:hint="eastAsia"/>
              </w:rPr>
              <w:t>创建时间</w:t>
            </w:r>
          </w:p>
        </w:tc>
        <w:tc>
          <w:tcPr>
            <w:tcW w:w="1345" w:type="dxa"/>
            <w:shd w:val="clear" w:color="auto" w:fill="F2F2F2"/>
          </w:tcPr>
          <w:p w14:paraId="31019959" w14:textId="77777777" w:rsidR="006746E1" w:rsidRDefault="006746E1" w:rsidP="00B66B20">
            <w:pPr>
              <w:rPr>
                <w:rFonts w:ascii="仿宋" w:eastAsia="仿宋" w:hAnsi="仿宋"/>
              </w:rPr>
            </w:pPr>
            <w:r>
              <w:rPr>
                <w:rFonts w:hint="eastAsia"/>
              </w:rPr>
              <w:t>DATE</w:t>
            </w:r>
          </w:p>
        </w:tc>
        <w:tc>
          <w:tcPr>
            <w:tcW w:w="1101" w:type="dxa"/>
            <w:shd w:val="clear" w:color="auto" w:fill="F2F2F2"/>
          </w:tcPr>
          <w:p w14:paraId="2564C459" w14:textId="77777777" w:rsidR="006746E1" w:rsidRDefault="006746E1" w:rsidP="00B66B20">
            <w:pPr>
              <w:rPr>
                <w:rFonts w:ascii="仿宋" w:eastAsia="仿宋" w:hAnsi="仿宋"/>
              </w:rPr>
            </w:pPr>
          </w:p>
        </w:tc>
        <w:tc>
          <w:tcPr>
            <w:tcW w:w="1137" w:type="dxa"/>
            <w:shd w:val="clear" w:color="auto" w:fill="F2F2F2"/>
          </w:tcPr>
          <w:p w14:paraId="25CD5C15" w14:textId="77777777" w:rsidR="006746E1" w:rsidRDefault="006746E1" w:rsidP="00B66B20">
            <w:pPr>
              <w:rPr>
                <w:rFonts w:ascii="仿宋" w:eastAsia="仿宋" w:hAnsi="仿宋"/>
              </w:rPr>
            </w:pPr>
            <w:r>
              <w:rPr>
                <w:rFonts w:hint="eastAsia"/>
              </w:rPr>
              <w:t>是</w:t>
            </w:r>
          </w:p>
        </w:tc>
        <w:tc>
          <w:tcPr>
            <w:tcW w:w="2007" w:type="dxa"/>
            <w:shd w:val="clear" w:color="auto" w:fill="F2F2F2"/>
          </w:tcPr>
          <w:p w14:paraId="52524B9F" w14:textId="77777777" w:rsidR="006746E1" w:rsidRDefault="006746E1" w:rsidP="00B66B20">
            <w:pPr>
              <w:rPr>
                <w:rFonts w:ascii="仿宋" w:eastAsia="仿宋" w:hAnsi="仿宋"/>
              </w:rPr>
            </w:pPr>
          </w:p>
        </w:tc>
      </w:tr>
      <w:tr w:rsidR="006746E1" w14:paraId="310C1AD1" w14:textId="77777777" w:rsidTr="004B3FD0">
        <w:trPr>
          <w:trHeight w:val="657"/>
        </w:trPr>
        <w:tc>
          <w:tcPr>
            <w:tcW w:w="1392" w:type="dxa"/>
            <w:shd w:val="clear" w:color="auto" w:fill="F2F2F2"/>
          </w:tcPr>
          <w:p w14:paraId="4584BA90" w14:textId="77777777" w:rsidR="006746E1" w:rsidRDefault="006746E1" w:rsidP="00B66B20">
            <w:pPr>
              <w:rPr>
                <w:rFonts w:ascii="仿宋" w:eastAsia="仿宋" w:hAnsi="仿宋"/>
              </w:rPr>
            </w:pPr>
            <w:r>
              <w:t>S_</w:t>
            </w:r>
            <w:r>
              <w:rPr>
                <w:rFonts w:hint="eastAsia"/>
              </w:rPr>
              <w:t>CREATOR</w:t>
            </w:r>
          </w:p>
        </w:tc>
        <w:tc>
          <w:tcPr>
            <w:tcW w:w="1167" w:type="dxa"/>
            <w:shd w:val="clear" w:color="auto" w:fill="F2F2F2"/>
          </w:tcPr>
          <w:p w14:paraId="0FF5EEC5" w14:textId="77777777" w:rsidR="006746E1" w:rsidRDefault="006746E1" w:rsidP="00B66B20">
            <w:pPr>
              <w:rPr>
                <w:rFonts w:ascii="仿宋" w:eastAsia="仿宋" w:hAnsi="仿宋"/>
              </w:rPr>
            </w:pPr>
            <w:r>
              <w:rPr>
                <w:rFonts w:hint="eastAsia"/>
              </w:rPr>
              <w:t>创建者</w:t>
            </w:r>
          </w:p>
        </w:tc>
        <w:tc>
          <w:tcPr>
            <w:tcW w:w="1345" w:type="dxa"/>
            <w:shd w:val="clear" w:color="auto" w:fill="F2F2F2"/>
          </w:tcPr>
          <w:p w14:paraId="68D5C7D7" w14:textId="77777777" w:rsidR="006746E1" w:rsidRDefault="006746E1" w:rsidP="00B66B20">
            <w:pPr>
              <w:rPr>
                <w:rFonts w:ascii="仿宋" w:eastAsia="仿宋" w:hAnsi="仿宋"/>
              </w:rPr>
            </w:pPr>
            <w:r>
              <w:rPr>
                <w:rFonts w:hint="eastAsia"/>
              </w:rPr>
              <w:t>VARCHAR(50)</w:t>
            </w:r>
          </w:p>
        </w:tc>
        <w:tc>
          <w:tcPr>
            <w:tcW w:w="1101" w:type="dxa"/>
            <w:shd w:val="clear" w:color="auto" w:fill="F2F2F2"/>
          </w:tcPr>
          <w:p w14:paraId="6C607FDC" w14:textId="77777777" w:rsidR="006746E1" w:rsidRDefault="006746E1" w:rsidP="00B66B20">
            <w:pPr>
              <w:rPr>
                <w:rFonts w:ascii="仿宋" w:eastAsia="仿宋" w:hAnsi="仿宋"/>
              </w:rPr>
            </w:pPr>
          </w:p>
        </w:tc>
        <w:tc>
          <w:tcPr>
            <w:tcW w:w="1137" w:type="dxa"/>
            <w:shd w:val="clear" w:color="auto" w:fill="F2F2F2"/>
          </w:tcPr>
          <w:p w14:paraId="4D160552" w14:textId="77777777" w:rsidR="006746E1" w:rsidRDefault="006746E1" w:rsidP="00B66B20">
            <w:pPr>
              <w:rPr>
                <w:rFonts w:ascii="仿宋" w:eastAsia="仿宋" w:hAnsi="仿宋"/>
              </w:rPr>
            </w:pPr>
            <w:r>
              <w:rPr>
                <w:rFonts w:hint="eastAsia"/>
              </w:rPr>
              <w:t>是</w:t>
            </w:r>
          </w:p>
        </w:tc>
        <w:tc>
          <w:tcPr>
            <w:tcW w:w="2007" w:type="dxa"/>
            <w:shd w:val="clear" w:color="auto" w:fill="F2F2F2"/>
          </w:tcPr>
          <w:p w14:paraId="60D6F1EE" w14:textId="77777777" w:rsidR="006746E1" w:rsidRDefault="006746E1" w:rsidP="00B66B20">
            <w:pPr>
              <w:rPr>
                <w:rFonts w:ascii="仿宋" w:eastAsia="仿宋" w:hAnsi="仿宋"/>
              </w:rPr>
            </w:pPr>
          </w:p>
        </w:tc>
      </w:tr>
      <w:tr w:rsidR="006746E1" w14:paraId="518B24F5" w14:textId="77777777" w:rsidTr="004B3FD0">
        <w:trPr>
          <w:trHeight w:val="657"/>
        </w:trPr>
        <w:tc>
          <w:tcPr>
            <w:tcW w:w="1392" w:type="dxa"/>
            <w:shd w:val="clear" w:color="auto" w:fill="F2F2F2"/>
          </w:tcPr>
          <w:p w14:paraId="386D9839" w14:textId="77777777" w:rsidR="006746E1" w:rsidRDefault="006746E1" w:rsidP="00B66B20">
            <w:pPr>
              <w:rPr>
                <w:rFonts w:ascii="仿宋" w:eastAsia="仿宋" w:hAnsi="仿宋"/>
              </w:rPr>
            </w:pPr>
            <w:r>
              <w:t>S_</w:t>
            </w:r>
            <w:r>
              <w:rPr>
                <w:rFonts w:hint="eastAsia"/>
              </w:rPr>
              <w:t>CREATOR_NO</w:t>
            </w:r>
          </w:p>
        </w:tc>
        <w:tc>
          <w:tcPr>
            <w:tcW w:w="1167" w:type="dxa"/>
            <w:shd w:val="clear" w:color="auto" w:fill="F2F2F2"/>
          </w:tcPr>
          <w:p w14:paraId="5F758372" w14:textId="77777777" w:rsidR="006746E1" w:rsidRDefault="006746E1" w:rsidP="00B66B20">
            <w:pPr>
              <w:rPr>
                <w:rFonts w:ascii="仿宋" w:eastAsia="仿宋" w:hAnsi="仿宋"/>
              </w:rPr>
            </w:pPr>
            <w:r>
              <w:rPr>
                <w:rFonts w:hint="eastAsia"/>
              </w:rPr>
              <w:t>创建者ID</w:t>
            </w:r>
          </w:p>
        </w:tc>
        <w:tc>
          <w:tcPr>
            <w:tcW w:w="1345" w:type="dxa"/>
            <w:shd w:val="clear" w:color="auto" w:fill="F2F2F2"/>
          </w:tcPr>
          <w:p w14:paraId="3A4083DB" w14:textId="77777777" w:rsidR="006746E1" w:rsidRDefault="006746E1" w:rsidP="00B66B20">
            <w:pPr>
              <w:rPr>
                <w:rFonts w:ascii="仿宋" w:eastAsia="仿宋" w:hAnsi="仿宋"/>
              </w:rPr>
            </w:pPr>
            <w:r>
              <w:rPr>
                <w:rFonts w:hint="eastAsia"/>
              </w:rPr>
              <w:t>VARCHAR(50)</w:t>
            </w:r>
          </w:p>
        </w:tc>
        <w:tc>
          <w:tcPr>
            <w:tcW w:w="1101" w:type="dxa"/>
            <w:shd w:val="clear" w:color="auto" w:fill="F2F2F2"/>
          </w:tcPr>
          <w:p w14:paraId="580F416C" w14:textId="77777777" w:rsidR="006746E1" w:rsidRDefault="006746E1" w:rsidP="00B66B20">
            <w:pPr>
              <w:rPr>
                <w:rFonts w:ascii="仿宋" w:eastAsia="仿宋" w:hAnsi="仿宋"/>
              </w:rPr>
            </w:pPr>
          </w:p>
        </w:tc>
        <w:tc>
          <w:tcPr>
            <w:tcW w:w="1137" w:type="dxa"/>
            <w:shd w:val="clear" w:color="auto" w:fill="F2F2F2"/>
          </w:tcPr>
          <w:p w14:paraId="5C4DB668" w14:textId="77777777" w:rsidR="006746E1" w:rsidRDefault="006746E1" w:rsidP="00B66B20">
            <w:pPr>
              <w:rPr>
                <w:rFonts w:ascii="仿宋" w:eastAsia="仿宋" w:hAnsi="仿宋"/>
              </w:rPr>
            </w:pPr>
            <w:r>
              <w:rPr>
                <w:rFonts w:hint="eastAsia"/>
              </w:rPr>
              <w:t>是</w:t>
            </w:r>
          </w:p>
        </w:tc>
        <w:tc>
          <w:tcPr>
            <w:tcW w:w="2007" w:type="dxa"/>
            <w:shd w:val="clear" w:color="auto" w:fill="F2F2F2"/>
          </w:tcPr>
          <w:p w14:paraId="2C5B9C62" w14:textId="77777777" w:rsidR="006746E1" w:rsidRDefault="006746E1" w:rsidP="00B66B20">
            <w:pPr>
              <w:rPr>
                <w:rFonts w:ascii="仿宋" w:eastAsia="仿宋" w:hAnsi="仿宋"/>
              </w:rPr>
            </w:pPr>
          </w:p>
        </w:tc>
      </w:tr>
    </w:tbl>
    <w:p w14:paraId="451D8CFC" w14:textId="4ADA025F" w:rsidR="00964400" w:rsidRDefault="007D57F8" w:rsidP="00D847EC">
      <w:pPr>
        <w:pStyle w:val="2"/>
        <w:numPr>
          <w:ilvl w:val="1"/>
          <w:numId w:val="9"/>
        </w:numPr>
      </w:pPr>
      <w:bookmarkStart w:id="188" w:name="_Toc510169431"/>
      <w:r>
        <w:rPr>
          <w:rFonts w:hint="eastAsia"/>
        </w:rPr>
        <w:t>本章小结</w:t>
      </w:r>
      <w:bookmarkEnd w:id="188"/>
    </w:p>
    <w:p w14:paraId="2899E4F5" w14:textId="2C58DBBA" w:rsidR="00187833" w:rsidRPr="00EF7500" w:rsidRDefault="00187833" w:rsidP="00EF7500">
      <w:pPr>
        <w:widowControl w:val="0"/>
        <w:spacing w:line="360" w:lineRule="auto"/>
        <w:ind w:firstLine="420"/>
        <w:jc w:val="both"/>
        <w:rPr>
          <w:rFonts w:ascii="宋体" w:eastAsia="宋体" w:hAnsi="宋体"/>
          <w:sz w:val="24"/>
          <w:szCs w:val="24"/>
        </w:rPr>
      </w:pPr>
      <w:r w:rsidRPr="00EF7500">
        <w:rPr>
          <w:rFonts w:ascii="宋体" w:eastAsia="宋体" w:hAnsi="宋体" w:hint="eastAsia"/>
          <w:sz w:val="24"/>
          <w:szCs w:val="24"/>
        </w:rPr>
        <w:t>本章主要对学院招生管理系统进行详细设计介绍，通过对</w:t>
      </w:r>
      <w:r w:rsidR="00EF7500" w:rsidRPr="00EF7500">
        <w:rPr>
          <w:rFonts w:ascii="宋体" w:eastAsia="宋体" w:hAnsi="宋体" w:hint="eastAsia"/>
          <w:sz w:val="24"/>
          <w:szCs w:val="24"/>
        </w:rPr>
        <w:t>学院网站部分的学院宣传模块、学生端的新生基本信息模块、院招生办部分的考生数据提取模块、招生计划管理模块、招生宣传管理模块、录取管理模块、综合查询功能模块、系统管理模块</w:t>
      </w:r>
      <w:r w:rsidR="00066E92">
        <w:rPr>
          <w:rFonts w:ascii="宋体" w:eastAsia="宋体" w:hAnsi="宋体" w:hint="eastAsia"/>
          <w:sz w:val="24"/>
          <w:szCs w:val="24"/>
        </w:rPr>
        <w:t>八大模块进行思维导图介绍以及具体功能介绍，</w:t>
      </w:r>
      <w:r w:rsidR="004548B0">
        <w:rPr>
          <w:rFonts w:ascii="宋体" w:eastAsia="宋体" w:hAnsi="宋体" w:hint="eastAsia"/>
          <w:sz w:val="24"/>
          <w:szCs w:val="24"/>
        </w:rPr>
        <w:t>从整体到细节进行研究设计。采用MySQL数据库对本系统的数据存储也进行了</w:t>
      </w:r>
      <w:r w:rsidR="00EB7DED">
        <w:rPr>
          <w:rFonts w:ascii="宋体" w:eastAsia="宋体" w:hAnsi="宋体" w:hint="eastAsia"/>
          <w:sz w:val="24"/>
          <w:szCs w:val="24"/>
        </w:rPr>
        <w:t>概念结构、逻辑结构以及物理结构分析</w:t>
      </w:r>
      <w:r w:rsidR="00C9724C">
        <w:rPr>
          <w:rFonts w:ascii="宋体" w:eastAsia="宋体" w:hAnsi="宋体" w:hint="eastAsia"/>
          <w:sz w:val="24"/>
          <w:szCs w:val="24"/>
        </w:rPr>
        <w:t>设计</w:t>
      </w:r>
      <w:r w:rsidR="00EB7DED">
        <w:rPr>
          <w:rFonts w:ascii="宋体" w:eastAsia="宋体" w:hAnsi="宋体" w:hint="eastAsia"/>
          <w:sz w:val="24"/>
          <w:szCs w:val="24"/>
        </w:rPr>
        <w:t>。</w:t>
      </w:r>
    </w:p>
    <w:p w14:paraId="557F3709" w14:textId="04943763" w:rsidR="00200F7F" w:rsidRDefault="00F876B6" w:rsidP="0026628B">
      <w:pPr>
        <w:pStyle w:val="1"/>
        <w:rPr>
          <w:noProof/>
        </w:rPr>
      </w:pPr>
      <w:r>
        <w:rPr>
          <w:rFonts w:hint="eastAsia"/>
          <w:noProof/>
        </w:rPr>
        <w:t xml:space="preserve"> </w:t>
      </w:r>
      <w:bookmarkStart w:id="189" w:name="_Toc510169432"/>
      <w:r w:rsidR="00200F7F">
        <w:rPr>
          <w:rFonts w:hint="eastAsia"/>
          <w:noProof/>
        </w:rPr>
        <w:t>系统实现</w:t>
      </w:r>
      <w:bookmarkEnd w:id="189"/>
    </w:p>
    <w:p w14:paraId="07D92CDC" w14:textId="77777777" w:rsidR="00A47B25" w:rsidRPr="00A47B25" w:rsidRDefault="00A47B25"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190" w:name="_Toc509779780"/>
      <w:bookmarkStart w:id="191" w:name="_Toc509961793"/>
      <w:bookmarkStart w:id="192" w:name="_Toc510132796"/>
      <w:bookmarkStart w:id="193" w:name="_Toc510169433"/>
      <w:bookmarkEnd w:id="190"/>
      <w:bookmarkEnd w:id="191"/>
      <w:bookmarkEnd w:id="192"/>
      <w:bookmarkEnd w:id="193"/>
    </w:p>
    <w:p w14:paraId="4B361771" w14:textId="576B99DC" w:rsidR="005D18AE" w:rsidRDefault="00B31EA9" w:rsidP="00D847EC">
      <w:pPr>
        <w:pStyle w:val="2"/>
        <w:numPr>
          <w:ilvl w:val="1"/>
          <w:numId w:val="9"/>
        </w:numPr>
      </w:pPr>
      <w:bookmarkStart w:id="194" w:name="_Toc510169434"/>
      <w:r>
        <w:rPr>
          <w:rFonts w:hint="eastAsia"/>
        </w:rPr>
        <w:t>登录模块实现</w:t>
      </w:r>
      <w:bookmarkEnd w:id="194"/>
    </w:p>
    <w:p w14:paraId="0FBEA709" w14:textId="76987F61" w:rsidR="004630CF" w:rsidRDefault="005710CE" w:rsidP="00E66A77">
      <w:pPr>
        <w:spacing w:line="460" w:lineRule="exact"/>
        <w:ind w:firstLine="420"/>
        <w:rPr>
          <w:rFonts w:ascii="宋体" w:eastAsia="宋体" w:hAnsi="宋体"/>
          <w:sz w:val="24"/>
          <w:szCs w:val="24"/>
        </w:rPr>
      </w:pPr>
      <w:r w:rsidRPr="008C5A2F">
        <w:rPr>
          <w:rFonts w:ascii="宋体" w:eastAsia="宋体" w:hAnsi="宋体" w:hint="eastAsia"/>
          <w:sz w:val="24"/>
          <w:szCs w:val="24"/>
        </w:rPr>
        <w:t>登录模块主要是完成登录身份验证</w:t>
      </w:r>
      <w:r w:rsidR="00EA7474">
        <w:rPr>
          <w:rFonts w:ascii="宋体" w:eastAsia="宋体" w:hAnsi="宋体" w:hint="eastAsia"/>
          <w:sz w:val="24"/>
          <w:szCs w:val="24"/>
        </w:rPr>
        <w:t>功能，对用户身份进行识别，若是学生则进入学生端，若是管理员，即学院招生办工作人员</w:t>
      </w:r>
      <w:r w:rsidR="004B60E9">
        <w:rPr>
          <w:rFonts w:ascii="宋体" w:eastAsia="宋体" w:hAnsi="宋体" w:hint="eastAsia"/>
          <w:sz w:val="24"/>
          <w:szCs w:val="24"/>
        </w:rPr>
        <w:t>，则进入后台管理主页。</w:t>
      </w:r>
      <w:r w:rsidR="001D0E96">
        <w:rPr>
          <w:rFonts w:ascii="宋体" w:eastAsia="宋体" w:hAnsi="宋体" w:hint="eastAsia"/>
          <w:sz w:val="24"/>
          <w:szCs w:val="24"/>
        </w:rPr>
        <w:t>其登录界面如下</w:t>
      </w:r>
      <w:r w:rsidR="00183E22">
        <w:rPr>
          <w:rFonts w:ascii="宋体" w:eastAsia="宋体" w:hAnsi="宋体" w:hint="eastAsia"/>
          <w:sz w:val="24"/>
          <w:szCs w:val="24"/>
        </w:rPr>
        <w:t>图</w:t>
      </w:r>
      <w:r w:rsidR="005D5003">
        <w:rPr>
          <w:rFonts w:ascii="宋体" w:eastAsia="宋体" w:hAnsi="宋体" w:hint="eastAsia"/>
          <w:sz w:val="24"/>
          <w:szCs w:val="24"/>
        </w:rPr>
        <w:t>5</w:t>
      </w:r>
      <w:r w:rsidR="005D5003">
        <w:rPr>
          <w:rFonts w:ascii="宋体" w:eastAsia="宋体" w:hAnsi="宋体"/>
          <w:sz w:val="24"/>
          <w:szCs w:val="24"/>
        </w:rPr>
        <w:t>-1</w:t>
      </w:r>
      <w:r w:rsidR="00183E22">
        <w:rPr>
          <w:rFonts w:ascii="宋体" w:eastAsia="宋体" w:hAnsi="宋体" w:hint="eastAsia"/>
          <w:sz w:val="24"/>
          <w:szCs w:val="24"/>
        </w:rPr>
        <w:t>所示</w:t>
      </w:r>
      <w:r w:rsidR="001D0E96">
        <w:rPr>
          <w:rFonts w:ascii="宋体" w:eastAsia="宋体" w:hAnsi="宋体" w:hint="eastAsia"/>
          <w:sz w:val="24"/>
          <w:szCs w:val="24"/>
        </w:rPr>
        <w:t>：</w:t>
      </w:r>
    </w:p>
    <w:p w14:paraId="347C0556" w14:textId="77777777" w:rsidR="00207794" w:rsidRDefault="00207794" w:rsidP="00E66A77">
      <w:pPr>
        <w:spacing w:line="460" w:lineRule="exact"/>
        <w:ind w:firstLine="420"/>
        <w:rPr>
          <w:rFonts w:ascii="宋体" w:eastAsia="宋体" w:hAnsi="宋体"/>
          <w:sz w:val="24"/>
          <w:szCs w:val="24"/>
        </w:rPr>
      </w:pPr>
    </w:p>
    <w:p w14:paraId="72F4328F" w14:textId="77777777" w:rsidR="000544A1" w:rsidRDefault="00AD46ED" w:rsidP="000544A1">
      <w:pPr>
        <w:keepNext/>
        <w:spacing w:line="360" w:lineRule="auto"/>
        <w:ind w:firstLine="420"/>
      </w:pPr>
      <w:r w:rsidRPr="00AD46ED">
        <w:rPr>
          <w:rFonts w:ascii="宋体" w:eastAsia="宋体" w:hAnsi="宋体"/>
          <w:noProof/>
          <w:sz w:val="24"/>
          <w:szCs w:val="24"/>
        </w:rPr>
        <w:lastRenderedPageBreak/>
        <w:drawing>
          <wp:inline distT="0" distB="0" distL="0" distR="0" wp14:anchorId="5D652553" wp14:editId="53882C80">
            <wp:extent cx="5544185" cy="3309710"/>
            <wp:effectExtent l="0" t="0" r="0" b="5080"/>
            <wp:docPr id="30" name="图片 30" descr="C:\Users\Lover\AppData\Local\Temp\WeChat Files\1d4b4ea1e164cfa5ff6770e0b33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ver\AppData\Local\Temp\WeChat Files\1d4b4ea1e164cfa5ff6770e0b33196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309710"/>
                    </a:xfrm>
                    <a:prstGeom prst="rect">
                      <a:avLst/>
                    </a:prstGeom>
                    <a:noFill/>
                    <a:ln>
                      <a:noFill/>
                    </a:ln>
                  </pic:spPr>
                </pic:pic>
              </a:graphicData>
            </a:graphic>
          </wp:inline>
        </w:drawing>
      </w:r>
    </w:p>
    <w:p w14:paraId="0C686E22" w14:textId="5591A6AB" w:rsidR="00E22842" w:rsidRPr="000544A1" w:rsidRDefault="000544A1" w:rsidP="000544A1">
      <w:pPr>
        <w:pStyle w:val="af4"/>
        <w:jc w:val="center"/>
        <w:rPr>
          <w:rFonts w:ascii="黑体" w:hAnsi="黑体"/>
          <w:sz w:val="21"/>
          <w:szCs w:val="21"/>
        </w:rPr>
      </w:pPr>
      <w:r w:rsidRPr="000544A1">
        <w:rPr>
          <w:rFonts w:ascii="黑体" w:hAnsi="黑体"/>
          <w:sz w:val="21"/>
          <w:szCs w:val="21"/>
        </w:rPr>
        <w:t xml:space="preserve">登录界面 </w:t>
      </w:r>
      <w:r w:rsidR="003A37C9">
        <w:rPr>
          <w:rFonts w:ascii="黑体" w:hAnsi="黑体"/>
          <w:sz w:val="21"/>
          <w:szCs w:val="21"/>
        </w:rPr>
        <w:t>5-1</w:t>
      </w:r>
    </w:p>
    <w:p w14:paraId="3DBCF995" w14:textId="2D012A1C" w:rsidR="00CC2382" w:rsidRDefault="00CC2382" w:rsidP="00AD46ED">
      <w:pPr>
        <w:spacing w:line="360" w:lineRule="auto"/>
        <w:ind w:firstLine="420"/>
        <w:rPr>
          <w:rFonts w:ascii="宋体" w:eastAsia="宋体" w:hAnsi="宋体"/>
          <w:sz w:val="24"/>
          <w:szCs w:val="24"/>
        </w:rPr>
      </w:pPr>
    </w:p>
    <w:p w14:paraId="76769D10" w14:textId="569F5286" w:rsidR="006667CD" w:rsidRDefault="00265E03" w:rsidP="00AD46ED">
      <w:pPr>
        <w:spacing w:line="360" w:lineRule="auto"/>
        <w:ind w:firstLine="420"/>
        <w:rPr>
          <w:rFonts w:ascii="宋体" w:eastAsia="宋体" w:hAnsi="宋体"/>
          <w:sz w:val="24"/>
          <w:szCs w:val="24"/>
        </w:rPr>
      </w:pPr>
      <w:r>
        <w:rPr>
          <w:rFonts w:ascii="宋体" w:eastAsia="宋体" w:hAnsi="宋体" w:hint="eastAsia"/>
          <w:sz w:val="24"/>
          <w:szCs w:val="24"/>
        </w:rPr>
        <w:t>登录功能使用</w:t>
      </w:r>
      <w:r w:rsidR="006F7602">
        <w:rPr>
          <w:rFonts w:ascii="宋体" w:eastAsia="宋体" w:hAnsi="宋体"/>
          <w:sz w:val="24"/>
          <w:szCs w:val="24"/>
        </w:rPr>
        <w:t>MVC</w:t>
      </w:r>
      <w:r w:rsidR="006F7602">
        <w:rPr>
          <w:rFonts w:ascii="宋体" w:eastAsia="宋体" w:hAnsi="宋体" w:hint="eastAsia"/>
          <w:sz w:val="24"/>
          <w:szCs w:val="24"/>
        </w:rPr>
        <w:t>的框架实现后台的校验，其中校验则使用JWT框架</w:t>
      </w:r>
      <w:r w:rsidR="00154ADC">
        <w:rPr>
          <w:rFonts w:ascii="宋体" w:eastAsia="宋体" w:hAnsi="宋体" w:hint="eastAsia"/>
          <w:sz w:val="24"/>
          <w:szCs w:val="24"/>
        </w:rPr>
        <w:t>对</w:t>
      </w:r>
      <w:r w:rsidR="00B412F9">
        <w:rPr>
          <w:rFonts w:ascii="宋体" w:eastAsia="宋体" w:hAnsi="宋体" w:hint="eastAsia"/>
          <w:sz w:val="24"/>
          <w:szCs w:val="24"/>
        </w:rPr>
        <w:t>账户名</w:t>
      </w:r>
      <w:r w:rsidR="00154ADC">
        <w:rPr>
          <w:rFonts w:ascii="宋体" w:eastAsia="宋体" w:hAnsi="宋体" w:hint="eastAsia"/>
          <w:sz w:val="24"/>
          <w:szCs w:val="24"/>
        </w:rPr>
        <w:t>和密码进行校验，生成token</w:t>
      </w:r>
      <w:r w:rsidR="006667CD">
        <w:rPr>
          <w:rFonts w:ascii="宋体" w:eastAsia="宋体" w:hAnsi="宋体" w:hint="eastAsia"/>
          <w:sz w:val="24"/>
          <w:szCs w:val="24"/>
        </w:rPr>
        <w:t>。具体步骤如下：</w:t>
      </w:r>
    </w:p>
    <w:p w14:paraId="596F231B" w14:textId="28BC471F" w:rsidR="00F52AD9" w:rsidRPr="00F52AD9"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sz w:val="24"/>
          <w:szCs w:val="24"/>
        </w:rPr>
        <w:t>用户通过</w:t>
      </w:r>
      <w:r w:rsidR="00B412F9">
        <w:rPr>
          <w:rFonts w:ascii="宋体" w:eastAsia="宋体" w:hAnsi="宋体"/>
          <w:sz w:val="24"/>
          <w:szCs w:val="24"/>
        </w:rPr>
        <w:t>账户名</w:t>
      </w:r>
      <w:r w:rsidRPr="00F52AD9">
        <w:rPr>
          <w:rFonts w:ascii="宋体" w:eastAsia="宋体" w:hAnsi="宋体"/>
          <w:sz w:val="24"/>
          <w:szCs w:val="24"/>
        </w:rPr>
        <w:t>和密码发送请求。</w:t>
      </w:r>
    </w:p>
    <w:p w14:paraId="17A2B3F4" w14:textId="77777777" w:rsidR="00F52AD9" w:rsidRPr="00F52AD9"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hint="eastAsia"/>
          <w:sz w:val="24"/>
          <w:szCs w:val="24"/>
        </w:rPr>
        <w:t>后端生成并返回一个含有秘钥的token</w:t>
      </w:r>
    </w:p>
    <w:p w14:paraId="57DE55C1" w14:textId="77777777" w:rsidR="00F52AD9" w:rsidRPr="00F52AD9"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hint="eastAsia"/>
          <w:sz w:val="24"/>
          <w:szCs w:val="24"/>
        </w:rPr>
        <w:t>把token返回给浏览器，浏览器把token存于SessionStorage</w:t>
      </w:r>
    </w:p>
    <w:p w14:paraId="078CBD36" w14:textId="77777777" w:rsidR="00F52AD9" w:rsidRPr="00F52AD9"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hint="eastAsia"/>
          <w:sz w:val="24"/>
          <w:szCs w:val="24"/>
        </w:rPr>
        <w:t>每次浏览器向后端发起请求时，会把token信息放入Authorization Header中发送给后端</w:t>
      </w:r>
    </w:p>
    <w:p w14:paraId="3D4369E7" w14:textId="77777777" w:rsidR="00F52AD9" w:rsidRPr="00F52AD9"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hint="eastAsia"/>
          <w:sz w:val="24"/>
          <w:szCs w:val="24"/>
        </w:rPr>
        <w:t>后端校验token签名与有效期是否正确</w:t>
      </w:r>
    </w:p>
    <w:p w14:paraId="20B93104" w14:textId="4085023B" w:rsidR="00E85435" w:rsidRDefault="00F52AD9" w:rsidP="00D847EC">
      <w:pPr>
        <w:pStyle w:val="a7"/>
        <w:widowControl w:val="0"/>
        <w:numPr>
          <w:ilvl w:val="0"/>
          <w:numId w:val="18"/>
        </w:numPr>
        <w:spacing w:line="360" w:lineRule="auto"/>
        <w:ind w:firstLineChars="0"/>
        <w:jc w:val="both"/>
        <w:rPr>
          <w:rFonts w:ascii="宋体" w:eastAsia="宋体" w:hAnsi="宋体"/>
          <w:sz w:val="24"/>
          <w:szCs w:val="24"/>
        </w:rPr>
      </w:pPr>
      <w:r w:rsidRPr="00F52AD9">
        <w:rPr>
          <w:rFonts w:ascii="宋体" w:eastAsia="宋体" w:hAnsi="宋体" w:hint="eastAsia"/>
          <w:sz w:val="24"/>
          <w:szCs w:val="24"/>
        </w:rPr>
        <w:t>后端返回响应数据给浏览器</w:t>
      </w:r>
    </w:p>
    <w:p w14:paraId="2C6A608F" w14:textId="77777777" w:rsidR="00166134" w:rsidRDefault="004A55A0" w:rsidP="00166134">
      <w:pPr>
        <w:keepNext/>
        <w:widowControl w:val="0"/>
        <w:spacing w:line="360" w:lineRule="auto"/>
        <w:ind w:left="420"/>
        <w:jc w:val="both"/>
      </w:pPr>
      <w:r>
        <w:rPr>
          <w:rFonts w:ascii="宋体" w:eastAsia="宋体" w:hAnsi="宋体" w:hint="eastAsia"/>
          <w:sz w:val="24"/>
          <w:szCs w:val="24"/>
        </w:rPr>
        <w:t>其用户验证的时序图见</w:t>
      </w:r>
      <w:r w:rsidR="00D10F62">
        <w:rPr>
          <w:rFonts w:ascii="宋体" w:eastAsia="宋体" w:hAnsi="宋体" w:hint="eastAsia"/>
          <w:sz w:val="24"/>
          <w:szCs w:val="24"/>
        </w:rPr>
        <w:t>5</w:t>
      </w:r>
      <w:r w:rsidR="00D10F62">
        <w:rPr>
          <w:rFonts w:ascii="宋体" w:eastAsia="宋体" w:hAnsi="宋体"/>
          <w:sz w:val="24"/>
          <w:szCs w:val="24"/>
        </w:rPr>
        <w:t>-</w:t>
      </w:r>
      <w:r w:rsidR="006B341C">
        <w:rPr>
          <w:rFonts w:ascii="宋体" w:eastAsia="宋体" w:hAnsi="宋体"/>
          <w:sz w:val="24"/>
          <w:szCs w:val="24"/>
        </w:rPr>
        <w:t>2</w:t>
      </w:r>
      <w:r w:rsidR="00CF27A5">
        <w:rPr>
          <w:rFonts w:ascii="宋体" w:eastAsia="宋体" w:hAnsi="宋体" w:hint="eastAsia"/>
          <w:sz w:val="24"/>
          <w:szCs w:val="24"/>
        </w:rPr>
        <w:t>，5</w:t>
      </w:r>
      <w:r w:rsidR="00CF27A5">
        <w:rPr>
          <w:rFonts w:ascii="宋体" w:eastAsia="宋体" w:hAnsi="宋体"/>
          <w:sz w:val="24"/>
          <w:szCs w:val="24"/>
        </w:rPr>
        <w:t>-3</w:t>
      </w:r>
      <w:r w:rsidR="00D10F62">
        <w:rPr>
          <w:rFonts w:ascii="宋体" w:eastAsia="宋体" w:hAnsi="宋体" w:hint="eastAsia"/>
          <w:sz w:val="24"/>
          <w:szCs w:val="24"/>
        </w:rPr>
        <w:t>：</w:t>
      </w:r>
      <w:r w:rsidR="00D10F62">
        <w:rPr>
          <w:rFonts w:ascii="宋体" w:eastAsia="宋体" w:hAnsi="宋体"/>
          <w:sz w:val="24"/>
          <w:szCs w:val="24"/>
        </w:rPr>
        <w:br/>
      </w:r>
      <w:r w:rsidR="00227F70">
        <w:rPr>
          <w:noProof/>
        </w:rPr>
        <w:lastRenderedPageBreak/>
        <w:drawing>
          <wp:inline distT="0" distB="0" distL="0" distR="0" wp14:anchorId="407FA330" wp14:editId="7BA4492B">
            <wp:extent cx="5278120" cy="42843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284345"/>
                    </a:xfrm>
                    <a:prstGeom prst="rect">
                      <a:avLst/>
                    </a:prstGeom>
                  </pic:spPr>
                </pic:pic>
              </a:graphicData>
            </a:graphic>
          </wp:inline>
        </w:drawing>
      </w:r>
    </w:p>
    <w:p w14:paraId="49B36D4C" w14:textId="3DA870D6" w:rsidR="00713108" w:rsidRPr="00166134" w:rsidRDefault="00166134" w:rsidP="00166134">
      <w:pPr>
        <w:pStyle w:val="af4"/>
        <w:jc w:val="center"/>
        <w:rPr>
          <w:rFonts w:ascii="黑体" w:hAnsi="黑体"/>
          <w:sz w:val="21"/>
          <w:szCs w:val="21"/>
        </w:rPr>
      </w:pPr>
      <w:r w:rsidRPr="00166134">
        <w:rPr>
          <w:rFonts w:ascii="黑体" w:hAnsi="黑体"/>
          <w:sz w:val="21"/>
          <w:szCs w:val="21"/>
        </w:rPr>
        <w:t xml:space="preserve">用户验证时序图 </w:t>
      </w:r>
      <w:r>
        <w:rPr>
          <w:rFonts w:ascii="黑体" w:hAnsi="黑体"/>
          <w:sz w:val="21"/>
          <w:szCs w:val="21"/>
        </w:rPr>
        <w:t>5-2</w:t>
      </w:r>
    </w:p>
    <w:p w14:paraId="64729637" w14:textId="77777777" w:rsidR="00690863" w:rsidRDefault="00227F70" w:rsidP="00690863">
      <w:pPr>
        <w:keepNext/>
        <w:widowControl w:val="0"/>
        <w:spacing w:line="360" w:lineRule="auto"/>
        <w:ind w:left="420"/>
        <w:jc w:val="both"/>
      </w:pPr>
      <w:r>
        <w:rPr>
          <w:noProof/>
        </w:rPr>
        <w:lastRenderedPageBreak/>
        <w:drawing>
          <wp:inline distT="0" distB="0" distL="0" distR="0" wp14:anchorId="237F70CA" wp14:editId="6B16BD50">
            <wp:extent cx="5278120" cy="40347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034790"/>
                    </a:xfrm>
                    <a:prstGeom prst="rect">
                      <a:avLst/>
                    </a:prstGeom>
                  </pic:spPr>
                </pic:pic>
              </a:graphicData>
            </a:graphic>
          </wp:inline>
        </w:drawing>
      </w:r>
    </w:p>
    <w:p w14:paraId="0050EE22" w14:textId="4DF71811" w:rsidR="00227F70" w:rsidRPr="00690863" w:rsidRDefault="00690863" w:rsidP="00690863">
      <w:pPr>
        <w:pStyle w:val="af4"/>
        <w:jc w:val="center"/>
        <w:rPr>
          <w:rFonts w:ascii="黑体" w:hAnsi="黑体"/>
          <w:sz w:val="21"/>
          <w:szCs w:val="21"/>
        </w:rPr>
      </w:pPr>
      <w:r w:rsidRPr="00690863">
        <w:rPr>
          <w:rFonts w:ascii="黑体" w:hAnsi="黑体"/>
          <w:sz w:val="21"/>
          <w:szCs w:val="21"/>
        </w:rPr>
        <w:t xml:space="preserve">用户验证的时序图 </w:t>
      </w:r>
      <w:r w:rsidR="000C7562">
        <w:rPr>
          <w:rFonts w:ascii="黑体" w:hAnsi="黑体"/>
          <w:sz w:val="21"/>
          <w:szCs w:val="21"/>
        </w:rPr>
        <w:t>5-3</w:t>
      </w:r>
    </w:p>
    <w:p w14:paraId="6839BAAE" w14:textId="685F258A" w:rsidR="00B87F3D" w:rsidRDefault="00531521" w:rsidP="00B87F3D">
      <w:pPr>
        <w:widowControl w:val="0"/>
        <w:spacing w:line="360" w:lineRule="auto"/>
        <w:ind w:left="420"/>
        <w:jc w:val="both"/>
        <w:rPr>
          <w:rFonts w:ascii="宋体" w:eastAsia="宋体" w:hAnsi="宋体"/>
          <w:sz w:val="24"/>
          <w:szCs w:val="24"/>
        </w:rPr>
      </w:pPr>
      <w:r>
        <w:rPr>
          <w:rFonts w:ascii="宋体" w:eastAsia="宋体" w:hAnsi="宋体" w:hint="eastAsia"/>
          <w:sz w:val="24"/>
          <w:szCs w:val="24"/>
        </w:rPr>
        <w:t>其主要代码如下：</w:t>
      </w:r>
    </w:p>
    <w:p w14:paraId="16880A43" w14:textId="1A18870B" w:rsidR="00901EDE" w:rsidRDefault="00901EDE" w:rsidP="00901EDE">
      <w:pPr>
        <w:widowControl w:val="0"/>
        <w:autoSpaceDE w:val="0"/>
        <w:autoSpaceDN w:val="0"/>
        <w:adjustRightInd w:val="0"/>
        <w:rPr>
          <w:rFonts w:ascii="Consolas" w:hAnsi="Consolas" w:cs="Consolas"/>
          <w:kern w:val="0"/>
          <w:sz w:val="24"/>
          <w:szCs w:val="24"/>
        </w:rPr>
      </w:pPr>
      <w:r>
        <w:rPr>
          <w:rFonts w:ascii="Consolas" w:hAnsi="Consolas" w:cs="Consolas" w:hint="eastAsia"/>
          <w:kern w:val="0"/>
          <w:sz w:val="24"/>
          <w:szCs w:val="24"/>
        </w:rPr>
        <w:t>=</w:t>
      </w:r>
      <w:r>
        <w:rPr>
          <w:rFonts w:ascii="Consolas" w:hAnsi="Consolas" w:cs="Consolas"/>
          <w:kern w:val="0"/>
          <w:sz w:val="24"/>
          <w:szCs w:val="24"/>
        </w:rPr>
        <w:t>==========================</w:t>
      </w:r>
      <w:r w:rsidR="00BE3C21">
        <w:rPr>
          <w:rFonts w:ascii="Consolas" w:hAnsi="Consolas" w:cs="Consolas" w:hint="eastAsia"/>
          <w:kern w:val="0"/>
          <w:sz w:val="24"/>
          <w:szCs w:val="24"/>
        </w:rPr>
        <w:t>前代码</w:t>
      </w:r>
      <w:r>
        <w:rPr>
          <w:rFonts w:ascii="Consolas" w:hAnsi="Consolas" w:cs="Consolas" w:hint="eastAsia"/>
          <w:kern w:val="0"/>
          <w:sz w:val="24"/>
          <w:szCs w:val="24"/>
        </w:rPr>
        <w:t>略</w:t>
      </w:r>
      <w:r>
        <w:rPr>
          <w:rFonts w:ascii="Consolas" w:hAnsi="Consolas" w:cs="Consolas" w:hint="eastAsia"/>
          <w:kern w:val="0"/>
          <w:sz w:val="24"/>
          <w:szCs w:val="24"/>
        </w:rPr>
        <w:t>=</w:t>
      </w:r>
      <w:r>
        <w:rPr>
          <w:rFonts w:ascii="Consolas" w:hAnsi="Consolas" w:cs="Consolas"/>
          <w:kern w:val="0"/>
          <w:sz w:val="24"/>
          <w:szCs w:val="24"/>
        </w:rPr>
        <w:t>===========================</w:t>
      </w:r>
    </w:p>
    <w:p w14:paraId="02F164CF" w14:textId="0DA403FD" w:rsidR="006F1E67" w:rsidRDefault="006F1E67" w:rsidP="00B56FBD">
      <w:pPr>
        <w:widowControl w:val="0"/>
        <w:autoSpaceDE w:val="0"/>
        <w:autoSpaceDN w:val="0"/>
        <w:adjustRightInd w:val="0"/>
        <w:ind w:left="840" w:firstLine="420"/>
        <w:rPr>
          <w:rFonts w:ascii="Consolas" w:hAnsi="Consolas" w:cs="Consolas"/>
          <w:kern w:val="0"/>
          <w:sz w:val="24"/>
          <w:szCs w:val="24"/>
        </w:rPr>
      </w:pP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request</w:t>
      </w:r>
      <w:r>
        <w:rPr>
          <w:rFonts w:ascii="Consolas" w:hAnsi="Consolas" w:cs="Consolas"/>
          <w:color w:val="000000"/>
          <w:kern w:val="0"/>
          <w:sz w:val="24"/>
          <w:szCs w:val="24"/>
        </w:rPr>
        <w:t>.getRequestURI().endsWith(</w:t>
      </w:r>
      <w:r>
        <w:rPr>
          <w:rFonts w:ascii="Consolas" w:hAnsi="Consolas" w:cs="Consolas"/>
          <w:color w:val="2A00FF"/>
          <w:kern w:val="0"/>
          <w:sz w:val="24"/>
          <w:szCs w:val="24"/>
        </w:rPr>
        <w:t>"/login"</w:t>
      </w:r>
      <w:r>
        <w:rPr>
          <w:rFonts w:ascii="Consolas" w:hAnsi="Consolas" w:cs="Consolas"/>
          <w:color w:val="000000"/>
          <w:kern w:val="0"/>
          <w:sz w:val="24"/>
          <w:szCs w:val="24"/>
        </w:rPr>
        <w:t>)||</w:t>
      </w:r>
      <w:r>
        <w:rPr>
          <w:rFonts w:ascii="Consolas" w:hAnsi="Consolas" w:cs="Consolas"/>
          <w:color w:val="6A3E3E"/>
          <w:kern w:val="0"/>
          <w:sz w:val="24"/>
          <w:szCs w:val="24"/>
        </w:rPr>
        <w:t>request</w:t>
      </w:r>
      <w:r>
        <w:rPr>
          <w:rFonts w:ascii="Consolas" w:hAnsi="Consolas" w:cs="Consolas"/>
          <w:color w:val="000000"/>
          <w:kern w:val="0"/>
          <w:sz w:val="24"/>
          <w:szCs w:val="24"/>
        </w:rPr>
        <w:t>.getRequestURI().endsWith(</w:t>
      </w:r>
      <w:r>
        <w:rPr>
          <w:rFonts w:ascii="Consolas" w:hAnsi="Consolas" w:cs="Consolas"/>
          <w:color w:val="2A00FF"/>
          <w:kern w:val="0"/>
          <w:sz w:val="24"/>
          <w:szCs w:val="24"/>
        </w:rPr>
        <w:t>"/login.jsp"</w:t>
      </w:r>
      <w:r>
        <w:rPr>
          <w:rFonts w:ascii="Consolas" w:hAnsi="Consolas" w:cs="Consolas"/>
          <w:color w:val="000000"/>
          <w:kern w:val="0"/>
          <w:sz w:val="24"/>
          <w:szCs w:val="24"/>
        </w:rPr>
        <w:t>)){</w:t>
      </w:r>
    </w:p>
    <w:p w14:paraId="01B51AC4" w14:textId="3D715A25" w:rsidR="006F1E67" w:rsidRDefault="006F1E67" w:rsidP="00B56FBD">
      <w:pPr>
        <w:widowControl w:val="0"/>
        <w:autoSpaceDE w:val="0"/>
        <w:autoSpaceDN w:val="0"/>
        <w:adjustRightInd w:val="0"/>
        <w:ind w:left="840" w:firstLine="42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logger</w:t>
      </w:r>
      <w:r>
        <w:rPr>
          <w:rFonts w:ascii="Consolas" w:hAnsi="Consolas" w:cs="Consolas"/>
          <w:color w:val="000000"/>
          <w:kern w:val="0"/>
          <w:sz w:val="24"/>
          <w:szCs w:val="24"/>
        </w:rPr>
        <w:t>.debug(</w:t>
      </w:r>
      <w:r>
        <w:rPr>
          <w:rFonts w:ascii="Consolas" w:hAnsi="Consolas" w:cs="Consolas"/>
          <w:color w:val="2A00FF"/>
          <w:kern w:val="0"/>
          <w:sz w:val="24"/>
          <w:szCs w:val="24"/>
        </w:rPr>
        <w:t>"options</w:t>
      </w:r>
      <w:r>
        <w:rPr>
          <w:rFonts w:ascii="Consolas" w:hAnsi="Consolas" w:cs="Consolas"/>
          <w:color w:val="2A00FF"/>
          <w:kern w:val="0"/>
          <w:sz w:val="24"/>
          <w:szCs w:val="24"/>
        </w:rPr>
        <w:t>请求，直接放开</w:t>
      </w:r>
      <w:r>
        <w:rPr>
          <w:rFonts w:ascii="Consolas" w:hAnsi="Consolas" w:cs="Consolas"/>
          <w:color w:val="2A00FF"/>
          <w:kern w:val="0"/>
          <w:sz w:val="24"/>
          <w:szCs w:val="24"/>
        </w:rPr>
        <w:t>"</w:t>
      </w:r>
      <w:r>
        <w:rPr>
          <w:rFonts w:ascii="Consolas" w:hAnsi="Consolas" w:cs="Consolas"/>
          <w:color w:val="000000"/>
          <w:kern w:val="0"/>
          <w:sz w:val="24"/>
          <w:szCs w:val="24"/>
        </w:rPr>
        <w:t>);</w:t>
      </w:r>
    </w:p>
    <w:p w14:paraId="1BD08236" w14:textId="40A03D89" w:rsidR="006F1E67" w:rsidRDefault="006F1E67" w:rsidP="00B56FBD">
      <w:pPr>
        <w:widowControl w:val="0"/>
        <w:autoSpaceDE w:val="0"/>
        <w:autoSpaceDN w:val="0"/>
        <w:adjustRightInd w:val="0"/>
        <w:ind w:left="840" w:firstLine="42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29201427" w14:textId="47A0E865" w:rsidR="006F1E67" w:rsidRDefault="006F1E67" w:rsidP="00B56FBD">
      <w:pPr>
        <w:widowControl w:val="0"/>
        <w:autoSpaceDE w:val="0"/>
        <w:autoSpaceDN w:val="0"/>
        <w:adjustRightInd w:val="0"/>
        <w:ind w:left="840" w:firstLine="420"/>
        <w:rPr>
          <w:rFonts w:ascii="Consolas" w:hAnsi="Consolas" w:cs="Consolas"/>
          <w:kern w:val="0"/>
          <w:sz w:val="24"/>
          <w:szCs w:val="24"/>
        </w:rPr>
      </w:pPr>
      <w:r>
        <w:rPr>
          <w:rFonts w:ascii="Consolas" w:hAnsi="Consolas" w:cs="Consolas"/>
          <w:color w:val="000000"/>
          <w:kern w:val="0"/>
          <w:sz w:val="24"/>
          <w:szCs w:val="24"/>
        </w:rPr>
        <w:t xml:space="preserve"> }</w:t>
      </w:r>
    </w:p>
    <w:p w14:paraId="4EB1D364" w14:textId="77777777" w:rsidR="006F1E67" w:rsidRDefault="006F1E67" w:rsidP="006F1E6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06E7054A" w14:textId="77777777" w:rsidR="001E0C70" w:rsidRDefault="006F1E67" w:rsidP="00BC0C9C">
      <w:pPr>
        <w:widowControl w:val="0"/>
        <w:autoSpaceDE w:val="0"/>
        <w:autoSpaceDN w:val="0"/>
        <w:adjustRightInd w:val="0"/>
        <w:ind w:left="840" w:firstLine="420"/>
        <w:rPr>
          <w:rFonts w:ascii="Consolas" w:hAnsi="Consolas" w:cs="Consolas"/>
          <w:kern w:val="0"/>
          <w:sz w:val="24"/>
          <w:szCs w:val="24"/>
        </w:rPr>
      </w:pPr>
      <w:r>
        <w:rPr>
          <w:rFonts w:ascii="Consolas" w:hAnsi="Consolas" w:cs="Consolas"/>
          <w:color w:val="000000"/>
          <w:kern w:val="0"/>
          <w:sz w:val="24"/>
          <w:szCs w:val="24"/>
        </w:rPr>
        <w:t xml:space="preserve"> </w:t>
      </w:r>
      <w:r w:rsidR="001E0C70">
        <w:rPr>
          <w:rFonts w:ascii="Consolas" w:hAnsi="Consolas" w:cs="Consolas"/>
          <w:color w:val="000000"/>
          <w:kern w:val="0"/>
          <w:sz w:val="24"/>
          <w:szCs w:val="24"/>
        </w:rPr>
        <w:t xml:space="preserve">String </w:t>
      </w:r>
      <w:r w:rsidR="001E0C70">
        <w:rPr>
          <w:rFonts w:ascii="Consolas" w:hAnsi="Consolas" w:cs="Consolas"/>
          <w:color w:val="6A3E3E"/>
          <w:kern w:val="0"/>
          <w:sz w:val="24"/>
          <w:szCs w:val="24"/>
        </w:rPr>
        <w:t>sUsername</w:t>
      </w:r>
      <w:r w:rsidR="001E0C70">
        <w:rPr>
          <w:rFonts w:ascii="Consolas" w:hAnsi="Consolas" w:cs="Consolas"/>
          <w:color w:val="000000"/>
          <w:kern w:val="0"/>
          <w:sz w:val="24"/>
          <w:szCs w:val="24"/>
        </w:rPr>
        <w:t xml:space="preserve"> = </w:t>
      </w:r>
      <w:r w:rsidR="001E0C70">
        <w:rPr>
          <w:rFonts w:ascii="Consolas" w:hAnsi="Consolas" w:cs="Consolas"/>
          <w:color w:val="6A3E3E"/>
          <w:kern w:val="0"/>
          <w:sz w:val="24"/>
          <w:szCs w:val="24"/>
        </w:rPr>
        <w:t>request</w:t>
      </w:r>
      <w:r w:rsidR="001E0C70">
        <w:rPr>
          <w:rFonts w:ascii="Consolas" w:hAnsi="Consolas" w:cs="Consolas"/>
          <w:color w:val="000000"/>
          <w:kern w:val="0"/>
          <w:sz w:val="24"/>
          <w:szCs w:val="24"/>
        </w:rPr>
        <w:t>.getRemoteUser();</w:t>
      </w:r>
    </w:p>
    <w:p w14:paraId="67C29EF4" w14:textId="1DAD7C6D"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sidR="00BC0C9C">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(StringUtils.</w:t>
      </w:r>
      <w:r>
        <w:rPr>
          <w:rFonts w:ascii="Consolas" w:hAnsi="Consolas" w:cs="Consolas"/>
          <w:i/>
          <w:iCs/>
          <w:color w:val="000000"/>
          <w:kern w:val="0"/>
          <w:sz w:val="24"/>
          <w:szCs w:val="24"/>
        </w:rPr>
        <w:t>hasText</w:t>
      </w:r>
      <w:r>
        <w:rPr>
          <w:rFonts w:ascii="Consolas" w:hAnsi="Consolas" w:cs="Consolas"/>
          <w:color w:val="000000"/>
          <w:kern w:val="0"/>
          <w:sz w:val="24"/>
          <w:szCs w:val="24"/>
        </w:rPr>
        <w:t>(</w:t>
      </w:r>
      <w:r>
        <w:rPr>
          <w:rFonts w:ascii="Consolas" w:hAnsi="Consolas" w:cs="Consolas"/>
          <w:color w:val="6A3E3E"/>
          <w:kern w:val="0"/>
          <w:sz w:val="24"/>
          <w:szCs w:val="24"/>
        </w:rPr>
        <w:t>sUsername</w:t>
      </w:r>
      <w:r>
        <w:rPr>
          <w:rFonts w:ascii="Consolas" w:hAnsi="Consolas" w:cs="Consolas"/>
          <w:color w:val="000000"/>
          <w:kern w:val="0"/>
          <w:sz w:val="24"/>
          <w:szCs w:val="24"/>
        </w:rPr>
        <w:t>)){</w:t>
      </w:r>
    </w:p>
    <w:p w14:paraId="3058E3E3" w14:textId="2BF8F174"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sidR="00BC0C9C">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validUser</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5D2B4EDC" w14:textId="0853ADB6"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sidR="00BC0C9C">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request</w:t>
      </w:r>
      <w:r>
        <w:rPr>
          <w:rFonts w:ascii="Consolas" w:hAnsi="Consolas" w:cs="Consolas"/>
          <w:color w:val="000000"/>
          <w:kern w:val="0"/>
          <w:sz w:val="24"/>
          <w:szCs w:val="24"/>
        </w:rPr>
        <w:t>.setAttribute(</w:t>
      </w:r>
      <w:r>
        <w:rPr>
          <w:rFonts w:ascii="Consolas" w:hAnsi="Consolas" w:cs="Consolas"/>
          <w:b/>
          <w:bCs/>
          <w:i/>
          <w:iCs/>
          <w:color w:val="0000C0"/>
          <w:kern w:val="0"/>
          <w:sz w:val="24"/>
          <w:szCs w:val="24"/>
        </w:rPr>
        <w:t>REQUEST_ATTR_TOKEN_KEY</w:t>
      </w:r>
      <w:r>
        <w:rPr>
          <w:rFonts w:ascii="Consolas" w:hAnsi="Consolas" w:cs="Consolas"/>
          <w:color w:val="000000"/>
          <w:kern w:val="0"/>
          <w:sz w:val="24"/>
          <w:szCs w:val="24"/>
        </w:rPr>
        <w:t xml:space="preserve">, </w:t>
      </w:r>
      <w:r>
        <w:rPr>
          <w:rFonts w:ascii="Consolas" w:hAnsi="Consolas" w:cs="Consolas"/>
          <w:color w:val="6A3E3E"/>
          <w:kern w:val="0"/>
          <w:sz w:val="24"/>
          <w:szCs w:val="24"/>
        </w:rPr>
        <w:t>sUsername</w:t>
      </w:r>
      <w:r>
        <w:rPr>
          <w:rFonts w:ascii="Consolas" w:hAnsi="Consolas" w:cs="Consolas"/>
          <w:color w:val="000000"/>
          <w:kern w:val="0"/>
          <w:sz w:val="24"/>
          <w:szCs w:val="24"/>
        </w:rPr>
        <w:t>);</w:t>
      </w:r>
    </w:p>
    <w:p w14:paraId="617D2E21" w14:textId="238B2436"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sidR="00BC0C9C">
        <w:rPr>
          <w:rFonts w:ascii="Consolas" w:hAnsi="Consolas" w:cs="Consolas"/>
          <w:color w:val="000000"/>
          <w:kern w:val="0"/>
          <w:sz w:val="24"/>
          <w:szCs w:val="24"/>
        </w:rPr>
        <w:tab/>
      </w:r>
      <w:r>
        <w:rPr>
          <w:rFonts w:ascii="Consolas" w:hAnsi="Consolas" w:cs="Consolas"/>
          <w:color w:val="000000"/>
          <w:kern w:val="0"/>
          <w:sz w:val="24"/>
          <w:szCs w:val="24"/>
        </w:rPr>
        <w:t>}</w:t>
      </w:r>
      <w:r>
        <w:rPr>
          <w:rFonts w:ascii="Consolas" w:hAnsi="Consolas" w:cs="Consolas"/>
          <w:b/>
          <w:bCs/>
          <w:color w:val="7F0055"/>
          <w:kern w:val="0"/>
          <w:sz w:val="24"/>
          <w:szCs w:val="24"/>
        </w:rPr>
        <w:t>else</w:t>
      </w:r>
      <w:r>
        <w:rPr>
          <w:rFonts w:ascii="Consolas" w:hAnsi="Consolas" w:cs="Consolas"/>
          <w:color w:val="000000"/>
          <w:kern w:val="0"/>
          <w:sz w:val="24"/>
          <w:szCs w:val="24"/>
        </w:rPr>
        <w:t>{</w:t>
      </w:r>
    </w:p>
    <w:p w14:paraId="1A5F8A86" w14:textId="7BF81679"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在跟</w:t>
      </w:r>
      <w:r>
        <w:rPr>
          <w:rFonts w:ascii="Consolas" w:hAnsi="Consolas" w:cs="Consolas"/>
          <w:color w:val="3F7F5F"/>
          <w:kern w:val="0"/>
          <w:sz w:val="24"/>
          <w:szCs w:val="24"/>
        </w:rPr>
        <w:t>CAS</w:t>
      </w:r>
      <w:r>
        <w:rPr>
          <w:rFonts w:ascii="Consolas" w:hAnsi="Consolas" w:cs="Consolas"/>
          <w:color w:val="3F7F5F"/>
          <w:kern w:val="0"/>
          <w:sz w:val="24"/>
          <w:szCs w:val="24"/>
        </w:rPr>
        <w:t>对接之前，从</w:t>
      </w:r>
      <w:r>
        <w:rPr>
          <w:rFonts w:ascii="Consolas" w:hAnsi="Consolas" w:cs="Consolas"/>
          <w:color w:val="3F7F5F"/>
          <w:kern w:val="0"/>
          <w:sz w:val="24"/>
          <w:szCs w:val="24"/>
        </w:rPr>
        <w:t>token</w:t>
      </w:r>
      <w:r>
        <w:rPr>
          <w:rFonts w:ascii="Consolas" w:hAnsi="Consolas" w:cs="Consolas"/>
          <w:color w:val="3F7F5F"/>
          <w:kern w:val="0"/>
          <w:sz w:val="24"/>
          <w:szCs w:val="24"/>
        </w:rPr>
        <w:t>中获取</w:t>
      </w:r>
      <w:r w:rsidR="00B412F9">
        <w:rPr>
          <w:rFonts w:ascii="Consolas" w:hAnsi="Consolas" w:cs="Consolas"/>
          <w:color w:val="3F7F5F"/>
          <w:kern w:val="0"/>
          <w:sz w:val="24"/>
          <w:szCs w:val="24"/>
        </w:rPr>
        <w:t>账户名</w:t>
      </w:r>
    </w:p>
    <w:p w14:paraId="5E51E4AF"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token</w:t>
      </w:r>
      <w:r>
        <w:rPr>
          <w:rFonts w:ascii="Consolas" w:hAnsi="Consolas" w:cs="Consolas"/>
          <w:color w:val="000000"/>
          <w:kern w:val="0"/>
          <w:sz w:val="24"/>
          <w:szCs w:val="24"/>
        </w:rPr>
        <w:t xml:space="preserve"> = </w:t>
      </w:r>
      <w:r>
        <w:rPr>
          <w:rFonts w:ascii="Consolas" w:hAnsi="Consolas" w:cs="Consolas"/>
          <w:color w:val="6A3E3E"/>
          <w:kern w:val="0"/>
          <w:sz w:val="24"/>
          <w:szCs w:val="24"/>
        </w:rPr>
        <w:t>request</w:t>
      </w:r>
      <w:r>
        <w:rPr>
          <w:rFonts w:ascii="Consolas" w:hAnsi="Consolas" w:cs="Consolas"/>
          <w:color w:val="000000"/>
          <w:kern w:val="0"/>
          <w:sz w:val="24"/>
          <w:szCs w:val="24"/>
        </w:rPr>
        <w:t>.getParameter(</w:t>
      </w:r>
      <w:r>
        <w:rPr>
          <w:rFonts w:ascii="Consolas" w:hAnsi="Consolas" w:cs="Consolas"/>
          <w:b/>
          <w:bCs/>
          <w:i/>
          <w:iCs/>
          <w:color w:val="0000C0"/>
          <w:kern w:val="0"/>
          <w:sz w:val="24"/>
          <w:szCs w:val="24"/>
        </w:rPr>
        <w:t>TOKEN_KEY</w:t>
      </w:r>
      <w:r>
        <w:rPr>
          <w:rFonts w:ascii="Consolas" w:hAnsi="Consolas" w:cs="Consolas"/>
          <w:color w:val="000000"/>
          <w:kern w:val="0"/>
          <w:sz w:val="24"/>
          <w:szCs w:val="24"/>
        </w:rPr>
        <w:t>);</w:t>
      </w:r>
    </w:p>
    <w:p w14:paraId="06BEFBA6"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(!StringUtils.</w:t>
      </w:r>
      <w:r>
        <w:rPr>
          <w:rFonts w:ascii="Consolas" w:hAnsi="Consolas" w:cs="Consolas"/>
          <w:i/>
          <w:iCs/>
          <w:color w:val="000000"/>
          <w:kern w:val="0"/>
          <w:sz w:val="24"/>
          <w:szCs w:val="24"/>
        </w:rPr>
        <w:t>hasText</w:t>
      </w:r>
      <w:r>
        <w:rPr>
          <w:rFonts w:ascii="Consolas" w:hAnsi="Consolas" w:cs="Consolas"/>
          <w:color w:val="000000"/>
          <w:kern w:val="0"/>
          <w:sz w:val="24"/>
          <w:szCs w:val="24"/>
        </w:rPr>
        <w:t>(</w:t>
      </w:r>
      <w:r>
        <w:rPr>
          <w:rFonts w:ascii="Consolas" w:hAnsi="Consolas" w:cs="Consolas"/>
          <w:color w:val="6A3E3E"/>
          <w:kern w:val="0"/>
          <w:sz w:val="24"/>
          <w:szCs w:val="24"/>
        </w:rPr>
        <w:t>token</w:t>
      </w:r>
      <w:r>
        <w:rPr>
          <w:rFonts w:ascii="Consolas" w:hAnsi="Consolas" w:cs="Consolas"/>
          <w:color w:val="000000"/>
          <w:kern w:val="0"/>
          <w:sz w:val="24"/>
          <w:szCs w:val="24"/>
        </w:rPr>
        <w:t>)){</w:t>
      </w:r>
    </w:p>
    <w:p w14:paraId="67C8BC42"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A3E3E"/>
          <w:kern w:val="0"/>
          <w:sz w:val="24"/>
          <w:szCs w:val="24"/>
        </w:rPr>
        <w:t>token</w:t>
      </w:r>
      <w:r>
        <w:rPr>
          <w:rFonts w:ascii="Consolas" w:hAnsi="Consolas" w:cs="Consolas"/>
          <w:color w:val="000000"/>
          <w:kern w:val="0"/>
          <w:sz w:val="24"/>
          <w:szCs w:val="24"/>
        </w:rPr>
        <w:t xml:space="preserve"> = </w:t>
      </w:r>
      <w:r>
        <w:rPr>
          <w:rFonts w:ascii="Consolas" w:hAnsi="Consolas" w:cs="Consolas"/>
          <w:color w:val="6A3E3E"/>
          <w:kern w:val="0"/>
          <w:sz w:val="24"/>
          <w:szCs w:val="24"/>
        </w:rPr>
        <w:t>request</w:t>
      </w:r>
      <w:r>
        <w:rPr>
          <w:rFonts w:ascii="Consolas" w:hAnsi="Consolas" w:cs="Consolas"/>
          <w:color w:val="000000"/>
          <w:kern w:val="0"/>
          <w:sz w:val="24"/>
          <w:szCs w:val="24"/>
        </w:rPr>
        <w:t>.getHeader(</w:t>
      </w:r>
      <w:r>
        <w:rPr>
          <w:rFonts w:ascii="Consolas" w:hAnsi="Consolas" w:cs="Consolas"/>
          <w:b/>
          <w:bCs/>
          <w:i/>
          <w:iCs/>
          <w:color w:val="0000C0"/>
          <w:kern w:val="0"/>
          <w:sz w:val="24"/>
          <w:szCs w:val="24"/>
        </w:rPr>
        <w:t>TOKEN_KEY</w:t>
      </w:r>
      <w:r>
        <w:rPr>
          <w:rFonts w:ascii="Consolas" w:hAnsi="Consolas" w:cs="Consolas"/>
          <w:color w:val="000000"/>
          <w:kern w:val="0"/>
          <w:sz w:val="24"/>
          <w:szCs w:val="24"/>
        </w:rPr>
        <w:t>);</w:t>
      </w:r>
    </w:p>
    <w:p w14:paraId="1AEB2F95"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p>
    <w:p w14:paraId="4B8D276B"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(StringUtils.</w:t>
      </w:r>
      <w:r>
        <w:rPr>
          <w:rFonts w:ascii="Consolas" w:hAnsi="Consolas" w:cs="Consolas"/>
          <w:i/>
          <w:iCs/>
          <w:color w:val="000000"/>
          <w:kern w:val="0"/>
          <w:sz w:val="24"/>
          <w:szCs w:val="24"/>
        </w:rPr>
        <w:t>hasText</w:t>
      </w:r>
      <w:r>
        <w:rPr>
          <w:rFonts w:ascii="Consolas" w:hAnsi="Consolas" w:cs="Consolas"/>
          <w:color w:val="000000"/>
          <w:kern w:val="0"/>
          <w:sz w:val="24"/>
          <w:szCs w:val="24"/>
        </w:rPr>
        <w:t>(</w:t>
      </w:r>
      <w:r>
        <w:rPr>
          <w:rFonts w:ascii="Consolas" w:hAnsi="Consolas" w:cs="Consolas"/>
          <w:color w:val="6A3E3E"/>
          <w:kern w:val="0"/>
          <w:sz w:val="24"/>
          <w:szCs w:val="24"/>
        </w:rPr>
        <w:t>token</w:t>
      </w:r>
      <w:r>
        <w:rPr>
          <w:rFonts w:ascii="Consolas" w:hAnsi="Consolas" w:cs="Consolas"/>
          <w:color w:val="000000"/>
          <w:kern w:val="0"/>
          <w:sz w:val="24"/>
          <w:szCs w:val="24"/>
        </w:rPr>
        <w:t>)){</w:t>
      </w:r>
    </w:p>
    <w:p w14:paraId="012E07DF" w14:textId="6EAE7D61"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request</w:t>
      </w:r>
      <w:r>
        <w:rPr>
          <w:rFonts w:ascii="Consolas" w:hAnsi="Consolas" w:cs="Consolas"/>
          <w:color w:val="000000"/>
          <w:kern w:val="0"/>
          <w:sz w:val="24"/>
          <w:szCs w:val="24"/>
        </w:rPr>
        <w:t>.setAttribute(</w:t>
      </w:r>
      <w:r>
        <w:rPr>
          <w:rFonts w:ascii="Consolas" w:hAnsi="Consolas" w:cs="Consolas"/>
          <w:b/>
          <w:bCs/>
          <w:i/>
          <w:iCs/>
          <w:color w:val="0000C0"/>
          <w:kern w:val="0"/>
          <w:sz w:val="24"/>
          <w:szCs w:val="24"/>
        </w:rPr>
        <w:t>REQUEST_ATTR_TOKEN_KEY</w:t>
      </w:r>
      <w:r>
        <w:rPr>
          <w:rFonts w:ascii="Consolas" w:hAnsi="Consolas" w:cs="Consolas"/>
          <w:color w:val="000000"/>
          <w:kern w:val="0"/>
          <w:sz w:val="24"/>
          <w:szCs w:val="24"/>
        </w:rPr>
        <w:t>,</w:t>
      </w:r>
      <w:r>
        <w:rPr>
          <w:rFonts w:ascii="Consolas" w:hAnsi="Consolas" w:cs="Consolas"/>
          <w:color w:val="6A3E3E"/>
          <w:kern w:val="0"/>
          <w:sz w:val="24"/>
          <w:szCs w:val="24"/>
        </w:rPr>
        <w:t>token</w:t>
      </w:r>
      <w:r>
        <w:rPr>
          <w:rFonts w:ascii="Consolas" w:hAnsi="Consolas" w:cs="Consolas"/>
          <w:color w:val="000000"/>
          <w:kern w:val="0"/>
          <w:sz w:val="24"/>
          <w:szCs w:val="24"/>
        </w:rPr>
        <w:t>);</w:t>
      </w:r>
    </w:p>
    <w:p w14:paraId="5DF09AE0"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6A3E3E"/>
          <w:kern w:val="0"/>
          <w:sz w:val="24"/>
          <w:szCs w:val="24"/>
        </w:rPr>
        <w:t>validUser</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72726B4D"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p>
    <w:p w14:paraId="2A8B4BCE"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w:t>
      </w:r>
    </w:p>
    <w:p w14:paraId="3CE7E7CA" w14:textId="77777777" w:rsidR="001E0C70" w:rsidRDefault="001E0C70" w:rsidP="001E0C70">
      <w:pPr>
        <w:widowControl w:val="0"/>
        <w:autoSpaceDE w:val="0"/>
        <w:autoSpaceDN w:val="0"/>
        <w:adjustRightInd w:val="0"/>
        <w:rPr>
          <w:rFonts w:ascii="Consolas" w:hAnsi="Consolas" w:cs="Consolas"/>
          <w:kern w:val="0"/>
          <w:sz w:val="24"/>
          <w:szCs w:val="24"/>
        </w:rPr>
      </w:pPr>
    </w:p>
    <w:p w14:paraId="27B414F0"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validUser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无有效用户信息</w:t>
      </w:r>
    </w:p>
    <w:p w14:paraId="42940BE3" w14:textId="3D4375F4" w:rsidR="001E0C70" w:rsidRDefault="001E0C70" w:rsidP="00601351">
      <w:pPr>
        <w:widowControl w:val="0"/>
        <w:autoSpaceDE w:val="0"/>
        <w:autoSpaceDN w:val="0"/>
        <w:adjustRightInd w:val="0"/>
        <w:ind w:left="1260" w:firstLine="420"/>
        <w:rPr>
          <w:rFonts w:ascii="Consolas" w:hAnsi="Consolas" w:cs="Consolas"/>
          <w:kern w:val="0"/>
          <w:sz w:val="24"/>
          <w:szCs w:val="24"/>
        </w:rPr>
      </w:pPr>
      <w:r>
        <w:rPr>
          <w:rFonts w:ascii="Consolas" w:hAnsi="Consolas" w:cs="Consolas"/>
          <w:color w:val="000000"/>
          <w:kern w:val="0"/>
          <w:sz w:val="24"/>
          <w:szCs w:val="24"/>
        </w:rPr>
        <w:t xml:space="preserve">ResponseObject&lt;Object&gt; </w:t>
      </w:r>
      <w:r>
        <w:rPr>
          <w:rFonts w:ascii="Consolas" w:hAnsi="Consolas" w:cs="Consolas"/>
          <w:color w:val="6A3E3E"/>
          <w:kern w:val="0"/>
          <w:sz w:val="24"/>
          <w:szCs w:val="24"/>
        </w:rPr>
        <w:t>responseObject</w:t>
      </w:r>
      <w:r>
        <w:rPr>
          <w:rFonts w:ascii="Consolas" w:hAnsi="Consolas" w:cs="Consolas"/>
          <w:color w:val="000000"/>
          <w:kern w:val="0"/>
          <w:sz w:val="24"/>
          <w:szCs w:val="24"/>
        </w:rPr>
        <w:t xml:space="preserve"> = </w:t>
      </w:r>
      <w:r>
        <w:rPr>
          <w:rFonts w:ascii="Consolas" w:hAnsi="Consolas" w:cs="Consolas"/>
          <w:color w:val="0000C0"/>
          <w:kern w:val="0"/>
          <w:sz w:val="24"/>
          <w:szCs w:val="24"/>
        </w:rPr>
        <w:t>builder</w:t>
      </w:r>
      <w:r>
        <w:rPr>
          <w:rFonts w:ascii="Consolas" w:hAnsi="Consolas" w:cs="Consolas"/>
          <w:color w:val="000000"/>
          <w:kern w:val="0"/>
          <w:sz w:val="24"/>
          <w:szCs w:val="24"/>
        </w:rPr>
        <w:t>.error(PredefinedErrorEnum.</w:t>
      </w:r>
      <w:r>
        <w:rPr>
          <w:rFonts w:ascii="Consolas" w:hAnsi="Consolas" w:cs="Consolas"/>
          <w:b/>
          <w:bCs/>
          <w:i/>
          <w:iCs/>
          <w:color w:val="0000C0"/>
          <w:kern w:val="0"/>
          <w:sz w:val="24"/>
          <w:szCs w:val="24"/>
        </w:rPr>
        <w:t>UNAUTHORIZED</w:t>
      </w:r>
      <w:r>
        <w:rPr>
          <w:rFonts w:ascii="Consolas" w:hAnsi="Consolas" w:cs="Consolas"/>
          <w:color w:val="000000"/>
          <w:kern w:val="0"/>
          <w:sz w:val="24"/>
          <w:szCs w:val="24"/>
        </w:rPr>
        <w:t>.getErrorCode());</w:t>
      </w:r>
    </w:p>
    <w:p w14:paraId="4498CEFE" w14:textId="77777777" w:rsidR="001E0C70" w:rsidRDefault="001E0C70" w:rsidP="00601351">
      <w:pPr>
        <w:widowControl w:val="0"/>
        <w:autoSpaceDE w:val="0"/>
        <w:autoSpaceDN w:val="0"/>
        <w:adjustRightInd w:val="0"/>
        <w:ind w:left="168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response</w:t>
      </w:r>
      <w:r>
        <w:rPr>
          <w:rFonts w:ascii="Consolas" w:hAnsi="Consolas" w:cs="Consolas"/>
          <w:color w:val="000000"/>
          <w:kern w:val="0"/>
          <w:sz w:val="24"/>
          <w:szCs w:val="24"/>
        </w:rPr>
        <w:t>.setContentType(MediaType.</w:t>
      </w:r>
      <w:r>
        <w:rPr>
          <w:rFonts w:ascii="Consolas" w:hAnsi="Consolas" w:cs="Consolas"/>
          <w:b/>
          <w:bCs/>
          <w:i/>
          <w:iCs/>
          <w:color w:val="0000C0"/>
          <w:kern w:val="0"/>
          <w:sz w:val="24"/>
          <w:szCs w:val="24"/>
        </w:rPr>
        <w:t>APPLICATION_JSON_UTF8_VALUE</w:t>
      </w:r>
      <w:r>
        <w:rPr>
          <w:rFonts w:ascii="Consolas" w:hAnsi="Consolas" w:cs="Consolas"/>
          <w:color w:val="000000"/>
          <w:kern w:val="0"/>
          <w:sz w:val="24"/>
          <w:szCs w:val="24"/>
        </w:rPr>
        <w:t>);</w:t>
      </w:r>
    </w:p>
    <w:p w14:paraId="3549C3B6" w14:textId="77777777" w:rsidR="001E0C70" w:rsidRDefault="001E0C70" w:rsidP="00601351">
      <w:pPr>
        <w:widowControl w:val="0"/>
        <w:autoSpaceDE w:val="0"/>
        <w:autoSpaceDN w:val="0"/>
        <w:adjustRightInd w:val="0"/>
        <w:ind w:left="168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response</w:t>
      </w:r>
      <w:r>
        <w:rPr>
          <w:rFonts w:ascii="Consolas" w:hAnsi="Consolas" w:cs="Consolas"/>
          <w:color w:val="000000"/>
          <w:kern w:val="0"/>
          <w:sz w:val="24"/>
          <w:szCs w:val="24"/>
        </w:rPr>
        <w:t>.getWriter().print(JsonUtil.</w:t>
      </w:r>
      <w:r>
        <w:rPr>
          <w:rFonts w:ascii="Consolas" w:hAnsi="Consolas" w:cs="Consolas"/>
          <w:i/>
          <w:iCs/>
          <w:color w:val="000000"/>
          <w:kern w:val="0"/>
          <w:sz w:val="24"/>
          <w:szCs w:val="24"/>
        </w:rPr>
        <w:t>serialize</w:t>
      </w:r>
      <w:r>
        <w:rPr>
          <w:rFonts w:ascii="Consolas" w:hAnsi="Consolas" w:cs="Consolas"/>
          <w:color w:val="000000"/>
          <w:kern w:val="0"/>
          <w:sz w:val="24"/>
          <w:szCs w:val="24"/>
        </w:rPr>
        <w:t>(</w:t>
      </w:r>
      <w:r>
        <w:rPr>
          <w:rFonts w:ascii="Consolas" w:hAnsi="Consolas" w:cs="Consolas"/>
          <w:color w:val="6A3E3E"/>
          <w:kern w:val="0"/>
          <w:sz w:val="24"/>
          <w:szCs w:val="24"/>
        </w:rPr>
        <w:t>responseObject</w:t>
      </w:r>
      <w:r>
        <w:rPr>
          <w:rFonts w:ascii="Consolas" w:hAnsi="Consolas" w:cs="Consolas"/>
          <w:color w:val="000000"/>
          <w:kern w:val="0"/>
          <w:sz w:val="24"/>
          <w:szCs w:val="24"/>
        </w:rPr>
        <w:t>));</w:t>
      </w:r>
    </w:p>
    <w:p w14:paraId="69E5E3FF" w14:textId="77777777" w:rsidR="001E0C70" w:rsidRDefault="001E0C70" w:rsidP="001E0C70">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false</w:t>
      </w:r>
      <w:r>
        <w:rPr>
          <w:rFonts w:ascii="Consolas" w:hAnsi="Consolas" w:cs="Consolas"/>
          <w:color w:val="000000"/>
          <w:kern w:val="0"/>
          <w:sz w:val="24"/>
          <w:szCs w:val="24"/>
        </w:rPr>
        <w:t>;</w:t>
      </w:r>
    </w:p>
    <w:p w14:paraId="3368A765" w14:textId="519EA2EA" w:rsidR="001E0C70" w:rsidRDefault="001E0C70" w:rsidP="001E0C70">
      <w:pPr>
        <w:widowControl w:val="0"/>
        <w:autoSpaceDE w:val="0"/>
        <w:autoSpaceDN w:val="0"/>
        <w:adjustRightInd w:val="0"/>
        <w:rPr>
          <w:rFonts w:ascii="Consolas" w:hAnsi="Consolas" w:cs="Consolas"/>
          <w:color w:val="000000"/>
          <w:kern w:val="0"/>
          <w:sz w:val="24"/>
          <w:szCs w:val="24"/>
        </w:rPr>
      </w:pPr>
      <w:r>
        <w:rPr>
          <w:rFonts w:ascii="Consolas" w:hAnsi="Consolas" w:cs="Consolas"/>
          <w:color w:val="000000"/>
          <w:kern w:val="0"/>
          <w:sz w:val="24"/>
          <w:szCs w:val="24"/>
        </w:rPr>
        <w:t xml:space="preserve">        } </w:t>
      </w:r>
    </w:p>
    <w:p w14:paraId="4DDCC778" w14:textId="53E0A1B8" w:rsidR="00E84A2A" w:rsidRDefault="00E84A2A" w:rsidP="001E0C70">
      <w:pPr>
        <w:widowControl w:val="0"/>
        <w:autoSpaceDE w:val="0"/>
        <w:autoSpaceDN w:val="0"/>
        <w:adjustRightInd w:val="0"/>
        <w:rPr>
          <w:rFonts w:ascii="Consolas" w:hAnsi="Consolas" w:cs="Consolas"/>
          <w:kern w:val="0"/>
          <w:sz w:val="24"/>
          <w:szCs w:val="24"/>
        </w:rPr>
      </w:pPr>
      <w:r>
        <w:rPr>
          <w:rFonts w:ascii="Consolas" w:hAnsi="Consolas" w:cs="Consolas" w:hint="eastAsia"/>
          <w:kern w:val="0"/>
          <w:sz w:val="24"/>
          <w:szCs w:val="24"/>
        </w:rPr>
        <w:t>=</w:t>
      </w:r>
      <w:r>
        <w:rPr>
          <w:rFonts w:ascii="Consolas" w:hAnsi="Consolas" w:cs="Consolas"/>
          <w:kern w:val="0"/>
          <w:sz w:val="24"/>
          <w:szCs w:val="24"/>
        </w:rPr>
        <w:t>===============</w:t>
      </w:r>
      <w:r w:rsidR="00481F13">
        <w:rPr>
          <w:rFonts w:ascii="Consolas" w:hAnsi="Consolas" w:cs="Consolas"/>
          <w:kern w:val="0"/>
          <w:sz w:val="24"/>
          <w:szCs w:val="24"/>
        </w:rPr>
        <w:t>=======</w:t>
      </w:r>
      <w:r>
        <w:rPr>
          <w:rFonts w:ascii="Consolas" w:hAnsi="Consolas" w:cs="Consolas"/>
          <w:kern w:val="0"/>
          <w:sz w:val="24"/>
          <w:szCs w:val="24"/>
        </w:rPr>
        <w:t>====</w:t>
      </w:r>
      <w:r w:rsidR="00B46507">
        <w:rPr>
          <w:rFonts w:ascii="Consolas" w:hAnsi="Consolas" w:cs="Consolas" w:hint="eastAsia"/>
          <w:kern w:val="0"/>
          <w:sz w:val="24"/>
          <w:szCs w:val="24"/>
        </w:rPr>
        <w:t>后代码</w:t>
      </w:r>
      <w:r>
        <w:rPr>
          <w:rFonts w:ascii="Consolas" w:hAnsi="Consolas" w:cs="Consolas" w:hint="eastAsia"/>
          <w:kern w:val="0"/>
          <w:sz w:val="24"/>
          <w:szCs w:val="24"/>
        </w:rPr>
        <w:t>略</w:t>
      </w:r>
      <w:r>
        <w:rPr>
          <w:rFonts w:ascii="Consolas" w:hAnsi="Consolas" w:cs="Consolas" w:hint="eastAsia"/>
          <w:kern w:val="0"/>
          <w:sz w:val="24"/>
          <w:szCs w:val="24"/>
        </w:rPr>
        <w:t>=</w:t>
      </w:r>
      <w:r>
        <w:rPr>
          <w:rFonts w:ascii="Consolas" w:hAnsi="Consolas" w:cs="Consolas"/>
          <w:kern w:val="0"/>
          <w:sz w:val="24"/>
          <w:szCs w:val="24"/>
        </w:rPr>
        <w:t>===========================</w:t>
      </w:r>
    </w:p>
    <w:p w14:paraId="2F1059F7" w14:textId="2C7035DE" w:rsidR="0017023E" w:rsidRDefault="009E43CE" w:rsidP="00D847EC">
      <w:pPr>
        <w:pStyle w:val="2"/>
        <w:numPr>
          <w:ilvl w:val="1"/>
          <w:numId w:val="9"/>
        </w:numPr>
      </w:pPr>
      <w:bookmarkStart w:id="195" w:name="_Toc510169435"/>
      <w:r>
        <w:rPr>
          <w:rFonts w:hint="eastAsia"/>
        </w:rPr>
        <w:t>招生数据统计实现</w:t>
      </w:r>
      <w:bookmarkEnd w:id="195"/>
    </w:p>
    <w:p w14:paraId="228FC9B6" w14:textId="77777777" w:rsidR="0046144A" w:rsidRPr="0046144A" w:rsidRDefault="0046144A" w:rsidP="00D847EC">
      <w:pPr>
        <w:pStyle w:val="a7"/>
        <w:keepNext/>
        <w:keepLines/>
        <w:numPr>
          <w:ilvl w:val="0"/>
          <w:numId w:val="10"/>
        </w:numPr>
        <w:spacing w:before="260" w:after="260" w:line="415" w:lineRule="auto"/>
        <w:ind w:firstLineChars="0"/>
        <w:outlineLvl w:val="2"/>
        <w:rPr>
          <w:rFonts w:eastAsia="黑体"/>
          <w:b/>
          <w:bCs/>
          <w:noProof/>
          <w:vanish/>
          <w:sz w:val="24"/>
          <w:szCs w:val="32"/>
        </w:rPr>
      </w:pPr>
      <w:bookmarkStart w:id="196" w:name="_Toc510132799"/>
      <w:bookmarkStart w:id="197" w:name="_Toc510169436"/>
      <w:bookmarkEnd w:id="196"/>
      <w:bookmarkEnd w:id="197"/>
    </w:p>
    <w:p w14:paraId="29927743" w14:textId="77777777" w:rsidR="0046144A" w:rsidRPr="0046144A" w:rsidRDefault="0046144A" w:rsidP="00D847EC">
      <w:pPr>
        <w:pStyle w:val="a7"/>
        <w:keepNext/>
        <w:keepLines/>
        <w:numPr>
          <w:ilvl w:val="1"/>
          <w:numId w:val="10"/>
        </w:numPr>
        <w:spacing w:before="260" w:after="260" w:line="415" w:lineRule="auto"/>
        <w:ind w:firstLineChars="0"/>
        <w:outlineLvl w:val="2"/>
        <w:rPr>
          <w:rFonts w:eastAsia="黑体"/>
          <w:b/>
          <w:bCs/>
          <w:noProof/>
          <w:vanish/>
          <w:sz w:val="24"/>
          <w:szCs w:val="32"/>
        </w:rPr>
      </w:pPr>
      <w:bookmarkStart w:id="198" w:name="_Toc510132800"/>
      <w:bookmarkStart w:id="199" w:name="_Toc510169437"/>
      <w:bookmarkEnd w:id="198"/>
      <w:bookmarkEnd w:id="199"/>
    </w:p>
    <w:p w14:paraId="65147C08" w14:textId="77777777" w:rsidR="0046144A" w:rsidRPr="0046144A" w:rsidRDefault="0046144A" w:rsidP="00D847EC">
      <w:pPr>
        <w:pStyle w:val="a7"/>
        <w:keepNext/>
        <w:keepLines/>
        <w:numPr>
          <w:ilvl w:val="1"/>
          <w:numId w:val="10"/>
        </w:numPr>
        <w:spacing w:before="260" w:after="260" w:line="415" w:lineRule="auto"/>
        <w:ind w:firstLineChars="0"/>
        <w:outlineLvl w:val="2"/>
        <w:rPr>
          <w:rFonts w:eastAsia="黑体"/>
          <w:b/>
          <w:bCs/>
          <w:noProof/>
          <w:vanish/>
          <w:sz w:val="24"/>
          <w:szCs w:val="32"/>
        </w:rPr>
      </w:pPr>
      <w:bookmarkStart w:id="200" w:name="_Toc510132801"/>
      <w:bookmarkStart w:id="201" w:name="_Toc510169438"/>
      <w:bookmarkEnd w:id="200"/>
      <w:bookmarkEnd w:id="201"/>
    </w:p>
    <w:p w14:paraId="6C98F586" w14:textId="6F06A01B" w:rsidR="00CA07B7" w:rsidRDefault="008A51E2" w:rsidP="00F84698">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招生数据统计</w:t>
      </w:r>
      <w:r w:rsidR="008B1A11" w:rsidRPr="00610CF4">
        <w:rPr>
          <w:rFonts w:ascii="宋体" w:eastAsia="宋体" w:hAnsi="宋体" w:hint="eastAsia"/>
          <w:sz w:val="24"/>
          <w:szCs w:val="24"/>
        </w:rPr>
        <w:t>主要</w:t>
      </w:r>
      <w:r w:rsidR="004E1BD6">
        <w:rPr>
          <w:rFonts w:ascii="宋体" w:eastAsia="宋体" w:hAnsi="宋体" w:hint="eastAsia"/>
          <w:sz w:val="24"/>
          <w:szCs w:val="24"/>
        </w:rPr>
        <w:t>统计计划招生人数、录取人数、报到率、院系招生统计等基本信息</w:t>
      </w:r>
      <w:r w:rsidR="008B1A11" w:rsidRPr="00610CF4">
        <w:rPr>
          <w:rFonts w:ascii="宋体" w:eastAsia="宋体" w:hAnsi="宋体" w:hint="eastAsia"/>
          <w:sz w:val="24"/>
          <w:szCs w:val="24"/>
        </w:rPr>
        <w:t>，</w:t>
      </w:r>
      <w:r w:rsidR="00D26AB9">
        <w:rPr>
          <w:rFonts w:ascii="宋体" w:eastAsia="宋体" w:hAnsi="宋体" w:hint="eastAsia"/>
          <w:sz w:val="24"/>
          <w:szCs w:val="24"/>
        </w:rPr>
        <w:t>其运行效果</w:t>
      </w:r>
      <w:r w:rsidR="00E91307">
        <w:rPr>
          <w:rFonts w:ascii="宋体" w:eastAsia="宋体" w:hAnsi="宋体" w:hint="eastAsia"/>
          <w:sz w:val="24"/>
          <w:szCs w:val="24"/>
        </w:rPr>
        <w:t>如图下：</w:t>
      </w:r>
    </w:p>
    <w:p w14:paraId="1E43D14D" w14:textId="77777777" w:rsidR="00426168" w:rsidRDefault="00283C8E" w:rsidP="00426168">
      <w:pPr>
        <w:keepNext/>
        <w:widowControl w:val="0"/>
        <w:spacing w:line="360" w:lineRule="auto"/>
        <w:jc w:val="both"/>
      </w:pPr>
      <w:r>
        <w:rPr>
          <w:noProof/>
        </w:rPr>
        <w:drawing>
          <wp:inline distT="0" distB="0" distL="0" distR="0" wp14:anchorId="1FEBEA87" wp14:editId="612F5780">
            <wp:extent cx="6023515" cy="3000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4057" cy="3005626"/>
                    </a:xfrm>
                    <a:prstGeom prst="rect">
                      <a:avLst/>
                    </a:prstGeom>
                  </pic:spPr>
                </pic:pic>
              </a:graphicData>
            </a:graphic>
          </wp:inline>
        </w:drawing>
      </w:r>
    </w:p>
    <w:p w14:paraId="7C30D60C" w14:textId="28530072" w:rsidR="00D04AB3" w:rsidRPr="00426168" w:rsidRDefault="00426168" w:rsidP="00426168">
      <w:pPr>
        <w:pStyle w:val="af4"/>
        <w:jc w:val="center"/>
        <w:rPr>
          <w:rFonts w:ascii="黑体" w:hAnsi="黑体"/>
          <w:sz w:val="21"/>
          <w:szCs w:val="21"/>
        </w:rPr>
      </w:pPr>
      <w:r w:rsidRPr="00426168">
        <w:rPr>
          <w:rFonts w:ascii="黑体" w:hAnsi="黑体"/>
          <w:sz w:val="21"/>
          <w:szCs w:val="21"/>
        </w:rPr>
        <w:t xml:space="preserve">首页 </w:t>
      </w:r>
      <w:r w:rsidR="001E2949">
        <w:rPr>
          <w:rFonts w:ascii="黑体" w:hAnsi="黑体"/>
          <w:sz w:val="21"/>
          <w:szCs w:val="21"/>
        </w:rPr>
        <w:t>5-5</w:t>
      </w:r>
    </w:p>
    <w:p w14:paraId="15AECFC5" w14:textId="6E657435" w:rsidR="00BD6E7A" w:rsidRDefault="00BD6E7A" w:rsidP="002F3015">
      <w:pPr>
        <w:widowControl w:val="0"/>
        <w:spacing w:line="360" w:lineRule="auto"/>
        <w:jc w:val="both"/>
        <w:rPr>
          <w:rFonts w:ascii="宋体" w:eastAsia="宋体" w:hAnsi="宋体"/>
          <w:sz w:val="24"/>
          <w:szCs w:val="24"/>
        </w:rPr>
      </w:pPr>
    </w:p>
    <w:p w14:paraId="45280592" w14:textId="53604BAA" w:rsidR="00BD6E7A" w:rsidRDefault="009A7026" w:rsidP="0056020E">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招生统计数据需要结合学院专业信息表以及</w:t>
      </w:r>
      <w:r w:rsidR="004D550F">
        <w:rPr>
          <w:rFonts w:ascii="宋体" w:eastAsia="宋体" w:hAnsi="宋体" w:hint="eastAsia"/>
          <w:sz w:val="24"/>
          <w:szCs w:val="24"/>
        </w:rPr>
        <w:t>字典表进行量化统计，学院专业信息表主要有系别、当前年计划招生人数、计划补录人数以及各专业学费等；</w:t>
      </w:r>
      <w:r w:rsidR="005B7222">
        <w:rPr>
          <w:rFonts w:ascii="宋体" w:eastAsia="宋体" w:hAnsi="宋体" w:hint="eastAsia"/>
          <w:sz w:val="24"/>
          <w:szCs w:val="24"/>
        </w:rPr>
        <w:t>并且需要结合报考学生记录对其进行统计，计算出学院本年录取人数。在录取之后，存在一些学生未进行注册报到，故需要计算报到率来让学院招生办对招生情况的了解。</w:t>
      </w:r>
      <w:r w:rsidR="00A134DA">
        <w:rPr>
          <w:rFonts w:ascii="宋体" w:eastAsia="宋体" w:hAnsi="宋体" w:hint="eastAsia"/>
          <w:sz w:val="24"/>
          <w:szCs w:val="24"/>
        </w:rPr>
        <w:t>其实现步骤如下：</w:t>
      </w:r>
    </w:p>
    <w:p w14:paraId="30438928" w14:textId="732C56F6" w:rsidR="00A134DA" w:rsidRPr="00EE56DA" w:rsidRDefault="00EE56DA" w:rsidP="00EE56DA">
      <w:pPr>
        <w:widowControl w:val="0"/>
        <w:spacing w:line="360" w:lineRule="auto"/>
        <w:jc w:val="both"/>
        <w:rPr>
          <w:rFonts w:ascii="宋体" w:eastAsia="宋体" w:hAnsi="宋体"/>
          <w:sz w:val="24"/>
          <w:szCs w:val="24"/>
        </w:rPr>
      </w:pPr>
      <w:r>
        <w:rPr>
          <w:rFonts w:ascii="宋体" w:eastAsia="宋体" w:hAnsi="宋体" w:hint="eastAsia"/>
          <w:sz w:val="24"/>
          <w:szCs w:val="24"/>
        </w:rPr>
        <w:t>（1）</w:t>
      </w:r>
      <w:r w:rsidR="0092565F" w:rsidRPr="00EE56DA">
        <w:rPr>
          <w:rFonts w:ascii="宋体" w:eastAsia="宋体" w:hAnsi="宋体" w:hint="eastAsia"/>
          <w:sz w:val="24"/>
          <w:szCs w:val="24"/>
        </w:rPr>
        <w:t>招生工作人员登录到系统，</w:t>
      </w:r>
      <w:r w:rsidR="00134A50" w:rsidRPr="00EE56DA">
        <w:rPr>
          <w:rFonts w:ascii="宋体" w:eastAsia="宋体" w:hAnsi="宋体" w:hint="eastAsia"/>
          <w:sz w:val="24"/>
          <w:szCs w:val="24"/>
        </w:rPr>
        <w:t>访问主页，通过A</w:t>
      </w:r>
      <w:r w:rsidR="00134A50" w:rsidRPr="00EE56DA">
        <w:rPr>
          <w:rFonts w:ascii="宋体" w:eastAsia="宋体" w:hAnsi="宋体"/>
          <w:sz w:val="24"/>
          <w:szCs w:val="24"/>
        </w:rPr>
        <w:t>jax</w:t>
      </w:r>
      <w:r w:rsidR="00974749" w:rsidRPr="00EE56DA">
        <w:rPr>
          <w:rFonts w:ascii="宋体" w:eastAsia="宋体" w:hAnsi="宋体" w:hint="eastAsia"/>
          <w:sz w:val="24"/>
          <w:szCs w:val="24"/>
        </w:rPr>
        <w:t>异步请求访问接口计算统计；</w:t>
      </w:r>
    </w:p>
    <w:p w14:paraId="5C85E5B7" w14:textId="35C8E84F" w:rsidR="00974749" w:rsidRPr="00EE56DA" w:rsidRDefault="00EE56DA" w:rsidP="00EE56DA">
      <w:pPr>
        <w:widowControl w:val="0"/>
        <w:spacing w:line="360" w:lineRule="auto"/>
        <w:jc w:val="both"/>
        <w:rPr>
          <w:rFonts w:ascii="宋体" w:eastAsia="宋体" w:hAnsi="宋体"/>
          <w:sz w:val="24"/>
          <w:szCs w:val="24"/>
        </w:rPr>
      </w:pPr>
      <w:r>
        <w:rPr>
          <w:rFonts w:ascii="宋体" w:eastAsia="宋体" w:hAnsi="宋体" w:hint="eastAsia"/>
          <w:sz w:val="24"/>
          <w:szCs w:val="24"/>
        </w:rPr>
        <w:t>（2）</w:t>
      </w:r>
      <w:r w:rsidR="00974749" w:rsidRPr="00EE56DA">
        <w:rPr>
          <w:rFonts w:ascii="宋体" w:eastAsia="宋体" w:hAnsi="宋体" w:hint="eastAsia"/>
          <w:sz w:val="24"/>
          <w:szCs w:val="24"/>
        </w:rPr>
        <w:t>后台</w:t>
      </w:r>
      <w:r w:rsidR="005015BA" w:rsidRPr="00EE56DA">
        <w:rPr>
          <w:rFonts w:ascii="宋体" w:eastAsia="宋体" w:hAnsi="宋体" w:hint="eastAsia"/>
          <w:sz w:val="24"/>
          <w:szCs w:val="24"/>
        </w:rPr>
        <w:t>接收请求，业务层处理统计并分析学院招生情况，分别计算学院计划招生人数，院系招生情况统计、录取人数、以及报到率等</w:t>
      </w:r>
      <w:r w:rsidR="007D38A1" w:rsidRPr="00EE56DA">
        <w:rPr>
          <w:rFonts w:ascii="宋体" w:eastAsia="宋体" w:hAnsi="宋体" w:hint="eastAsia"/>
          <w:sz w:val="24"/>
          <w:szCs w:val="24"/>
        </w:rPr>
        <w:t>；</w:t>
      </w:r>
    </w:p>
    <w:p w14:paraId="433899E6" w14:textId="402EDB1C" w:rsidR="00D929CA" w:rsidRPr="00EE56DA" w:rsidRDefault="00EE56DA" w:rsidP="00EE56DA">
      <w:pPr>
        <w:widowControl w:val="0"/>
        <w:spacing w:line="360" w:lineRule="auto"/>
        <w:jc w:val="both"/>
        <w:rPr>
          <w:rFonts w:ascii="宋体" w:eastAsia="宋体" w:hAnsi="宋体"/>
          <w:sz w:val="24"/>
          <w:szCs w:val="24"/>
        </w:rPr>
      </w:pPr>
      <w:r>
        <w:rPr>
          <w:rFonts w:ascii="宋体" w:eastAsia="宋体" w:hAnsi="宋体" w:hint="eastAsia"/>
          <w:sz w:val="24"/>
          <w:szCs w:val="24"/>
        </w:rPr>
        <w:t>（3）</w:t>
      </w:r>
      <w:r w:rsidR="00D929CA" w:rsidRPr="00EE56DA">
        <w:rPr>
          <w:rFonts w:ascii="宋体" w:eastAsia="宋体" w:hAnsi="宋体" w:hint="eastAsia"/>
          <w:sz w:val="24"/>
          <w:szCs w:val="24"/>
        </w:rPr>
        <w:t>业务层返回给视图层进行请求分派，并返回相应对象结果给前端；</w:t>
      </w:r>
    </w:p>
    <w:p w14:paraId="0A8776B0" w14:textId="61DE675C" w:rsidR="00D929CA" w:rsidRDefault="00EE56DA" w:rsidP="00EE56DA">
      <w:pPr>
        <w:widowControl w:val="0"/>
        <w:spacing w:line="360" w:lineRule="auto"/>
        <w:jc w:val="both"/>
        <w:rPr>
          <w:rFonts w:ascii="宋体" w:eastAsia="宋体" w:hAnsi="宋体"/>
          <w:sz w:val="24"/>
          <w:szCs w:val="24"/>
        </w:rPr>
      </w:pPr>
      <w:r>
        <w:rPr>
          <w:rFonts w:ascii="宋体" w:eastAsia="宋体" w:hAnsi="宋体" w:hint="eastAsia"/>
          <w:sz w:val="24"/>
          <w:szCs w:val="24"/>
        </w:rPr>
        <w:t>（4）前端</w:t>
      </w:r>
      <w:r w:rsidR="00D929CA" w:rsidRPr="00EE56DA">
        <w:rPr>
          <w:rFonts w:ascii="宋体" w:eastAsia="宋体" w:hAnsi="宋体" w:hint="eastAsia"/>
          <w:sz w:val="24"/>
          <w:szCs w:val="24"/>
        </w:rPr>
        <w:t>对其返回的结果进行展示。</w:t>
      </w:r>
    </w:p>
    <w:p w14:paraId="2C301E72" w14:textId="6A4C94B2" w:rsidR="00F052DB" w:rsidRDefault="00FA2EE3" w:rsidP="00EE56DA">
      <w:pPr>
        <w:widowControl w:val="0"/>
        <w:spacing w:line="360" w:lineRule="auto"/>
        <w:jc w:val="both"/>
        <w:rPr>
          <w:rFonts w:ascii="宋体" w:eastAsia="宋体" w:hAnsi="宋体"/>
          <w:sz w:val="24"/>
          <w:szCs w:val="24"/>
        </w:rPr>
      </w:pPr>
      <w:r>
        <w:rPr>
          <w:rFonts w:ascii="宋体" w:eastAsia="宋体" w:hAnsi="宋体" w:hint="eastAsia"/>
          <w:sz w:val="24"/>
          <w:szCs w:val="24"/>
        </w:rPr>
        <w:t>其招生数据统计的时序图见图5</w:t>
      </w:r>
      <w:r>
        <w:rPr>
          <w:rFonts w:ascii="宋体" w:eastAsia="宋体" w:hAnsi="宋体"/>
          <w:sz w:val="24"/>
          <w:szCs w:val="24"/>
        </w:rPr>
        <w:t>-</w:t>
      </w:r>
      <w:r w:rsidR="004318C3">
        <w:rPr>
          <w:rFonts w:ascii="宋体" w:eastAsia="宋体" w:hAnsi="宋体"/>
          <w:sz w:val="24"/>
          <w:szCs w:val="24"/>
        </w:rPr>
        <w:t>6</w:t>
      </w:r>
    </w:p>
    <w:p w14:paraId="01776468" w14:textId="77777777" w:rsidR="008E7BD6" w:rsidRDefault="003A2F09" w:rsidP="008E7BD6">
      <w:pPr>
        <w:keepNext/>
        <w:widowControl w:val="0"/>
        <w:spacing w:line="360" w:lineRule="auto"/>
        <w:jc w:val="both"/>
      </w:pPr>
      <w:r>
        <w:rPr>
          <w:rFonts w:ascii="宋体" w:eastAsia="宋体" w:hAnsi="宋体"/>
          <w:sz w:val="24"/>
          <w:szCs w:val="24"/>
        </w:rPr>
        <w:tab/>
      </w:r>
      <w:r w:rsidR="00B47853">
        <w:rPr>
          <w:noProof/>
        </w:rPr>
        <w:drawing>
          <wp:inline distT="0" distB="0" distL="0" distR="0" wp14:anchorId="14FA2131" wp14:editId="6C280A67">
            <wp:extent cx="5544185" cy="43561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4356100"/>
                    </a:xfrm>
                    <a:prstGeom prst="rect">
                      <a:avLst/>
                    </a:prstGeom>
                  </pic:spPr>
                </pic:pic>
              </a:graphicData>
            </a:graphic>
          </wp:inline>
        </w:drawing>
      </w:r>
    </w:p>
    <w:p w14:paraId="501634ED" w14:textId="1E40DDA7" w:rsidR="00281728" w:rsidRPr="008E7BD6" w:rsidRDefault="008E7BD6" w:rsidP="008E7BD6">
      <w:pPr>
        <w:pStyle w:val="af4"/>
        <w:jc w:val="center"/>
        <w:rPr>
          <w:rFonts w:ascii="黑体" w:hAnsi="黑体"/>
          <w:sz w:val="21"/>
          <w:szCs w:val="21"/>
        </w:rPr>
      </w:pPr>
      <w:r w:rsidRPr="008E7BD6">
        <w:rPr>
          <w:rFonts w:ascii="黑体" w:hAnsi="黑体"/>
          <w:sz w:val="21"/>
          <w:szCs w:val="21"/>
        </w:rPr>
        <w:t xml:space="preserve">招生数据统计时序图 </w:t>
      </w:r>
      <w:r>
        <w:rPr>
          <w:rFonts w:ascii="黑体" w:hAnsi="黑体"/>
          <w:sz w:val="21"/>
          <w:szCs w:val="21"/>
        </w:rPr>
        <w:t>5-5</w:t>
      </w:r>
    </w:p>
    <w:p w14:paraId="70C27422" w14:textId="0057F934" w:rsidR="00B672B9" w:rsidRDefault="00B672B9" w:rsidP="00EE56DA">
      <w:pPr>
        <w:widowControl w:val="0"/>
        <w:spacing w:line="360" w:lineRule="auto"/>
        <w:jc w:val="both"/>
        <w:rPr>
          <w:rFonts w:ascii="宋体" w:eastAsia="宋体" w:hAnsi="宋体"/>
          <w:sz w:val="24"/>
          <w:szCs w:val="24"/>
        </w:rPr>
      </w:pPr>
      <w:r>
        <w:rPr>
          <w:rFonts w:ascii="宋体" w:eastAsia="宋体" w:hAnsi="宋体" w:hint="eastAsia"/>
          <w:sz w:val="24"/>
          <w:szCs w:val="24"/>
        </w:rPr>
        <w:lastRenderedPageBreak/>
        <w:t>其主要代码如下：</w:t>
      </w:r>
    </w:p>
    <w:p w14:paraId="7FCA6FCD" w14:textId="03D4DF9E" w:rsidR="00E7370C" w:rsidRPr="00EE56DA" w:rsidRDefault="00E7370C" w:rsidP="00EE56DA">
      <w:pPr>
        <w:widowControl w:val="0"/>
        <w:spacing w:line="360" w:lineRule="auto"/>
        <w:jc w:val="both"/>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前代码略=</w:t>
      </w:r>
      <w:r>
        <w:rPr>
          <w:rFonts w:ascii="宋体" w:eastAsia="宋体" w:hAnsi="宋体"/>
          <w:sz w:val="24"/>
          <w:szCs w:val="24"/>
        </w:rPr>
        <w:t>=========================</w:t>
      </w:r>
    </w:p>
    <w:p w14:paraId="2AB6E6A3"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 xml:space="preserve">(value = </w:t>
      </w:r>
      <w:r>
        <w:rPr>
          <w:rFonts w:ascii="Consolas" w:hAnsi="Consolas" w:cs="Consolas"/>
          <w:color w:val="2A00FF"/>
          <w:kern w:val="0"/>
          <w:sz w:val="24"/>
          <w:szCs w:val="24"/>
        </w:rPr>
        <w:t>"/getIndexInfo"</w:t>
      </w:r>
      <w:r>
        <w:rPr>
          <w:rFonts w:ascii="Consolas" w:hAnsi="Consolas" w:cs="Consolas"/>
          <w:color w:val="000000"/>
          <w:kern w:val="0"/>
          <w:sz w:val="24"/>
          <w:szCs w:val="24"/>
        </w:rPr>
        <w:t>, method = { RequestMethod.</w:t>
      </w:r>
      <w:r>
        <w:rPr>
          <w:rFonts w:ascii="Consolas" w:hAnsi="Consolas" w:cs="Consolas"/>
          <w:b/>
          <w:bCs/>
          <w:i/>
          <w:iCs/>
          <w:color w:val="0000C0"/>
          <w:kern w:val="0"/>
          <w:sz w:val="24"/>
          <w:szCs w:val="24"/>
        </w:rPr>
        <w:t>GET</w:t>
      </w:r>
      <w:r>
        <w:rPr>
          <w:rFonts w:ascii="Consolas" w:hAnsi="Consolas" w:cs="Consolas"/>
          <w:color w:val="000000"/>
          <w:kern w:val="0"/>
          <w:sz w:val="24"/>
          <w:szCs w:val="24"/>
        </w:rPr>
        <w:t xml:space="preserve"> })</w:t>
      </w:r>
    </w:p>
    <w:p w14:paraId="45BAB2D0"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ResponseObject&lt;Object&gt; getIndexInfo(HttpServletResponse </w:t>
      </w:r>
      <w:r>
        <w:rPr>
          <w:rFonts w:ascii="Consolas" w:hAnsi="Consolas" w:cs="Consolas"/>
          <w:color w:val="6A3E3E"/>
          <w:kern w:val="0"/>
          <w:sz w:val="24"/>
          <w:szCs w:val="24"/>
        </w:rPr>
        <w:t>response</w:t>
      </w:r>
      <w:r>
        <w:rPr>
          <w:rFonts w:ascii="Consolas" w:hAnsi="Consolas" w:cs="Consolas"/>
          <w:color w:val="000000"/>
          <w:kern w:val="0"/>
          <w:sz w:val="24"/>
          <w:szCs w:val="24"/>
        </w:rPr>
        <w:t xml:space="preserve">,HttpServletRequest </w:t>
      </w:r>
      <w:r>
        <w:rPr>
          <w:rFonts w:ascii="Consolas" w:hAnsi="Consolas" w:cs="Consolas"/>
          <w:color w:val="6A3E3E"/>
          <w:kern w:val="0"/>
          <w:sz w:val="24"/>
          <w:szCs w:val="24"/>
        </w:rPr>
        <w:t>request</w:t>
      </w:r>
      <w:r>
        <w:rPr>
          <w:rFonts w:ascii="Consolas" w:hAnsi="Consolas" w:cs="Consolas"/>
          <w:color w:val="000000"/>
          <w:kern w:val="0"/>
          <w:sz w:val="24"/>
          <w:szCs w:val="24"/>
        </w:rPr>
        <w:t>){</w:t>
      </w:r>
    </w:p>
    <w:p w14:paraId="266AA6DD"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EnrolmentInfo</w:t>
      </w:r>
      <w:r>
        <w:rPr>
          <w:rFonts w:ascii="Consolas" w:hAnsi="Consolas" w:cs="Consolas"/>
          <w:color w:val="000000"/>
          <w:kern w:val="0"/>
          <w:sz w:val="24"/>
          <w:szCs w:val="24"/>
        </w:rPr>
        <w:t xml:space="preserve"> </w:t>
      </w:r>
      <w:r>
        <w:rPr>
          <w:rFonts w:ascii="Consolas" w:hAnsi="Consolas" w:cs="Consolas"/>
          <w:color w:val="6A3E3E"/>
          <w:kern w:val="0"/>
          <w:sz w:val="24"/>
          <w:szCs w:val="24"/>
        </w:rPr>
        <w:t>enrolmentInfo</w:t>
      </w:r>
      <w:r>
        <w:rPr>
          <w:rFonts w:ascii="Consolas" w:hAnsi="Consolas" w:cs="Consolas"/>
          <w:color w:val="000000"/>
          <w:kern w:val="0"/>
          <w:sz w:val="24"/>
          <w:szCs w:val="24"/>
        </w:rPr>
        <w:t xml:space="preserve"> = </w:t>
      </w:r>
      <w:r>
        <w:rPr>
          <w:rFonts w:ascii="Consolas" w:hAnsi="Consolas" w:cs="Consolas"/>
          <w:color w:val="0000C0"/>
          <w:kern w:val="0"/>
          <w:sz w:val="24"/>
          <w:szCs w:val="24"/>
        </w:rPr>
        <w:t>departmentService</w:t>
      </w:r>
      <w:r>
        <w:rPr>
          <w:rFonts w:ascii="Consolas" w:hAnsi="Consolas" w:cs="Consolas"/>
          <w:color w:val="000000"/>
          <w:kern w:val="0"/>
          <w:sz w:val="24"/>
          <w:szCs w:val="24"/>
        </w:rPr>
        <w:t>.getEnrolmentInfo();</w:t>
      </w:r>
    </w:p>
    <w:p w14:paraId="649022D5"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enrolmentInfo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14:paraId="08952837"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builder</w:t>
      </w:r>
      <w:r>
        <w:rPr>
          <w:rFonts w:ascii="Consolas" w:hAnsi="Consolas" w:cs="Consolas"/>
          <w:color w:val="000000"/>
          <w:kern w:val="0"/>
          <w:sz w:val="24"/>
          <w:szCs w:val="24"/>
        </w:rPr>
        <w:t>.error(-1,</w:t>
      </w:r>
      <w:r>
        <w:rPr>
          <w:rFonts w:ascii="Consolas" w:hAnsi="Consolas" w:cs="Consolas"/>
          <w:color w:val="2A00FF"/>
          <w:kern w:val="0"/>
          <w:sz w:val="24"/>
          <w:szCs w:val="24"/>
        </w:rPr>
        <w:t>"</w:t>
      </w:r>
      <w:r>
        <w:rPr>
          <w:rFonts w:ascii="Consolas" w:hAnsi="Consolas" w:cs="Consolas"/>
          <w:color w:val="2A00FF"/>
          <w:kern w:val="0"/>
          <w:sz w:val="24"/>
          <w:szCs w:val="24"/>
        </w:rPr>
        <w:t>初始化失败！</w:t>
      </w:r>
      <w:r>
        <w:rPr>
          <w:rFonts w:ascii="Consolas" w:hAnsi="Consolas" w:cs="Consolas"/>
          <w:color w:val="2A00FF"/>
          <w:kern w:val="0"/>
          <w:sz w:val="24"/>
          <w:szCs w:val="24"/>
        </w:rPr>
        <w:t>"</w:t>
      </w:r>
      <w:r>
        <w:rPr>
          <w:rFonts w:ascii="Consolas" w:hAnsi="Consolas" w:cs="Consolas"/>
          <w:color w:val="000000"/>
          <w:kern w:val="0"/>
          <w:sz w:val="24"/>
          <w:szCs w:val="24"/>
        </w:rPr>
        <w:t>);</w:t>
      </w:r>
    </w:p>
    <w:p w14:paraId="5D34697F"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EC00AB9"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request</w:t>
      </w:r>
      <w:r>
        <w:rPr>
          <w:rFonts w:ascii="Consolas" w:hAnsi="Consolas" w:cs="Consolas"/>
          <w:color w:val="000000"/>
          <w:kern w:val="0"/>
          <w:sz w:val="24"/>
          <w:szCs w:val="24"/>
        </w:rPr>
        <w:t>.getSession().setAttribute(</w:t>
      </w:r>
      <w:r>
        <w:rPr>
          <w:rFonts w:ascii="Consolas" w:hAnsi="Consolas" w:cs="Consolas"/>
          <w:color w:val="2A00FF"/>
          <w:kern w:val="0"/>
          <w:sz w:val="24"/>
          <w:szCs w:val="24"/>
        </w:rPr>
        <w:t>"enrolmentInfo"</w:t>
      </w:r>
      <w:r>
        <w:rPr>
          <w:rFonts w:ascii="Consolas" w:hAnsi="Consolas" w:cs="Consolas"/>
          <w:color w:val="000000"/>
          <w:kern w:val="0"/>
          <w:sz w:val="24"/>
          <w:szCs w:val="24"/>
        </w:rPr>
        <w:t xml:space="preserve">, </w:t>
      </w:r>
      <w:r>
        <w:rPr>
          <w:rFonts w:ascii="Consolas" w:hAnsi="Consolas" w:cs="Consolas"/>
          <w:color w:val="6A3E3E"/>
          <w:kern w:val="0"/>
          <w:sz w:val="24"/>
          <w:szCs w:val="24"/>
        </w:rPr>
        <w:t>enrolmentInfo</w:t>
      </w:r>
      <w:r>
        <w:rPr>
          <w:rFonts w:ascii="Consolas" w:hAnsi="Consolas" w:cs="Consolas"/>
          <w:color w:val="000000"/>
          <w:kern w:val="0"/>
          <w:sz w:val="24"/>
          <w:szCs w:val="24"/>
        </w:rPr>
        <w:t>);</w:t>
      </w:r>
    </w:p>
    <w:p w14:paraId="68683006"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.println(JsonUtil.</w:t>
      </w:r>
      <w:r>
        <w:rPr>
          <w:rFonts w:ascii="Consolas" w:hAnsi="Consolas" w:cs="Consolas"/>
          <w:i/>
          <w:iCs/>
          <w:color w:val="000000"/>
          <w:kern w:val="0"/>
          <w:sz w:val="24"/>
          <w:szCs w:val="24"/>
        </w:rPr>
        <w:t>serialize</w:t>
      </w:r>
      <w:r>
        <w:rPr>
          <w:rFonts w:ascii="Consolas" w:hAnsi="Consolas" w:cs="Consolas"/>
          <w:color w:val="000000"/>
          <w:kern w:val="0"/>
          <w:sz w:val="24"/>
          <w:szCs w:val="24"/>
        </w:rPr>
        <w:t>(</w:t>
      </w:r>
      <w:r>
        <w:rPr>
          <w:rFonts w:ascii="Consolas" w:hAnsi="Consolas" w:cs="Consolas"/>
          <w:color w:val="6A3E3E"/>
          <w:kern w:val="0"/>
          <w:sz w:val="24"/>
          <w:szCs w:val="24"/>
        </w:rPr>
        <w:t>enrolmentInfo</w:t>
      </w:r>
      <w:r>
        <w:rPr>
          <w:rFonts w:ascii="Consolas" w:hAnsi="Consolas" w:cs="Consolas"/>
          <w:color w:val="000000"/>
          <w:kern w:val="0"/>
          <w:sz w:val="24"/>
          <w:szCs w:val="24"/>
        </w:rPr>
        <w:t>));</w:t>
      </w:r>
    </w:p>
    <w:p w14:paraId="000747B3" w14:textId="77777777" w:rsidR="001323C2" w:rsidRDefault="001323C2" w:rsidP="001323C2">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builder</w:t>
      </w:r>
      <w:r>
        <w:rPr>
          <w:rFonts w:ascii="Consolas" w:hAnsi="Consolas" w:cs="Consolas"/>
          <w:color w:val="000000"/>
          <w:kern w:val="0"/>
          <w:sz w:val="24"/>
          <w:szCs w:val="24"/>
        </w:rPr>
        <w:t>.success(</w:t>
      </w:r>
      <w:r>
        <w:rPr>
          <w:rFonts w:ascii="Consolas" w:hAnsi="Consolas" w:cs="Consolas"/>
          <w:color w:val="6A3E3E"/>
          <w:kern w:val="0"/>
          <w:sz w:val="24"/>
          <w:szCs w:val="24"/>
        </w:rPr>
        <w:t>enrolmentInfo</w:t>
      </w:r>
      <w:r>
        <w:rPr>
          <w:rFonts w:ascii="Consolas" w:hAnsi="Consolas" w:cs="Consolas"/>
          <w:color w:val="000000"/>
          <w:kern w:val="0"/>
          <w:sz w:val="24"/>
          <w:szCs w:val="24"/>
        </w:rPr>
        <w:t>);</w:t>
      </w:r>
    </w:p>
    <w:p w14:paraId="5A5A3A12" w14:textId="4BAE6B91" w:rsidR="00F73C88" w:rsidRDefault="001323C2" w:rsidP="001323C2">
      <w:pPr>
        <w:widowControl w:val="0"/>
        <w:spacing w:line="360" w:lineRule="auto"/>
        <w:jc w:val="both"/>
        <w:rPr>
          <w:rFonts w:ascii="Consolas" w:hAnsi="Consolas" w:cs="Consolas"/>
          <w:color w:val="000000"/>
          <w:kern w:val="0"/>
          <w:sz w:val="24"/>
          <w:szCs w:val="24"/>
        </w:rPr>
      </w:pPr>
      <w:r>
        <w:rPr>
          <w:rFonts w:ascii="Consolas" w:hAnsi="Consolas" w:cs="Consolas"/>
          <w:color w:val="000000"/>
          <w:kern w:val="0"/>
          <w:sz w:val="24"/>
          <w:szCs w:val="24"/>
        </w:rPr>
        <w:tab/>
        <w:t>}</w:t>
      </w:r>
    </w:p>
    <w:p w14:paraId="7D618738" w14:textId="445798B6" w:rsidR="00A100DA" w:rsidRPr="001323C2" w:rsidRDefault="00A100DA" w:rsidP="001323C2">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后代码略=</w:t>
      </w:r>
      <w:r>
        <w:rPr>
          <w:rFonts w:ascii="宋体" w:eastAsia="宋体" w:hAnsi="宋体"/>
          <w:sz w:val="24"/>
          <w:szCs w:val="24"/>
        </w:rPr>
        <w:t>==============================</w:t>
      </w:r>
    </w:p>
    <w:p w14:paraId="1EFD45AB" w14:textId="71F8D056" w:rsidR="00806029" w:rsidRDefault="008E002C" w:rsidP="00D847EC">
      <w:pPr>
        <w:pStyle w:val="2"/>
        <w:numPr>
          <w:ilvl w:val="1"/>
          <w:numId w:val="9"/>
        </w:numPr>
      </w:pPr>
      <w:bookmarkStart w:id="202" w:name="_Toc510169439"/>
      <w:r>
        <w:rPr>
          <w:rFonts w:hint="eastAsia"/>
        </w:rPr>
        <w:t>学生基本信息模块实现</w:t>
      </w:r>
      <w:bookmarkEnd w:id="202"/>
    </w:p>
    <w:p w14:paraId="715D7085" w14:textId="2C100B6D" w:rsidR="00872796" w:rsidRDefault="005B2097" w:rsidP="00AF14EA">
      <w:pPr>
        <w:widowControl w:val="0"/>
        <w:spacing w:line="360" w:lineRule="auto"/>
        <w:ind w:firstLine="420"/>
        <w:jc w:val="both"/>
        <w:rPr>
          <w:rFonts w:ascii="宋体" w:eastAsia="宋体" w:hAnsi="宋体"/>
          <w:sz w:val="24"/>
          <w:szCs w:val="24"/>
        </w:rPr>
      </w:pPr>
      <w:r w:rsidRPr="00227F2D">
        <w:rPr>
          <w:rFonts w:ascii="宋体" w:eastAsia="宋体" w:hAnsi="宋体" w:hint="eastAsia"/>
          <w:sz w:val="24"/>
          <w:szCs w:val="24"/>
        </w:rPr>
        <w:t>学生基本信息模块主要让学生进入系统时可以查看到自己是否已被录取，以及被录取的专业</w:t>
      </w:r>
      <w:r w:rsidR="002E1264">
        <w:rPr>
          <w:rFonts w:ascii="宋体" w:eastAsia="宋体" w:hAnsi="宋体" w:hint="eastAsia"/>
          <w:sz w:val="24"/>
          <w:szCs w:val="24"/>
        </w:rPr>
        <w:t>，</w:t>
      </w:r>
      <w:r w:rsidR="007A2BC7">
        <w:rPr>
          <w:rFonts w:ascii="宋体" w:eastAsia="宋体" w:hAnsi="宋体" w:hint="eastAsia"/>
          <w:sz w:val="24"/>
          <w:szCs w:val="24"/>
        </w:rPr>
        <w:t>其运行效果如图：</w:t>
      </w:r>
    </w:p>
    <w:p w14:paraId="6DB2019F" w14:textId="77777777" w:rsidR="009A7078" w:rsidRDefault="001D2DBC" w:rsidP="009A7078">
      <w:pPr>
        <w:keepNext/>
        <w:widowControl w:val="0"/>
        <w:spacing w:line="360" w:lineRule="auto"/>
        <w:jc w:val="both"/>
      </w:pPr>
      <w:r>
        <w:rPr>
          <w:noProof/>
        </w:rPr>
        <w:drawing>
          <wp:inline distT="0" distB="0" distL="0" distR="0" wp14:anchorId="77697E20" wp14:editId="3F0EAD3B">
            <wp:extent cx="5544185" cy="28340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185" cy="2834005"/>
                    </a:xfrm>
                    <a:prstGeom prst="rect">
                      <a:avLst/>
                    </a:prstGeom>
                  </pic:spPr>
                </pic:pic>
              </a:graphicData>
            </a:graphic>
          </wp:inline>
        </w:drawing>
      </w:r>
    </w:p>
    <w:p w14:paraId="5084A930" w14:textId="517C0BE6" w:rsidR="001D2DBC" w:rsidRPr="009A7078" w:rsidRDefault="009A7078" w:rsidP="009A7078">
      <w:pPr>
        <w:pStyle w:val="af4"/>
        <w:jc w:val="center"/>
        <w:rPr>
          <w:rFonts w:ascii="黑体" w:hAnsi="黑体"/>
          <w:sz w:val="21"/>
          <w:szCs w:val="21"/>
        </w:rPr>
      </w:pPr>
      <w:r w:rsidRPr="009A7078">
        <w:rPr>
          <w:rFonts w:ascii="黑体" w:hAnsi="黑体"/>
          <w:sz w:val="21"/>
          <w:szCs w:val="21"/>
        </w:rPr>
        <w:t xml:space="preserve">学生端首页 </w:t>
      </w:r>
      <w:r w:rsidR="0092593C">
        <w:rPr>
          <w:rFonts w:ascii="黑体" w:hAnsi="黑体"/>
          <w:sz w:val="21"/>
          <w:szCs w:val="21"/>
        </w:rPr>
        <w:t>5-6</w:t>
      </w:r>
    </w:p>
    <w:p w14:paraId="642AA3D7" w14:textId="57B4745E" w:rsidR="00E0113C" w:rsidRDefault="003F213C" w:rsidP="003F213C">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学生登录进系统后，首页即</w:t>
      </w:r>
      <w:r w:rsidR="00AB1388" w:rsidRPr="008736A9">
        <w:rPr>
          <w:rFonts w:ascii="宋体" w:eastAsia="宋体" w:hAnsi="宋体" w:hint="eastAsia"/>
          <w:sz w:val="24"/>
          <w:szCs w:val="24"/>
        </w:rPr>
        <w:t>展示学生基本信息，包括姓名、录取专业、学号、高</w:t>
      </w:r>
      <w:r w:rsidR="00AB1388" w:rsidRPr="008736A9">
        <w:rPr>
          <w:rFonts w:ascii="宋体" w:eastAsia="宋体" w:hAnsi="宋体" w:hint="eastAsia"/>
          <w:sz w:val="24"/>
          <w:szCs w:val="24"/>
        </w:rPr>
        <w:lastRenderedPageBreak/>
        <w:t>考分数、通讯地址、联系方式、邮箱、政治面貌，以及静态展示学院的招生情况、招生进度、招生办联系方式</w:t>
      </w:r>
      <w:r w:rsidR="00AB1388">
        <w:rPr>
          <w:rFonts w:ascii="宋体" w:eastAsia="宋体" w:hAnsi="宋体" w:hint="eastAsia"/>
          <w:sz w:val="24"/>
          <w:szCs w:val="24"/>
        </w:rPr>
        <w:t>。</w:t>
      </w:r>
      <w:r w:rsidR="003B1F1A">
        <w:rPr>
          <w:rFonts w:ascii="宋体" w:eastAsia="宋体" w:hAnsi="宋体" w:hint="eastAsia"/>
          <w:sz w:val="24"/>
          <w:szCs w:val="24"/>
        </w:rPr>
        <w:t>这些信息需要结合新生信息库档案进行查询统计。</w:t>
      </w:r>
      <w:r w:rsidR="00724ACD">
        <w:rPr>
          <w:rFonts w:ascii="宋体" w:eastAsia="宋体" w:hAnsi="宋体" w:hint="eastAsia"/>
          <w:sz w:val="24"/>
          <w:szCs w:val="24"/>
        </w:rPr>
        <w:t>其获取基本信息步骤如下：</w:t>
      </w:r>
    </w:p>
    <w:p w14:paraId="15782635" w14:textId="48958F64" w:rsidR="00724ACD" w:rsidRPr="00EE56DA" w:rsidRDefault="00724ACD" w:rsidP="00724ACD">
      <w:pPr>
        <w:widowControl w:val="0"/>
        <w:spacing w:line="360" w:lineRule="auto"/>
        <w:jc w:val="both"/>
        <w:rPr>
          <w:rFonts w:ascii="宋体" w:eastAsia="宋体" w:hAnsi="宋体"/>
          <w:sz w:val="24"/>
          <w:szCs w:val="24"/>
        </w:rPr>
      </w:pPr>
      <w:r>
        <w:rPr>
          <w:rFonts w:ascii="宋体" w:eastAsia="宋体" w:hAnsi="宋体" w:hint="eastAsia"/>
          <w:sz w:val="24"/>
          <w:szCs w:val="24"/>
        </w:rPr>
        <w:t>（1）</w:t>
      </w:r>
      <w:r w:rsidR="0004625A">
        <w:rPr>
          <w:rFonts w:ascii="宋体" w:eastAsia="宋体" w:hAnsi="宋体" w:hint="eastAsia"/>
          <w:sz w:val="24"/>
          <w:szCs w:val="24"/>
        </w:rPr>
        <w:t>学生</w:t>
      </w:r>
      <w:r w:rsidRPr="00EE56DA">
        <w:rPr>
          <w:rFonts w:ascii="宋体" w:eastAsia="宋体" w:hAnsi="宋体" w:hint="eastAsia"/>
          <w:sz w:val="24"/>
          <w:szCs w:val="24"/>
        </w:rPr>
        <w:t>登录到系统，访问主页，通过A</w:t>
      </w:r>
      <w:r w:rsidRPr="00EE56DA">
        <w:rPr>
          <w:rFonts w:ascii="宋体" w:eastAsia="宋体" w:hAnsi="宋体"/>
          <w:sz w:val="24"/>
          <w:szCs w:val="24"/>
        </w:rPr>
        <w:t>jax</w:t>
      </w:r>
      <w:r w:rsidRPr="00EE56DA">
        <w:rPr>
          <w:rFonts w:ascii="宋体" w:eastAsia="宋体" w:hAnsi="宋体" w:hint="eastAsia"/>
          <w:sz w:val="24"/>
          <w:szCs w:val="24"/>
        </w:rPr>
        <w:t>异步请求访问</w:t>
      </w:r>
      <w:r w:rsidR="0004625A">
        <w:rPr>
          <w:rFonts w:ascii="宋体" w:eastAsia="宋体" w:hAnsi="宋体" w:hint="eastAsia"/>
          <w:sz w:val="24"/>
          <w:szCs w:val="24"/>
        </w:rPr>
        <w:t>基本信息获取</w:t>
      </w:r>
      <w:r w:rsidRPr="00EE56DA">
        <w:rPr>
          <w:rFonts w:ascii="宋体" w:eastAsia="宋体" w:hAnsi="宋体" w:hint="eastAsia"/>
          <w:sz w:val="24"/>
          <w:szCs w:val="24"/>
        </w:rPr>
        <w:t>接口；</w:t>
      </w:r>
    </w:p>
    <w:p w14:paraId="3D5E7295" w14:textId="6AB92B96" w:rsidR="00724ACD" w:rsidRPr="00EE56DA" w:rsidRDefault="00724ACD" w:rsidP="00724ACD">
      <w:pPr>
        <w:widowControl w:val="0"/>
        <w:spacing w:line="360" w:lineRule="auto"/>
        <w:jc w:val="both"/>
        <w:rPr>
          <w:rFonts w:ascii="宋体" w:eastAsia="宋体" w:hAnsi="宋体"/>
          <w:sz w:val="24"/>
          <w:szCs w:val="24"/>
        </w:rPr>
      </w:pPr>
      <w:r>
        <w:rPr>
          <w:rFonts w:ascii="宋体" w:eastAsia="宋体" w:hAnsi="宋体" w:hint="eastAsia"/>
          <w:sz w:val="24"/>
          <w:szCs w:val="24"/>
        </w:rPr>
        <w:t>（2）</w:t>
      </w:r>
      <w:r w:rsidRPr="00EE56DA">
        <w:rPr>
          <w:rFonts w:ascii="宋体" w:eastAsia="宋体" w:hAnsi="宋体" w:hint="eastAsia"/>
          <w:sz w:val="24"/>
          <w:szCs w:val="24"/>
        </w:rPr>
        <w:t>后台接收请求，业务层处理</w:t>
      </w:r>
      <w:r w:rsidR="0004625A">
        <w:rPr>
          <w:rFonts w:ascii="宋体" w:eastAsia="宋体" w:hAnsi="宋体" w:hint="eastAsia"/>
          <w:sz w:val="24"/>
          <w:szCs w:val="24"/>
        </w:rPr>
        <w:t>获取学生基础信息</w:t>
      </w:r>
      <w:r w:rsidR="0050004A" w:rsidRPr="00EE56DA">
        <w:rPr>
          <w:rFonts w:ascii="宋体" w:eastAsia="宋体" w:hAnsi="宋体"/>
          <w:sz w:val="24"/>
          <w:szCs w:val="24"/>
        </w:rPr>
        <w:t xml:space="preserve"> </w:t>
      </w:r>
    </w:p>
    <w:p w14:paraId="6B5E81DD" w14:textId="77777777" w:rsidR="00724ACD" w:rsidRPr="00EE56DA" w:rsidRDefault="00724ACD" w:rsidP="00724ACD">
      <w:pPr>
        <w:widowControl w:val="0"/>
        <w:spacing w:line="360" w:lineRule="auto"/>
        <w:jc w:val="both"/>
        <w:rPr>
          <w:rFonts w:ascii="宋体" w:eastAsia="宋体" w:hAnsi="宋体"/>
          <w:sz w:val="24"/>
          <w:szCs w:val="24"/>
        </w:rPr>
      </w:pPr>
      <w:r>
        <w:rPr>
          <w:rFonts w:ascii="宋体" w:eastAsia="宋体" w:hAnsi="宋体" w:hint="eastAsia"/>
          <w:sz w:val="24"/>
          <w:szCs w:val="24"/>
        </w:rPr>
        <w:t>（3）</w:t>
      </w:r>
      <w:r w:rsidRPr="00EE56DA">
        <w:rPr>
          <w:rFonts w:ascii="宋体" w:eastAsia="宋体" w:hAnsi="宋体" w:hint="eastAsia"/>
          <w:sz w:val="24"/>
          <w:szCs w:val="24"/>
        </w:rPr>
        <w:t>业务层返回给视图层进行请求分派，并返回相应对象结果给前端；</w:t>
      </w:r>
    </w:p>
    <w:p w14:paraId="40E111E4" w14:textId="0FB18698" w:rsidR="00724ACD" w:rsidRPr="00724ACD" w:rsidRDefault="00724ACD" w:rsidP="002D0D7C">
      <w:pPr>
        <w:widowControl w:val="0"/>
        <w:spacing w:line="360" w:lineRule="auto"/>
        <w:jc w:val="both"/>
        <w:rPr>
          <w:rFonts w:ascii="宋体" w:eastAsia="宋体" w:hAnsi="宋体"/>
          <w:sz w:val="24"/>
          <w:szCs w:val="24"/>
        </w:rPr>
      </w:pPr>
      <w:r>
        <w:rPr>
          <w:rFonts w:ascii="宋体" w:eastAsia="宋体" w:hAnsi="宋体" w:hint="eastAsia"/>
          <w:sz w:val="24"/>
          <w:szCs w:val="24"/>
        </w:rPr>
        <w:t>（4）前端</w:t>
      </w:r>
      <w:r w:rsidRPr="00EE56DA">
        <w:rPr>
          <w:rFonts w:ascii="宋体" w:eastAsia="宋体" w:hAnsi="宋体" w:hint="eastAsia"/>
          <w:sz w:val="24"/>
          <w:szCs w:val="24"/>
        </w:rPr>
        <w:t>对其返回的结果进行展示。</w:t>
      </w:r>
    </w:p>
    <w:p w14:paraId="025A7800" w14:textId="024D2254" w:rsidR="00DD37EA" w:rsidRDefault="003B1F1A" w:rsidP="003F213C">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该部分功能模块时序图如下：</w:t>
      </w:r>
    </w:p>
    <w:p w14:paraId="68B613E8" w14:textId="77777777" w:rsidR="002D0D7C" w:rsidRDefault="006165AF" w:rsidP="002D0D7C">
      <w:pPr>
        <w:keepNext/>
        <w:widowControl w:val="0"/>
        <w:spacing w:line="360" w:lineRule="auto"/>
        <w:ind w:firstLine="420"/>
        <w:jc w:val="both"/>
      </w:pPr>
      <w:r>
        <w:rPr>
          <w:noProof/>
        </w:rPr>
        <w:drawing>
          <wp:inline distT="0" distB="0" distL="0" distR="0" wp14:anchorId="7922027C" wp14:editId="3182EF59">
            <wp:extent cx="5544185" cy="36118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3611880"/>
                    </a:xfrm>
                    <a:prstGeom prst="rect">
                      <a:avLst/>
                    </a:prstGeom>
                  </pic:spPr>
                </pic:pic>
              </a:graphicData>
            </a:graphic>
          </wp:inline>
        </w:drawing>
      </w:r>
    </w:p>
    <w:p w14:paraId="2304D0DD" w14:textId="6E3CC7E2" w:rsidR="006165AF" w:rsidRPr="002D0D7C" w:rsidRDefault="002D0D7C" w:rsidP="002D0D7C">
      <w:pPr>
        <w:pStyle w:val="af4"/>
        <w:jc w:val="center"/>
        <w:rPr>
          <w:rFonts w:ascii="黑体" w:hAnsi="黑体"/>
          <w:sz w:val="21"/>
          <w:szCs w:val="21"/>
        </w:rPr>
      </w:pPr>
      <w:r w:rsidRPr="002D0D7C">
        <w:rPr>
          <w:rFonts w:ascii="黑体" w:hAnsi="黑体"/>
          <w:sz w:val="21"/>
          <w:szCs w:val="21"/>
        </w:rPr>
        <w:t xml:space="preserve">数据统计时序图 </w:t>
      </w:r>
      <w:r w:rsidR="00CF0473">
        <w:rPr>
          <w:rFonts w:ascii="黑体" w:hAnsi="黑体"/>
          <w:sz w:val="21"/>
          <w:szCs w:val="21"/>
        </w:rPr>
        <w:t>5-7</w:t>
      </w:r>
    </w:p>
    <w:p w14:paraId="780D6333" w14:textId="7883677B" w:rsidR="00AC1EEB" w:rsidRDefault="00AC1EEB" w:rsidP="003F213C">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其核心代码如下：</w:t>
      </w:r>
    </w:p>
    <w:p w14:paraId="6425CCC6" w14:textId="7DAC4AD8" w:rsidR="00AC1EEB" w:rsidRDefault="00486D39" w:rsidP="003F213C">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3F27DE">
        <w:rPr>
          <w:rFonts w:ascii="宋体" w:eastAsia="宋体" w:hAnsi="宋体" w:hint="eastAsia"/>
          <w:sz w:val="24"/>
          <w:szCs w:val="24"/>
        </w:rPr>
        <w:t>前</w:t>
      </w:r>
      <w:r>
        <w:rPr>
          <w:rFonts w:ascii="宋体" w:eastAsia="宋体" w:hAnsi="宋体" w:hint="eastAsia"/>
          <w:sz w:val="24"/>
          <w:szCs w:val="24"/>
        </w:rPr>
        <w:t>代码略=</w:t>
      </w:r>
      <w:r>
        <w:rPr>
          <w:rFonts w:ascii="宋体" w:eastAsia="宋体" w:hAnsi="宋体"/>
          <w:sz w:val="24"/>
          <w:szCs w:val="24"/>
        </w:rPr>
        <w:t>==========================</w:t>
      </w:r>
    </w:p>
    <w:p w14:paraId="3E85F56D"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Score </w:t>
      </w:r>
      <w:r>
        <w:rPr>
          <w:rFonts w:ascii="Consolas" w:hAnsi="Consolas" w:cs="Consolas"/>
          <w:color w:val="6A3E3E"/>
          <w:kern w:val="0"/>
          <w:sz w:val="24"/>
          <w:szCs w:val="24"/>
        </w:rPr>
        <w:t>score</w:t>
      </w:r>
      <w:r>
        <w:rPr>
          <w:rFonts w:ascii="Consolas" w:hAnsi="Consolas" w:cs="Consolas"/>
          <w:color w:val="000000"/>
          <w:kern w:val="0"/>
          <w:sz w:val="24"/>
          <w:szCs w:val="24"/>
        </w:rPr>
        <w:t xml:space="preserve"> = </w:t>
      </w:r>
      <w:r>
        <w:rPr>
          <w:rFonts w:ascii="Consolas" w:hAnsi="Consolas" w:cs="Consolas"/>
          <w:color w:val="0000C0"/>
          <w:kern w:val="0"/>
          <w:sz w:val="24"/>
          <w:szCs w:val="24"/>
        </w:rPr>
        <w:t>studentScoreService</w:t>
      </w:r>
      <w:r>
        <w:rPr>
          <w:rFonts w:ascii="Consolas" w:hAnsi="Consolas" w:cs="Consolas"/>
          <w:color w:val="000000"/>
          <w:kern w:val="0"/>
          <w:sz w:val="24"/>
          <w:szCs w:val="24"/>
        </w:rPr>
        <w:t>.getScoreByName(</w:t>
      </w:r>
      <w:r>
        <w:rPr>
          <w:rFonts w:ascii="Consolas" w:hAnsi="Consolas" w:cs="Consolas"/>
          <w:color w:val="6A3E3E"/>
          <w:kern w:val="0"/>
          <w:sz w:val="24"/>
          <w:szCs w:val="24"/>
          <w:highlight w:val="lightGray"/>
        </w:rPr>
        <w:t>sStudentName</w:t>
      </w:r>
      <w:r>
        <w:rPr>
          <w:rFonts w:ascii="Consolas" w:hAnsi="Consolas" w:cs="Consolas"/>
          <w:color w:val="000000"/>
          <w:kern w:val="0"/>
          <w:sz w:val="24"/>
          <w:szCs w:val="24"/>
        </w:rPr>
        <w:t>);</w:t>
      </w:r>
    </w:p>
    <w:p w14:paraId="34253742"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RecruitInfo </w:t>
      </w:r>
      <w:r>
        <w:rPr>
          <w:rFonts w:ascii="Consolas" w:hAnsi="Consolas" w:cs="Consolas"/>
          <w:color w:val="6A3E3E"/>
          <w:kern w:val="0"/>
          <w:sz w:val="24"/>
          <w:szCs w:val="24"/>
        </w:rPr>
        <w:t>recruitInfo</w:t>
      </w:r>
      <w:r>
        <w:rPr>
          <w:rFonts w:ascii="Consolas" w:hAnsi="Consolas" w:cs="Consolas"/>
          <w:color w:val="000000"/>
          <w:kern w:val="0"/>
          <w:sz w:val="24"/>
          <w:szCs w:val="24"/>
        </w:rPr>
        <w:t xml:space="preserve"> = </w:t>
      </w:r>
      <w:r>
        <w:rPr>
          <w:rFonts w:ascii="Consolas" w:hAnsi="Consolas" w:cs="Consolas"/>
          <w:color w:val="0000C0"/>
          <w:kern w:val="0"/>
          <w:sz w:val="24"/>
          <w:szCs w:val="24"/>
        </w:rPr>
        <w:t>recruitInfoService</w:t>
      </w:r>
      <w:r>
        <w:rPr>
          <w:rFonts w:ascii="Consolas" w:hAnsi="Consolas" w:cs="Consolas"/>
          <w:color w:val="000000"/>
          <w:kern w:val="0"/>
          <w:sz w:val="24"/>
          <w:szCs w:val="24"/>
        </w:rPr>
        <w:t>.getRecruitInfo(</w:t>
      </w:r>
      <w:r>
        <w:rPr>
          <w:rFonts w:ascii="Consolas" w:hAnsi="Consolas" w:cs="Consolas"/>
          <w:color w:val="6A3E3E"/>
          <w:kern w:val="0"/>
          <w:sz w:val="24"/>
          <w:szCs w:val="24"/>
          <w:highlight w:val="lightGray"/>
        </w:rPr>
        <w:t>sStudentName</w:t>
      </w:r>
      <w:r>
        <w:rPr>
          <w:rFonts w:ascii="Consolas" w:hAnsi="Consolas" w:cs="Consolas"/>
          <w:color w:val="000000"/>
          <w:kern w:val="0"/>
          <w:sz w:val="24"/>
          <w:szCs w:val="24"/>
        </w:rPr>
        <w:t>);</w:t>
      </w:r>
    </w:p>
    <w:p w14:paraId="12C59E98"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261E8DD"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Department </w:t>
      </w:r>
      <w:r>
        <w:rPr>
          <w:rFonts w:ascii="Consolas" w:hAnsi="Consolas" w:cs="Consolas"/>
          <w:color w:val="6A3E3E"/>
          <w:kern w:val="0"/>
          <w:sz w:val="24"/>
          <w:szCs w:val="24"/>
        </w:rPr>
        <w:t>department</w:t>
      </w:r>
      <w:r>
        <w:rPr>
          <w:rFonts w:ascii="Consolas" w:hAnsi="Consolas" w:cs="Consolas"/>
          <w:color w:val="000000"/>
          <w:kern w:val="0"/>
          <w:sz w:val="24"/>
          <w:szCs w:val="24"/>
        </w:rPr>
        <w:t xml:space="preserve"> = </w:t>
      </w:r>
      <w:r>
        <w:rPr>
          <w:rFonts w:ascii="Consolas" w:hAnsi="Consolas" w:cs="Consolas"/>
          <w:color w:val="0000C0"/>
          <w:kern w:val="0"/>
          <w:sz w:val="24"/>
          <w:szCs w:val="24"/>
        </w:rPr>
        <w:t>departmentService</w:t>
      </w:r>
      <w:r>
        <w:rPr>
          <w:rFonts w:ascii="Consolas" w:hAnsi="Consolas" w:cs="Consolas"/>
          <w:color w:val="000000"/>
          <w:kern w:val="0"/>
          <w:sz w:val="24"/>
          <w:szCs w:val="24"/>
        </w:rPr>
        <w:t>.getDeptByCode(</w:t>
      </w:r>
      <w:r>
        <w:rPr>
          <w:rFonts w:ascii="Consolas" w:hAnsi="Consolas" w:cs="Consolas"/>
          <w:color w:val="6A3E3E"/>
          <w:kern w:val="0"/>
          <w:sz w:val="24"/>
          <w:szCs w:val="24"/>
        </w:rPr>
        <w:t>recruitInfo</w:t>
      </w:r>
      <w:r>
        <w:rPr>
          <w:rFonts w:ascii="Consolas" w:hAnsi="Consolas" w:cs="Consolas"/>
          <w:color w:val="000000"/>
          <w:kern w:val="0"/>
          <w:sz w:val="24"/>
          <w:szCs w:val="24"/>
        </w:rPr>
        <w:t>.getsAdmitedMajor());</w:t>
      </w:r>
    </w:p>
    <w:p w14:paraId="412F303D"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sAdmitedMajor</w:t>
      </w:r>
      <w:r>
        <w:rPr>
          <w:rFonts w:ascii="Consolas" w:hAnsi="Consolas" w:cs="Consolas"/>
          <w:color w:val="000000"/>
          <w:kern w:val="0"/>
          <w:sz w:val="24"/>
          <w:szCs w:val="24"/>
        </w:rPr>
        <w:t xml:space="preserve"> = </w:t>
      </w:r>
      <w:r>
        <w:rPr>
          <w:rFonts w:ascii="Consolas" w:hAnsi="Consolas" w:cs="Consolas"/>
          <w:color w:val="6A3E3E"/>
          <w:kern w:val="0"/>
          <w:sz w:val="24"/>
          <w:szCs w:val="24"/>
        </w:rPr>
        <w:t>department</w:t>
      </w:r>
      <w:r>
        <w:rPr>
          <w:rFonts w:ascii="Consolas" w:hAnsi="Consolas" w:cs="Consolas"/>
          <w:color w:val="000000"/>
          <w:kern w:val="0"/>
          <w:sz w:val="24"/>
          <w:szCs w:val="24"/>
        </w:rPr>
        <w:t>.getsFullName();</w:t>
      </w:r>
    </w:p>
    <w:p w14:paraId="4A5A78B7"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deptName</w:t>
      </w:r>
      <w:r>
        <w:rPr>
          <w:rFonts w:ascii="Consolas" w:hAnsi="Consolas" w:cs="Consolas"/>
          <w:color w:val="000000"/>
          <w:kern w:val="0"/>
          <w:sz w:val="24"/>
          <w:szCs w:val="24"/>
        </w:rPr>
        <w:t xml:space="preserve"> = </w:t>
      </w:r>
      <w:r>
        <w:rPr>
          <w:rFonts w:ascii="Consolas" w:hAnsi="Consolas" w:cs="Consolas"/>
          <w:color w:val="0000C0"/>
          <w:kern w:val="0"/>
          <w:sz w:val="24"/>
          <w:szCs w:val="24"/>
        </w:rPr>
        <w:t>dictionaryService</w:t>
      </w:r>
      <w:r>
        <w:rPr>
          <w:rFonts w:ascii="Consolas" w:hAnsi="Consolas" w:cs="Consolas"/>
          <w:color w:val="000000"/>
          <w:kern w:val="0"/>
          <w:sz w:val="24"/>
          <w:szCs w:val="24"/>
        </w:rPr>
        <w:t>.getDicByItemCodeAndKey(</w:t>
      </w:r>
      <w:r>
        <w:rPr>
          <w:rFonts w:ascii="Consolas" w:hAnsi="Consolas" w:cs="Consolas"/>
          <w:color w:val="2A00FF"/>
          <w:kern w:val="0"/>
          <w:sz w:val="24"/>
          <w:szCs w:val="24"/>
        </w:rPr>
        <w:t>"COLLEGE"</w:t>
      </w:r>
      <w:r>
        <w:rPr>
          <w:rFonts w:ascii="Consolas" w:hAnsi="Consolas" w:cs="Consolas"/>
          <w:color w:val="000000"/>
          <w:kern w:val="0"/>
          <w:sz w:val="24"/>
          <w:szCs w:val="24"/>
        </w:rPr>
        <w:t>,</w:t>
      </w:r>
      <w:r>
        <w:rPr>
          <w:rFonts w:ascii="Consolas" w:hAnsi="Consolas" w:cs="Consolas"/>
          <w:color w:val="6A3E3E"/>
          <w:kern w:val="0"/>
          <w:sz w:val="24"/>
          <w:szCs w:val="24"/>
        </w:rPr>
        <w:t>department</w:t>
      </w:r>
      <w:r>
        <w:rPr>
          <w:rFonts w:ascii="Consolas" w:hAnsi="Consolas" w:cs="Consolas"/>
          <w:color w:val="000000"/>
          <w:kern w:val="0"/>
          <w:sz w:val="24"/>
          <w:szCs w:val="24"/>
        </w:rPr>
        <w:t>.gets</w:t>
      </w:r>
      <w:r>
        <w:rPr>
          <w:rFonts w:ascii="Consolas" w:hAnsi="Consolas" w:cs="Consolas"/>
          <w:color w:val="000000"/>
          <w:kern w:val="0"/>
          <w:sz w:val="24"/>
          <w:szCs w:val="24"/>
        </w:rPr>
        <w:lastRenderedPageBreak/>
        <w:t>Region()).getsItemValue();</w:t>
      </w:r>
    </w:p>
    <w:p w14:paraId="0BD5D52F"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HashMap&lt;String, Object&gt; </w:t>
      </w:r>
      <w:r>
        <w:rPr>
          <w:rFonts w:ascii="Consolas" w:hAnsi="Consolas" w:cs="Consolas"/>
          <w:color w:val="6A3E3E"/>
          <w:kern w:val="0"/>
          <w:sz w:val="24"/>
          <w:szCs w:val="24"/>
        </w:rPr>
        <w:t>map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 Object&gt;();</w:t>
      </w:r>
    </w:p>
    <w:p w14:paraId="2560113E"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score</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xml:space="preserve"> || </w:t>
      </w:r>
      <w:r>
        <w:rPr>
          <w:rFonts w:ascii="Consolas" w:hAnsi="Consolas" w:cs="Consolas"/>
          <w:color w:val="6A3E3E"/>
          <w:kern w:val="0"/>
          <w:sz w:val="24"/>
          <w:szCs w:val="24"/>
        </w:rPr>
        <w:t>recruitInfo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14:paraId="71822E98"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builder</w:t>
      </w:r>
      <w:r>
        <w:rPr>
          <w:rFonts w:ascii="Consolas" w:hAnsi="Consolas" w:cs="Consolas"/>
          <w:color w:val="000000"/>
          <w:kern w:val="0"/>
          <w:sz w:val="24"/>
          <w:szCs w:val="24"/>
        </w:rPr>
        <w:t xml:space="preserve">.error(-1, </w:t>
      </w:r>
      <w:r>
        <w:rPr>
          <w:rFonts w:ascii="Consolas" w:hAnsi="Consolas" w:cs="Consolas"/>
          <w:color w:val="2A00FF"/>
          <w:kern w:val="0"/>
          <w:sz w:val="24"/>
          <w:szCs w:val="24"/>
        </w:rPr>
        <w:t>"</w:t>
      </w:r>
      <w:r>
        <w:rPr>
          <w:rFonts w:ascii="Consolas" w:hAnsi="Consolas" w:cs="Consolas"/>
          <w:color w:val="2A00FF"/>
          <w:kern w:val="0"/>
          <w:sz w:val="24"/>
          <w:szCs w:val="24"/>
        </w:rPr>
        <w:t>初始化失败！</w:t>
      </w:r>
      <w:r>
        <w:rPr>
          <w:rFonts w:ascii="Consolas" w:hAnsi="Consolas" w:cs="Consolas"/>
          <w:color w:val="2A00FF"/>
          <w:kern w:val="0"/>
          <w:sz w:val="24"/>
          <w:szCs w:val="24"/>
        </w:rPr>
        <w:t>"</w:t>
      </w:r>
      <w:r>
        <w:rPr>
          <w:rFonts w:ascii="Consolas" w:hAnsi="Consolas" w:cs="Consolas"/>
          <w:color w:val="000000"/>
          <w:kern w:val="0"/>
          <w:sz w:val="24"/>
          <w:szCs w:val="24"/>
        </w:rPr>
        <w:t>);</w:t>
      </w:r>
    </w:p>
    <w:p w14:paraId="2A426A77"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0FB2AC6"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map</w:t>
      </w:r>
      <w:r>
        <w:rPr>
          <w:rFonts w:ascii="Consolas" w:hAnsi="Consolas" w:cs="Consolas"/>
          <w:color w:val="000000"/>
          <w:kern w:val="0"/>
          <w:sz w:val="24"/>
          <w:szCs w:val="24"/>
        </w:rPr>
        <w:t>.put(</w:t>
      </w:r>
      <w:r>
        <w:rPr>
          <w:rFonts w:ascii="Consolas" w:hAnsi="Consolas" w:cs="Consolas"/>
          <w:color w:val="2A00FF"/>
          <w:kern w:val="0"/>
          <w:sz w:val="24"/>
          <w:szCs w:val="24"/>
        </w:rPr>
        <w:t>"score"</w:t>
      </w:r>
      <w:r>
        <w:rPr>
          <w:rFonts w:ascii="Consolas" w:hAnsi="Consolas" w:cs="Consolas"/>
          <w:color w:val="000000"/>
          <w:kern w:val="0"/>
          <w:sz w:val="24"/>
          <w:szCs w:val="24"/>
        </w:rPr>
        <w:t xml:space="preserve">, </w:t>
      </w:r>
      <w:r>
        <w:rPr>
          <w:rFonts w:ascii="Consolas" w:hAnsi="Consolas" w:cs="Consolas"/>
          <w:color w:val="6A3E3E"/>
          <w:kern w:val="0"/>
          <w:sz w:val="24"/>
          <w:szCs w:val="24"/>
        </w:rPr>
        <w:t>score</w:t>
      </w:r>
      <w:r>
        <w:rPr>
          <w:rFonts w:ascii="Consolas" w:hAnsi="Consolas" w:cs="Consolas"/>
          <w:color w:val="000000"/>
          <w:kern w:val="0"/>
          <w:sz w:val="24"/>
          <w:szCs w:val="24"/>
        </w:rPr>
        <w:t>);</w:t>
      </w:r>
    </w:p>
    <w:p w14:paraId="4EA4DC13"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map</w:t>
      </w:r>
      <w:r>
        <w:rPr>
          <w:rFonts w:ascii="Consolas" w:hAnsi="Consolas" w:cs="Consolas"/>
          <w:color w:val="000000"/>
          <w:kern w:val="0"/>
          <w:sz w:val="24"/>
          <w:szCs w:val="24"/>
        </w:rPr>
        <w:t>.put(</w:t>
      </w:r>
      <w:r>
        <w:rPr>
          <w:rFonts w:ascii="Consolas" w:hAnsi="Consolas" w:cs="Consolas"/>
          <w:color w:val="2A00FF"/>
          <w:kern w:val="0"/>
          <w:sz w:val="24"/>
          <w:szCs w:val="24"/>
        </w:rPr>
        <w:t>"sAdmitedMajor"</w:t>
      </w:r>
      <w:r>
        <w:rPr>
          <w:rFonts w:ascii="Consolas" w:hAnsi="Consolas" w:cs="Consolas"/>
          <w:color w:val="000000"/>
          <w:kern w:val="0"/>
          <w:sz w:val="24"/>
          <w:szCs w:val="24"/>
        </w:rPr>
        <w:t xml:space="preserve">, </w:t>
      </w:r>
      <w:r>
        <w:rPr>
          <w:rFonts w:ascii="Consolas" w:hAnsi="Consolas" w:cs="Consolas"/>
          <w:color w:val="6A3E3E"/>
          <w:kern w:val="0"/>
          <w:sz w:val="24"/>
          <w:szCs w:val="24"/>
        </w:rPr>
        <w:t>sAdmitedMajor</w:t>
      </w:r>
      <w:r>
        <w:rPr>
          <w:rFonts w:ascii="Consolas" w:hAnsi="Consolas" w:cs="Consolas"/>
          <w:color w:val="000000"/>
          <w:kern w:val="0"/>
          <w:sz w:val="24"/>
          <w:szCs w:val="24"/>
        </w:rPr>
        <w:t>);</w:t>
      </w:r>
    </w:p>
    <w:p w14:paraId="259B9F31"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map</w:t>
      </w:r>
      <w:r>
        <w:rPr>
          <w:rFonts w:ascii="Consolas" w:hAnsi="Consolas" w:cs="Consolas"/>
          <w:color w:val="000000"/>
          <w:kern w:val="0"/>
          <w:sz w:val="24"/>
          <w:szCs w:val="24"/>
        </w:rPr>
        <w:t>.put(</w:t>
      </w:r>
      <w:r>
        <w:rPr>
          <w:rFonts w:ascii="Consolas" w:hAnsi="Consolas" w:cs="Consolas"/>
          <w:color w:val="2A00FF"/>
          <w:kern w:val="0"/>
          <w:sz w:val="24"/>
          <w:szCs w:val="24"/>
        </w:rPr>
        <w:t>"deptName"</w:t>
      </w:r>
      <w:r>
        <w:rPr>
          <w:rFonts w:ascii="Consolas" w:hAnsi="Consolas" w:cs="Consolas"/>
          <w:color w:val="000000"/>
          <w:kern w:val="0"/>
          <w:sz w:val="24"/>
          <w:szCs w:val="24"/>
        </w:rPr>
        <w:t xml:space="preserve">, </w:t>
      </w:r>
      <w:r>
        <w:rPr>
          <w:rFonts w:ascii="Consolas" w:hAnsi="Consolas" w:cs="Consolas"/>
          <w:color w:val="6A3E3E"/>
          <w:kern w:val="0"/>
          <w:sz w:val="24"/>
          <w:szCs w:val="24"/>
        </w:rPr>
        <w:t>deptName</w:t>
      </w:r>
      <w:r>
        <w:rPr>
          <w:rFonts w:ascii="Consolas" w:hAnsi="Consolas" w:cs="Consolas"/>
          <w:color w:val="000000"/>
          <w:kern w:val="0"/>
          <w:sz w:val="24"/>
          <w:szCs w:val="24"/>
        </w:rPr>
        <w:t>);</w:t>
      </w:r>
    </w:p>
    <w:p w14:paraId="5E36EFEB" w14:textId="77777777" w:rsidR="009E7307" w:rsidRDefault="009E7307" w:rsidP="009E7307">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map</w:t>
      </w:r>
      <w:r>
        <w:rPr>
          <w:rFonts w:ascii="Consolas" w:hAnsi="Consolas" w:cs="Consolas"/>
          <w:color w:val="000000"/>
          <w:kern w:val="0"/>
          <w:sz w:val="24"/>
          <w:szCs w:val="24"/>
        </w:rPr>
        <w:t>.put(</w:t>
      </w:r>
      <w:r>
        <w:rPr>
          <w:rFonts w:ascii="Consolas" w:hAnsi="Consolas" w:cs="Consolas"/>
          <w:color w:val="2A00FF"/>
          <w:kern w:val="0"/>
          <w:sz w:val="24"/>
          <w:szCs w:val="24"/>
        </w:rPr>
        <w:t>"recruitInfo"</w:t>
      </w:r>
      <w:r>
        <w:rPr>
          <w:rFonts w:ascii="Consolas" w:hAnsi="Consolas" w:cs="Consolas"/>
          <w:color w:val="000000"/>
          <w:kern w:val="0"/>
          <w:sz w:val="24"/>
          <w:szCs w:val="24"/>
        </w:rPr>
        <w:t xml:space="preserve">, </w:t>
      </w:r>
      <w:r>
        <w:rPr>
          <w:rFonts w:ascii="Consolas" w:hAnsi="Consolas" w:cs="Consolas"/>
          <w:color w:val="6A3E3E"/>
          <w:kern w:val="0"/>
          <w:sz w:val="24"/>
          <w:szCs w:val="24"/>
        </w:rPr>
        <w:t>recruitInfo</w:t>
      </w:r>
      <w:r>
        <w:rPr>
          <w:rFonts w:ascii="Consolas" w:hAnsi="Consolas" w:cs="Consolas"/>
          <w:color w:val="000000"/>
          <w:kern w:val="0"/>
          <w:sz w:val="24"/>
          <w:szCs w:val="24"/>
        </w:rPr>
        <w:t>);</w:t>
      </w:r>
    </w:p>
    <w:p w14:paraId="637A5272" w14:textId="7C9EF165" w:rsidR="009E7307" w:rsidRDefault="009E7307" w:rsidP="009E7307">
      <w:pPr>
        <w:widowControl w:val="0"/>
        <w:spacing w:line="360" w:lineRule="auto"/>
        <w:ind w:firstLine="420"/>
        <w:jc w:val="both"/>
        <w:rPr>
          <w:rFonts w:ascii="宋体" w:eastAsia="宋体" w:hAnsi="宋体"/>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builder</w:t>
      </w:r>
      <w:r>
        <w:rPr>
          <w:rFonts w:ascii="Consolas" w:hAnsi="Consolas" w:cs="Consolas"/>
          <w:color w:val="000000"/>
          <w:kern w:val="0"/>
          <w:sz w:val="24"/>
          <w:szCs w:val="24"/>
        </w:rPr>
        <w:t>.success(</w:t>
      </w:r>
      <w:r>
        <w:rPr>
          <w:rFonts w:ascii="Consolas" w:hAnsi="Consolas" w:cs="Consolas"/>
          <w:color w:val="6A3E3E"/>
          <w:kern w:val="0"/>
          <w:sz w:val="24"/>
          <w:szCs w:val="24"/>
        </w:rPr>
        <w:t>map</w:t>
      </w:r>
      <w:r>
        <w:rPr>
          <w:rFonts w:ascii="Consolas" w:hAnsi="Consolas" w:cs="Consolas"/>
          <w:color w:val="000000"/>
          <w:kern w:val="0"/>
          <w:sz w:val="24"/>
          <w:szCs w:val="24"/>
        </w:rPr>
        <w:t>);</w:t>
      </w:r>
    </w:p>
    <w:p w14:paraId="7E340ABB" w14:textId="4B21DC5F" w:rsidR="00486D39" w:rsidRPr="00227F2D" w:rsidRDefault="00486D39" w:rsidP="003F213C">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3F27DE">
        <w:rPr>
          <w:rFonts w:ascii="宋体" w:eastAsia="宋体" w:hAnsi="宋体" w:hint="eastAsia"/>
          <w:sz w:val="24"/>
          <w:szCs w:val="24"/>
        </w:rPr>
        <w:t>后</w:t>
      </w:r>
      <w:r>
        <w:rPr>
          <w:rFonts w:ascii="宋体" w:eastAsia="宋体" w:hAnsi="宋体" w:hint="eastAsia"/>
          <w:sz w:val="24"/>
          <w:szCs w:val="24"/>
        </w:rPr>
        <w:t>代码略=</w:t>
      </w:r>
      <w:r>
        <w:rPr>
          <w:rFonts w:ascii="宋体" w:eastAsia="宋体" w:hAnsi="宋体"/>
          <w:sz w:val="24"/>
          <w:szCs w:val="24"/>
        </w:rPr>
        <w:t>==========================</w:t>
      </w:r>
    </w:p>
    <w:p w14:paraId="420351CD" w14:textId="510109E3" w:rsidR="008E002C" w:rsidRDefault="008E002C" w:rsidP="00D847EC">
      <w:pPr>
        <w:pStyle w:val="2"/>
        <w:numPr>
          <w:ilvl w:val="1"/>
          <w:numId w:val="9"/>
        </w:numPr>
      </w:pPr>
      <w:bookmarkStart w:id="203" w:name="_Toc510169440"/>
      <w:r>
        <w:rPr>
          <w:rFonts w:hint="eastAsia"/>
        </w:rPr>
        <w:t>考生数据提取模块实现</w:t>
      </w:r>
      <w:bookmarkEnd w:id="203"/>
    </w:p>
    <w:p w14:paraId="2FE53956" w14:textId="501D927A" w:rsidR="002E69BD" w:rsidRDefault="009E7515" w:rsidP="00EC1187">
      <w:pPr>
        <w:widowControl w:val="0"/>
        <w:spacing w:line="360" w:lineRule="auto"/>
        <w:ind w:firstLine="420"/>
        <w:jc w:val="both"/>
        <w:rPr>
          <w:rFonts w:ascii="宋体" w:eastAsia="宋体" w:hAnsi="宋体"/>
          <w:sz w:val="24"/>
          <w:szCs w:val="24"/>
        </w:rPr>
      </w:pPr>
      <w:r w:rsidRPr="00ED55F3">
        <w:rPr>
          <w:rFonts w:ascii="宋体" w:eastAsia="宋体" w:hAnsi="宋体" w:hint="eastAsia"/>
          <w:sz w:val="24"/>
          <w:szCs w:val="24"/>
        </w:rPr>
        <w:t>考生数据提取模块主要负责</w:t>
      </w:r>
      <w:r w:rsidR="00594504">
        <w:rPr>
          <w:rFonts w:ascii="宋体" w:eastAsia="宋体" w:hAnsi="宋体" w:hint="eastAsia"/>
          <w:sz w:val="24"/>
          <w:szCs w:val="24"/>
        </w:rPr>
        <w:t>考生数据的管理，</w:t>
      </w:r>
      <w:r w:rsidR="00252B22">
        <w:rPr>
          <w:rFonts w:ascii="宋体" w:eastAsia="宋体" w:hAnsi="宋体" w:hint="eastAsia"/>
          <w:sz w:val="24"/>
          <w:szCs w:val="24"/>
        </w:rPr>
        <w:t>包括基本信息及成绩</w:t>
      </w:r>
      <w:r w:rsidR="00594504">
        <w:rPr>
          <w:rFonts w:ascii="宋体" w:eastAsia="宋体" w:hAnsi="宋体" w:hint="eastAsia"/>
          <w:sz w:val="24"/>
          <w:szCs w:val="24"/>
        </w:rPr>
        <w:t>其运行界面如下：</w:t>
      </w:r>
    </w:p>
    <w:p w14:paraId="7F030B50" w14:textId="77777777" w:rsidR="00FD4459" w:rsidRDefault="0006607F" w:rsidP="00FD4459">
      <w:pPr>
        <w:keepNext/>
        <w:widowControl w:val="0"/>
        <w:spacing w:line="360" w:lineRule="auto"/>
        <w:ind w:firstLine="420"/>
        <w:jc w:val="both"/>
      </w:pPr>
      <w:r>
        <w:rPr>
          <w:noProof/>
        </w:rPr>
        <w:drawing>
          <wp:inline distT="0" distB="0" distL="0" distR="0" wp14:anchorId="741ABB7B" wp14:editId="5FF43120">
            <wp:extent cx="5544185" cy="2540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185" cy="2540635"/>
                    </a:xfrm>
                    <a:prstGeom prst="rect">
                      <a:avLst/>
                    </a:prstGeom>
                  </pic:spPr>
                </pic:pic>
              </a:graphicData>
            </a:graphic>
          </wp:inline>
        </w:drawing>
      </w:r>
    </w:p>
    <w:p w14:paraId="19892AAA" w14:textId="1BF79367" w:rsidR="0006607F" w:rsidRPr="00FD4459" w:rsidRDefault="00FD4459" w:rsidP="00FD4459">
      <w:pPr>
        <w:pStyle w:val="af4"/>
        <w:jc w:val="center"/>
        <w:rPr>
          <w:rFonts w:ascii="黑体" w:hAnsi="黑体"/>
          <w:sz w:val="21"/>
          <w:szCs w:val="21"/>
        </w:rPr>
      </w:pPr>
      <w:r w:rsidRPr="00FD4459">
        <w:rPr>
          <w:rFonts w:ascii="黑体" w:hAnsi="黑体"/>
          <w:sz w:val="21"/>
          <w:szCs w:val="21"/>
        </w:rPr>
        <w:t xml:space="preserve">考生数据提取界面 </w:t>
      </w:r>
      <w:r>
        <w:rPr>
          <w:rFonts w:ascii="黑体" w:hAnsi="黑体"/>
          <w:sz w:val="21"/>
          <w:szCs w:val="21"/>
        </w:rPr>
        <w:t>5-8</w:t>
      </w:r>
    </w:p>
    <w:p w14:paraId="30673634" w14:textId="77777777" w:rsidR="000B6BA9" w:rsidRDefault="0006607F" w:rsidP="000B6BA9">
      <w:pPr>
        <w:keepNext/>
        <w:widowControl w:val="0"/>
        <w:spacing w:line="360" w:lineRule="auto"/>
        <w:ind w:firstLine="420"/>
        <w:jc w:val="both"/>
      </w:pPr>
      <w:r>
        <w:rPr>
          <w:noProof/>
        </w:rPr>
        <w:lastRenderedPageBreak/>
        <w:drawing>
          <wp:inline distT="0" distB="0" distL="0" distR="0" wp14:anchorId="0926F801" wp14:editId="66F13F7D">
            <wp:extent cx="5544185" cy="28886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2888615"/>
                    </a:xfrm>
                    <a:prstGeom prst="rect">
                      <a:avLst/>
                    </a:prstGeom>
                  </pic:spPr>
                </pic:pic>
              </a:graphicData>
            </a:graphic>
          </wp:inline>
        </w:drawing>
      </w:r>
    </w:p>
    <w:p w14:paraId="0B22D77D" w14:textId="3FD5C113" w:rsidR="00594504" w:rsidRPr="000B6BA9" w:rsidRDefault="000B6BA9" w:rsidP="000B6BA9">
      <w:pPr>
        <w:pStyle w:val="af4"/>
        <w:jc w:val="center"/>
        <w:rPr>
          <w:rFonts w:ascii="黑体" w:hAnsi="黑体"/>
          <w:sz w:val="21"/>
          <w:szCs w:val="21"/>
        </w:rPr>
      </w:pPr>
      <w:r w:rsidRPr="000B6BA9">
        <w:rPr>
          <w:rFonts w:ascii="黑体" w:hAnsi="黑体"/>
          <w:sz w:val="21"/>
          <w:szCs w:val="21"/>
        </w:rPr>
        <w:t xml:space="preserve">考生成绩提取界面 </w:t>
      </w:r>
      <w:r w:rsidR="0043484F">
        <w:rPr>
          <w:rFonts w:ascii="黑体" w:hAnsi="黑体"/>
          <w:sz w:val="21"/>
          <w:szCs w:val="21"/>
        </w:rPr>
        <w:t>5-9</w:t>
      </w:r>
    </w:p>
    <w:p w14:paraId="729ADC74" w14:textId="21F40A10" w:rsidR="00A723C8" w:rsidRDefault="003F6312" w:rsidP="00EC1187">
      <w:pPr>
        <w:widowControl w:val="0"/>
        <w:spacing w:line="360" w:lineRule="auto"/>
        <w:ind w:firstLine="420"/>
        <w:jc w:val="both"/>
        <w:rPr>
          <w:rFonts w:ascii="宋体" w:eastAsia="宋体" w:hAnsi="宋体"/>
          <w:sz w:val="24"/>
          <w:szCs w:val="24"/>
        </w:rPr>
      </w:pPr>
      <w:r w:rsidRPr="007973DF">
        <w:rPr>
          <w:rFonts w:ascii="宋体" w:eastAsia="宋体" w:hAnsi="宋体" w:hint="eastAsia"/>
          <w:sz w:val="24"/>
          <w:szCs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项经过调用接口查询并展示出来。工作人员可以通过导出</w:t>
      </w:r>
      <w:r w:rsidRPr="007973DF">
        <w:rPr>
          <w:rFonts w:ascii="宋体" w:eastAsia="宋体" w:hAnsi="宋体"/>
          <w:sz w:val="24"/>
          <w:szCs w:val="24"/>
        </w:rPr>
        <w:t>Excel的方式，提取考生数据到新生信息库中，以便接下来的流程中获取新生信息。考生成绩提取与考生信息提取需求功能类似，在此不做详细描述。</w:t>
      </w:r>
      <w:r w:rsidR="00E93ADC">
        <w:rPr>
          <w:rFonts w:ascii="宋体" w:eastAsia="宋体" w:hAnsi="宋体" w:hint="eastAsia"/>
          <w:sz w:val="24"/>
          <w:szCs w:val="24"/>
        </w:rPr>
        <w:t>以下</w:t>
      </w:r>
      <w:r w:rsidR="002B6EE3">
        <w:rPr>
          <w:rFonts w:ascii="宋体" w:eastAsia="宋体" w:hAnsi="宋体" w:hint="eastAsia"/>
          <w:sz w:val="24"/>
          <w:szCs w:val="24"/>
        </w:rPr>
        <w:t>以</w:t>
      </w:r>
      <w:r w:rsidR="00E93ADC">
        <w:rPr>
          <w:rFonts w:ascii="宋体" w:eastAsia="宋体" w:hAnsi="宋体" w:hint="eastAsia"/>
          <w:sz w:val="24"/>
          <w:szCs w:val="24"/>
        </w:rPr>
        <w:t>导出为例子对其进行描述</w:t>
      </w:r>
      <w:r w:rsidR="000742C7">
        <w:rPr>
          <w:rFonts w:ascii="宋体" w:eastAsia="宋体" w:hAnsi="宋体" w:hint="eastAsia"/>
          <w:sz w:val="24"/>
          <w:szCs w:val="24"/>
        </w:rPr>
        <w:t>，导出步骤如下：</w:t>
      </w:r>
    </w:p>
    <w:p w14:paraId="4335EC8C" w14:textId="0FA1CBEA" w:rsidR="00791B20" w:rsidRPr="00EE56DA" w:rsidRDefault="00791B20" w:rsidP="00791B20">
      <w:pPr>
        <w:widowControl w:val="0"/>
        <w:spacing w:line="360" w:lineRule="auto"/>
        <w:jc w:val="both"/>
        <w:rPr>
          <w:rFonts w:ascii="宋体" w:eastAsia="宋体" w:hAnsi="宋体"/>
          <w:sz w:val="24"/>
          <w:szCs w:val="24"/>
        </w:rPr>
      </w:pPr>
      <w:r>
        <w:rPr>
          <w:rFonts w:ascii="宋体" w:eastAsia="宋体" w:hAnsi="宋体" w:hint="eastAsia"/>
          <w:sz w:val="24"/>
          <w:szCs w:val="24"/>
        </w:rPr>
        <w:t>（1）</w:t>
      </w:r>
      <w:r w:rsidR="00AF5B90">
        <w:rPr>
          <w:rFonts w:ascii="宋体" w:eastAsia="宋体" w:hAnsi="宋体" w:hint="eastAsia"/>
          <w:sz w:val="24"/>
          <w:szCs w:val="24"/>
        </w:rPr>
        <w:t>院招生办工作人员</w:t>
      </w:r>
      <w:r w:rsidRPr="00EE56DA">
        <w:rPr>
          <w:rFonts w:ascii="宋体" w:eastAsia="宋体" w:hAnsi="宋体" w:hint="eastAsia"/>
          <w:sz w:val="24"/>
          <w:szCs w:val="24"/>
        </w:rPr>
        <w:t>登录到系统，请求</w:t>
      </w:r>
      <w:r w:rsidR="00A750CE">
        <w:rPr>
          <w:rFonts w:ascii="宋体" w:eastAsia="宋体" w:hAnsi="宋体" w:hint="eastAsia"/>
          <w:sz w:val="24"/>
          <w:szCs w:val="24"/>
        </w:rPr>
        <w:t>导出接</w:t>
      </w:r>
      <w:r w:rsidRPr="00EE56DA">
        <w:rPr>
          <w:rFonts w:ascii="宋体" w:eastAsia="宋体" w:hAnsi="宋体" w:hint="eastAsia"/>
          <w:sz w:val="24"/>
          <w:szCs w:val="24"/>
        </w:rPr>
        <w:t>口；</w:t>
      </w:r>
    </w:p>
    <w:p w14:paraId="06C08756" w14:textId="38A51577" w:rsidR="00791B20" w:rsidRPr="00EE56DA" w:rsidRDefault="00791B20" w:rsidP="00791B20">
      <w:pPr>
        <w:widowControl w:val="0"/>
        <w:spacing w:line="360" w:lineRule="auto"/>
        <w:jc w:val="both"/>
        <w:rPr>
          <w:rFonts w:ascii="宋体" w:eastAsia="宋体" w:hAnsi="宋体"/>
          <w:sz w:val="24"/>
          <w:szCs w:val="24"/>
        </w:rPr>
      </w:pPr>
      <w:r>
        <w:rPr>
          <w:rFonts w:ascii="宋体" w:eastAsia="宋体" w:hAnsi="宋体" w:hint="eastAsia"/>
          <w:sz w:val="24"/>
          <w:szCs w:val="24"/>
        </w:rPr>
        <w:t>（2）</w:t>
      </w:r>
      <w:r w:rsidR="006E3678">
        <w:rPr>
          <w:rFonts w:ascii="宋体" w:eastAsia="宋体" w:hAnsi="宋体" w:hint="eastAsia"/>
          <w:sz w:val="24"/>
          <w:szCs w:val="24"/>
        </w:rPr>
        <w:t>后台根据请求，根据请求参数查询所检索考生信息；</w:t>
      </w:r>
    </w:p>
    <w:p w14:paraId="2314A4DE" w14:textId="6B6248D0" w:rsidR="00791B20" w:rsidRPr="00EE56DA" w:rsidRDefault="00791B20" w:rsidP="00791B20">
      <w:pPr>
        <w:widowControl w:val="0"/>
        <w:spacing w:line="360" w:lineRule="auto"/>
        <w:jc w:val="both"/>
        <w:rPr>
          <w:rFonts w:ascii="宋体" w:eastAsia="宋体" w:hAnsi="宋体"/>
          <w:sz w:val="24"/>
          <w:szCs w:val="24"/>
        </w:rPr>
      </w:pPr>
      <w:r>
        <w:rPr>
          <w:rFonts w:ascii="宋体" w:eastAsia="宋体" w:hAnsi="宋体" w:hint="eastAsia"/>
          <w:sz w:val="24"/>
          <w:szCs w:val="24"/>
        </w:rPr>
        <w:t>（3）</w:t>
      </w:r>
      <w:r w:rsidRPr="00EE56DA">
        <w:rPr>
          <w:rFonts w:ascii="宋体" w:eastAsia="宋体" w:hAnsi="宋体" w:hint="eastAsia"/>
          <w:sz w:val="24"/>
          <w:szCs w:val="24"/>
        </w:rPr>
        <w:t>业务层</w:t>
      </w:r>
      <w:r w:rsidR="006E3678">
        <w:rPr>
          <w:rFonts w:ascii="宋体" w:eastAsia="宋体" w:hAnsi="宋体" w:hint="eastAsia"/>
          <w:sz w:val="24"/>
          <w:szCs w:val="24"/>
        </w:rPr>
        <w:t>对返回结果进行Excel格式化；</w:t>
      </w:r>
    </w:p>
    <w:p w14:paraId="6A059C15" w14:textId="44E94415" w:rsidR="00791B20" w:rsidRDefault="00791B20" w:rsidP="00791B20">
      <w:pPr>
        <w:widowControl w:val="0"/>
        <w:spacing w:line="360" w:lineRule="auto"/>
        <w:jc w:val="both"/>
        <w:rPr>
          <w:rFonts w:ascii="宋体" w:eastAsia="宋体" w:hAnsi="宋体"/>
          <w:sz w:val="24"/>
          <w:szCs w:val="24"/>
        </w:rPr>
      </w:pPr>
      <w:r>
        <w:rPr>
          <w:rFonts w:ascii="宋体" w:eastAsia="宋体" w:hAnsi="宋体" w:hint="eastAsia"/>
          <w:sz w:val="24"/>
          <w:szCs w:val="24"/>
        </w:rPr>
        <w:t>（4）</w:t>
      </w:r>
      <w:r w:rsidR="006E3678">
        <w:rPr>
          <w:rFonts w:ascii="宋体" w:eastAsia="宋体" w:hAnsi="宋体" w:hint="eastAsia"/>
          <w:sz w:val="24"/>
          <w:szCs w:val="24"/>
        </w:rPr>
        <w:t>业务层通过调用转换Excel文档的接口，把返回结果写入excel中；</w:t>
      </w:r>
    </w:p>
    <w:p w14:paraId="43E5C00E" w14:textId="744CB5C5" w:rsidR="006E3678" w:rsidRDefault="006E3678" w:rsidP="00791B20">
      <w:pPr>
        <w:widowControl w:val="0"/>
        <w:spacing w:line="360" w:lineRule="auto"/>
        <w:jc w:val="both"/>
        <w:rPr>
          <w:rFonts w:ascii="宋体" w:eastAsia="宋体" w:hAnsi="宋体"/>
          <w:sz w:val="24"/>
          <w:szCs w:val="24"/>
        </w:rPr>
      </w:pPr>
      <w:r>
        <w:rPr>
          <w:rFonts w:ascii="宋体" w:eastAsia="宋体" w:hAnsi="宋体" w:hint="eastAsia"/>
          <w:sz w:val="24"/>
          <w:szCs w:val="24"/>
        </w:rPr>
        <w:t>（5）把Excel写入结果返回到视图层，视图层通过文件系统写入Excel文件中；</w:t>
      </w:r>
    </w:p>
    <w:p w14:paraId="3DE64A84" w14:textId="1EF2DEFF" w:rsidR="006E3678" w:rsidRDefault="006E3678" w:rsidP="00791B20">
      <w:pPr>
        <w:widowControl w:val="0"/>
        <w:spacing w:line="360" w:lineRule="auto"/>
        <w:jc w:val="both"/>
        <w:rPr>
          <w:rFonts w:ascii="宋体" w:eastAsia="宋体" w:hAnsi="宋体"/>
          <w:sz w:val="24"/>
          <w:szCs w:val="24"/>
        </w:rPr>
      </w:pPr>
      <w:r>
        <w:rPr>
          <w:rFonts w:ascii="宋体" w:eastAsia="宋体" w:hAnsi="宋体" w:hint="eastAsia"/>
          <w:sz w:val="24"/>
          <w:szCs w:val="24"/>
        </w:rPr>
        <w:t>（6）返回结果给前端，直接把Excel文件下载到文件；</w:t>
      </w:r>
    </w:p>
    <w:p w14:paraId="19194CB6" w14:textId="13240D0C" w:rsidR="00791B20" w:rsidRDefault="00791B20" w:rsidP="00791B20">
      <w:pPr>
        <w:widowControl w:val="0"/>
        <w:spacing w:line="360" w:lineRule="auto"/>
        <w:jc w:val="both"/>
        <w:rPr>
          <w:rFonts w:ascii="宋体" w:eastAsia="宋体" w:hAnsi="宋体"/>
          <w:sz w:val="24"/>
          <w:szCs w:val="24"/>
        </w:rPr>
      </w:pPr>
      <w:r>
        <w:rPr>
          <w:rFonts w:ascii="宋体" w:eastAsia="宋体" w:hAnsi="宋体" w:hint="eastAsia"/>
          <w:sz w:val="24"/>
          <w:szCs w:val="24"/>
        </w:rPr>
        <w:t>其导出功能的时序图如下：</w:t>
      </w:r>
    </w:p>
    <w:p w14:paraId="1869C2F3" w14:textId="77777777" w:rsidR="00A44C9C" w:rsidRDefault="002C14CE" w:rsidP="00A44C9C">
      <w:pPr>
        <w:keepNext/>
        <w:widowControl w:val="0"/>
        <w:spacing w:line="360" w:lineRule="auto"/>
        <w:ind w:firstLine="420"/>
        <w:jc w:val="both"/>
      </w:pPr>
      <w:r>
        <w:rPr>
          <w:noProof/>
        </w:rPr>
        <w:lastRenderedPageBreak/>
        <w:drawing>
          <wp:inline distT="0" distB="0" distL="0" distR="0" wp14:anchorId="234D23DF" wp14:editId="1DFB0F0B">
            <wp:extent cx="5544185" cy="39522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185" cy="3952240"/>
                    </a:xfrm>
                    <a:prstGeom prst="rect">
                      <a:avLst/>
                    </a:prstGeom>
                  </pic:spPr>
                </pic:pic>
              </a:graphicData>
            </a:graphic>
          </wp:inline>
        </w:drawing>
      </w:r>
    </w:p>
    <w:p w14:paraId="24182C39" w14:textId="380CA2CD" w:rsidR="00963ED7" w:rsidRPr="00531A2D" w:rsidRDefault="00A44C9C" w:rsidP="00531A2D">
      <w:pPr>
        <w:pStyle w:val="af4"/>
        <w:jc w:val="center"/>
        <w:rPr>
          <w:rFonts w:ascii="黑体" w:hAnsi="黑体"/>
          <w:sz w:val="21"/>
          <w:szCs w:val="21"/>
        </w:rPr>
      </w:pPr>
      <w:r w:rsidRPr="00531A2D">
        <w:rPr>
          <w:rFonts w:ascii="黑体" w:hAnsi="黑体"/>
          <w:sz w:val="21"/>
          <w:szCs w:val="21"/>
        </w:rPr>
        <w:t xml:space="preserve">考生数据导出时序图 </w:t>
      </w:r>
      <w:r w:rsidR="00E205D0">
        <w:rPr>
          <w:rFonts w:ascii="黑体" w:hAnsi="黑体"/>
          <w:sz w:val="21"/>
          <w:szCs w:val="21"/>
        </w:rPr>
        <w:t>5-1</w:t>
      </w:r>
      <w:r w:rsidRPr="00531A2D">
        <w:rPr>
          <w:rFonts w:ascii="黑体" w:hAnsi="黑体"/>
          <w:sz w:val="21"/>
          <w:szCs w:val="21"/>
        </w:rPr>
        <w:fldChar w:fldCharType="begin"/>
      </w:r>
      <w:r w:rsidRPr="00531A2D">
        <w:rPr>
          <w:rFonts w:ascii="黑体" w:hAnsi="黑体"/>
          <w:sz w:val="21"/>
          <w:szCs w:val="21"/>
        </w:rPr>
        <w:instrText xml:space="preserve"> SEQ 考生数据导出时序图 \* ARABIC </w:instrText>
      </w:r>
      <w:r w:rsidRPr="00531A2D">
        <w:rPr>
          <w:rFonts w:ascii="黑体" w:hAnsi="黑体"/>
          <w:sz w:val="21"/>
          <w:szCs w:val="21"/>
        </w:rPr>
        <w:fldChar w:fldCharType="separate"/>
      </w:r>
      <w:r w:rsidRPr="00531A2D">
        <w:rPr>
          <w:rFonts w:ascii="黑体" w:hAnsi="黑体"/>
          <w:sz w:val="21"/>
          <w:szCs w:val="21"/>
        </w:rPr>
        <w:t>1</w:t>
      </w:r>
      <w:r w:rsidRPr="00531A2D">
        <w:rPr>
          <w:rFonts w:ascii="黑体" w:hAnsi="黑体"/>
          <w:sz w:val="21"/>
          <w:szCs w:val="21"/>
        </w:rPr>
        <w:fldChar w:fldCharType="end"/>
      </w:r>
    </w:p>
    <w:p w14:paraId="0B1DB812" w14:textId="71BA584B" w:rsidR="00F1420A" w:rsidRDefault="00F1420A" w:rsidP="00EC118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其核心代码如下：</w:t>
      </w:r>
    </w:p>
    <w:p w14:paraId="14DA3AC5" w14:textId="28A2222E" w:rsidR="00F1420A" w:rsidRDefault="006E4047" w:rsidP="00EC118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B65DFD">
        <w:rPr>
          <w:rFonts w:ascii="宋体" w:eastAsia="宋体" w:hAnsi="宋体" w:hint="eastAsia"/>
          <w:sz w:val="24"/>
          <w:szCs w:val="24"/>
        </w:rPr>
        <w:t>前</w:t>
      </w:r>
      <w:r>
        <w:rPr>
          <w:rFonts w:ascii="宋体" w:eastAsia="宋体" w:hAnsi="宋体" w:hint="eastAsia"/>
          <w:sz w:val="24"/>
          <w:szCs w:val="24"/>
        </w:rPr>
        <w:t>代码略=</w:t>
      </w:r>
      <w:r>
        <w:rPr>
          <w:rFonts w:ascii="宋体" w:eastAsia="宋体" w:hAnsi="宋体"/>
          <w:sz w:val="24"/>
          <w:szCs w:val="24"/>
        </w:rPr>
        <w:t>=====================</w:t>
      </w:r>
    </w:p>
    <w:p w14:paraId="06C6A537"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exportType</w:t>
      </w:r>
      <w:r>
        <w:rPr>
          <w:rFonts w:ascii="Consolas" w:hAnsi="Consolas" w:cs="Consolas"/>
          <w:color w:val="000000"/>
          <w:kern w:val="0"/>
          <w:sz w:val="24"/>
          <w:szCs w:val="24"/>
        </w:rPr>
        <w:t xml:space="preserve"> = TBHeaderEnum.</w:t>
      </w:r>
      <w:r>
        <w:rPr>
          <w:rFonts w:ascii="Consolas" w:hAnsi="Consolas" w:cs="Consolas"/>
          <w:b/>
          <w:bCs/>
          <w:i/>
          <w:iCs/>
          <w:color w:val="0000C0"/>
          <w:kern w:val="0"/>
          <w:sz w:val="24"/>
          <w:szCs w:val="24"/>
        </w:rPr>
        <w:t>STUDENTINFO</w:t>
      </w:r>
      <w:r>
        <w:rPr>
          <w:rFonts w:ascii="Consolas" w:hAnsi="Consolas" w:cs="Consolas"/>
          <w:color w:val="000000"/>
          <w:kern w:val="0"/>
          <w:sz w:val="24"/>
          <w:szCs w:val="24"/>
        </w:rPr>
        <w:t>.getName();</w:t>
      </w:r>
    </w:p>
    <w:p w14:paraId="0DBCF0D9"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根据条件获取新生列表</w:t>
      </w:r>
    </w:p>
    <w:p w14:paraId="24705B59"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List&lt;List&lt;String&gt;&gt; </w:t>
      </w:r>
      <w:r>
        <w:rPr>
          <w:rFonts w:ascii="Consolas" w:hAnsi="Consolas" w:cs="Consolas"/>
          <w:color w:val="6A3E3E"/>
          <w:kern w:val="0"/>
          <w:sz w:val="24"/>
          <w:szCs w:val="24"/>
        </w:rPr>
        <w:t>table</w:t>
      </w:r>
      <w:r>
        <w:rPr>
          <w:rFonts w:ascii="Consolas" w:hAnsi="Consolas" w:cs="Consolas"/>
          <w:color w:val="000000"/>
          <w:kern w:val="0"/>
          <w:sz w:val="24"/>
          <w:szCs w:val="24"/>
        </w:rPr>
        <w:t xml:space="preserve"> = </w:t>
      </w:r>
      <w:r>
        <w:rPr>
          <w:rFonts w:ascii="Consolas" w:hAnsi="Consolas" w:cs="Consolas"/>
          <w:color w:val="0000C0"/>
          <w:kern w:val="0"/>
          <w:sz w:val="24"/>
          <w:szCs w:val="24"/>
        </w:rPr>
        <w:t>studentInfoService</w:t>
      </w:r>
      <w:r>
        <w:rPr>
          <w:rFonts w:ascii="Consolas" w:hAnsi="Consolas" w:cs="Consolas"/>
          <w:color w:val="000000"/>
          <w:kern w:val="0"/>
          <w:sz w:val="24"/>
          <w:szCs w:val="24"/>
        </w:rPr>
        <w:t>.exportRecruitInfo(</w:t>
      </w:r>
      <w:r>
        <w:rPr>
          <w:rFonts w:ascii="Consolas" w:hAnsi="Consolas" w:cs="Consolas"/>
          <w:color w:val="6A3E3E"/>
          <w:kern w:val="0"/>
          <w:sz w:val="24"/>
          <w:szCs w:val="24"/>
        </w:rPr>
        <w:t>sCandidateNum</w:t>
      </w:r>
      <w:r>
        <w:rPr>
          <w:rFonts w:ascii="Consolas" w:hAnsi="Consolas" w:cs="Consolas"/>
          <w:color w:val="000000"/>
          <w:kern w:val="0"/>
          <w:sz w:val="24"/>
          <w:szCs w:val="24"/>
        </w:rPr>
        <w:t xml:space="preserve">, </w:t>
      </w:r>
      <w:r>
        <w:rPr>
          <w:rFonts w:ascii="Consolas" w:hAnsi="Consolas" w:cs="Consolas"/>
          <w:color w:val="6A3E3E"/>
          <w:kern w:val="0"/>
          <w:sz w:val="24"/>
          <w:szCs w:val="24"/>
        </w:rPr>
        <w:t>sStudentName</w:t>
      </w:r>
      <w:r>
        <w:rPr>
          <w:rFonts w:ascii="Consolas" w:hAnsi="Consolas" w:cs="Consolas"/>
          <w:color w:val="000000"/>
          <w:kern w:val="0"/>
          <w:sz w:val="24"/>
          <w:szCs w:val="24"/>
        </w:rPr>
        <w:t xml:space="preserve">, </w:t>
      </w:r>
      <w:r>
        <w:rPr>
          <w:rFonts w:ascii="Consolas" w:hAnsi="Consolas" w:cs="Consolas"/>
          <w:color w:val="6A3E3E"/>
          <w:kern w:val="0"/>
          <w:sz w:val="24"/>
          <w:szCs w:val="24"/>
        </w:rPr>
        <w:t>sNativePlace</w:t>
      </w:r>
      <w:r>
        <w:rPr>
          <w:rFonts w:ascii="Consolas" w:hAnsi="Consolas" w:cs="Consolas"/>
          <w:color w:val="000000"/>
          <w:kern w:val="0"/>
          <w:sz w:val="24"/>
          <w:szCs w:val="24"/>
        </w:rPr>
        <w:t>,</w:t>
      </w:r>
    </w:p>
    <w:p w14:paraId="056D26C0"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sEnrolMajor</w:t>
      </w:r>
      <w:r>
        <w:rPr>
          <w:rFonts w:ascii="Consolas" w:hAnsi="Consolas" w:cs="Consolas"/>
          <w:color w:val="000000"/>
          <w:kern w:val="0"/>
          <w:sz w:val="24"/>
          <w:szCs w:val="24"/>
        </w:rPr>
        <w:t xml:space="preserve">, </w:t>
      </w:r>
      <w:r>
        <w:rPr>
          <w:rFonts w:ascii="Consolas" w:hAnsi="Consolas" w:cs="Consolas"/>
          <w:color w:val="6A3E3E"/>
          <w:kern w:val="0"/>
          <w:sz w:val="24"/>
          <w:szCs w:val="24"/>
        </w:rPr>
        <w:t>sDataFlag</w:t>
      </w:r>
      <w:r>
        <w:rPr>
          <w:rFonts w:ascii="Consolas" w:hAnsi="Consolas" w:cs="Consolas"/>
          <w:color w:val="000000"/>
          <w:kern w:val="0"/>
          <w:sz w:val="24"/>
          <w:szCs w:val="24"/>
        </w:rPr>
        <w:t xml:space="preserve">, </w:t>
      </w:r>
      <w:r>
        <w:rPr>
          <w:rFonts w:ascii="Consolas" w:hAnsi="Consolas" w:cs="Consolas"/>
          <w:color w:val="6A3E3E"/>
          <w:kern w:val="0"/>
          <w:sz w:val="24"/>
          <w:szCs w:val="24"/>
        </w:rPr>
        <w:t>nStudentIdList</w:t>
      </w:r>
      <w:r>
        <w:rPr>
          <w:rFonts w:ascii="Consolas" w:hAnsi="Consolas" w:cs="Consolas"/>
          <w:color w:val="000000"/>
          <w:kern w:val="0"/>
          <w:sz w:val="24"/>
          <w:szCs w:val="24"/>
        </w:rPr>
        <w:t xml:space="preserve">, </w:t>
      </w:r>
      <w:r>
        <w:rPr>
          <w:rFonts w:ascii="Consolas" w:hAnsi="Consolas" w:cs="Consolas"/>
          <w:color w:val="6A3E3E"/>
          <w:kern w:val="0"/>
          <w:sz w:val="24"/>
          <w:szCs w:val="24"/>
        </w:rPr>
        <w:t>exportType</w:t>
      </w:r>
      <w:r>
        <w:rPr>
          <w:rFonts w:ascii="Consolas" w:hAnsi="Consolas" w:cs="Consolas"/>
          <w:color w:val="000000"/>
          <w:kern w:val="0"/>
          <w:sz w:val="24"/>
          <w:szCs w:val="24"/>
        </w:rPr>
        <w:t>);</w:t>
      </w:r>
    </w:p>
    <w:p w14:paraId="477436D1" w14:textId="77777777" w:rsidR="00F32D1F" w:rsidRDefault="00F32D1F" w:rsidP="00F32D1F">
      <w:pPr>
        <w:widowControl w:val="0"/>
        <w:autoSpaceDE w:val="0"/>
        <w:autoSpaceDN w:val="0"/>
        <w:adjustRightInd w:val="0"/>
        <w:rPr>
          <w:rFonts w:ascii="Consolas" w:hAnsi="Consolas" w:cs="Consolas"/>
          <w:kern w:val="0"/>
          <w:sz w:val="24"/>
          <w:szCs w:val="24"/>
        </w:rPr>
      </w:pPr>
    </w:p>
    <w:p w14:paraId="5067CA10"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sCandidateNum</w:t>
      </w:r>
      <w:r>
        <w:rPr>
          <w:rFonts w:ascii="Consolas" w:hAnsi="Consolas" w:cs="Consolas"/>
          <w:color w:val="000000"/>
          <w:kern w:val="0"/>
          <w:sz w:val="24"/>
          <w:szCs w:val="24"/>
        </w:rPr>
        <w:t xml:space="preserve"> = StringUtils.</w:t>
      </w:r>
      <w:r>
        <w:rPr>
          <w:rFonts w:ascii="Consolas" w:hAnsi="Consolas" w:cs="Consolas"/>
          <w:i/>
          <w:iCs/>
          <w:color w:val="000000"/>
          <w:kern w:val="0"/>
          <w:sz w:val="24"/>
          <w:szCs w:val="24"/>
        </w:rPr>
        <w:t>hasText</w:t>
      </w:r>
      <w:r>
        <w:rPr>
          <w:rFonts w:ascii="Consolas" w:hAnsi="Consolas" w:cs="Consolas"/>
          <w:color w:val="000000"/>
          <w:kern w:val="0"/>
          <w:sz w:val="24"/>
          <w:szCs w:val="24"/>
        </w:rPr>
        <w:t>(</w:t>
      </w:r>
      <w:r>
        <w:rPr>
          <w:rFonts w:ascii="Consolas" w:hAnsi="Consolas" w:cs="Consolas"/>
          <w:color w:val="6A3E3E"/>
          <w:kern w:val="0"/>
          <w:sz w:val="24"/>
          <w:szCs w:val="24"/>
        </w:rPr>
        <w:t>sCandidateNum</w:t>
      </w:r>
      <w:r>
        <w:rPr>
          <w:rFonts w:ascii="Consolas" w:hAnsi="Consolas" w:cs="Consolas"/>
          <w:color w:val="000000"/>
          <w:kern w:val="0"/>
          <w:sz w:val="24"/>
          <w:szCs w:val="24"/>
        </w:rPr>
        <w:t xml:space="preserve">) ? </w:t>
      </w:r>
      <w:r>
        <w:rPr>
          <w:rFonts w:ascii="Consolas" w:hAnsi="Consolas" w:cs="Consolas"/>
          <w:color w:val="6A3E3E"/>
          <w:kern w:val="0"/>
          <w:sz w:val="24"/>
          <w:szCs w:val="24"/>
        </w:rPr>
        <w:t>sCandidateNum</w:t>
      </w:r>
      <w:r>
        <w:rPr>
          <w:rFonts w:ascii="Consolas" w:hAnsi="Consolas" w:cs="Consolas"/>
          <w:color w:val="000000"/>
          <w:kern w:val="0"/>
          <w:sz w:val="24"/>
          <w:szCs w:val="24"/>
        </w:rPr>
        <w:t xml:space="preserve">.trim() : </w:t>
      </w:r>
      <w:r>
        <w:rPr>
          <w:rFonts w:ascii="Consolas" w:hAnsi="Consolas" w:cs="Consolas"/>
          <w:color w:val="2A00FF"/>
          <w:kern w:val="0"/>
          <w:sz w:val="24"/>
          <w:szCs w:val="24"/>
        </w:rPr>
        <w:t>""</w:t>
      </w:r>
      <w:r>
        <w:rPr>
          <w:rFonts w:ascii="Consolas" w:hAnsi="Consolas" w:cs="Consolas"/>
          <w:color w:val="000000"/>
          <w:kern w:val="0"/>
          <w:sz w:val="24"/>
          <w:szCs w:val="24"/>
        </w:rPr>
        <w:t>;</w:t>
      </w:r>
    </w:p>
    <w:p w14:paraId="38BFB55C"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sStudentName</w:t>
      </w:r>
      <w:r>
        <w:rPr>
          <w:rFonts w:ascii="Consolas" w:hAnsi="Consolas" w:cs="Consolas"/>
          <w:color w:val="000000"/>
          <w:kern w:val="0"/>
          <w:sz w:val="24"/>
          <w:szCs w:val="24"/>
        </w:rPr>
        <w:t xml:space="preserve"> = StringUtils.</w:t>
      </w:r>
      <w:r>
        <w:rPr>
          <w:rFonts w:ascii="Consolas" w:hAnsi="Consolas" w:cs="Consolas"/>
          <w:i/>
          <w:iCs/>
          <w:color w:val="000000"/>
          <w:kern w:val="0"/>
          <w:sz w:val="24"/>
          <w:szCs w:val="24"/>
        </w:rPr>
        <w:t>hasText</w:t>
      </w:r>
      <w:r>
        <w:rPr>
          <w:rFonts w:ascii="Consolas" w:hAnsi="Consolas" w:cs="Consolas"/>
          <w:color w:val="000000"/>
          <w:kern w:val="0"/>
          <w:sz w:val="24"/>
          <w:szCs w:val="24"/>
        </w:rPr>
        <w:t>(</w:t>
      </w:r>
      <w:r>
        <w:rPr>
          <w:rFonts w:ascii="Consolas" w:hAnsi="Consolas" w:cs="Consolas"/>
          <w:color w:val="6A3E3E"/>
          <w:kern w:val="0"/>
          <w:sz w:val="24"/>
          <w:szCs w:val="24"/>
        </w:rPr>
        <w:t>sStudentName</w:t>
      </w:r>
      <w:r>
        <w:rPr>
          <w:rFonts w:ascii="Consolas" w:hAnsi="Consolas" w:cs="Consolas"/>
          <w:color w:val="000000"/>
          <w:kern w:val="0"/>
          <w:sz w:val="24"/>
          <w:szCs w:val="24"/>
        </w:rPr>
        <w:t xml:space="preserve">) ? </w:t>
      </w:r>
      <w:r>
        <w:rPr>
          <w:rFonts w:ascii="Consolas" w:hAnsi="Consolas" w:cs="Consolas"/>
          <w:color w:val="6A3E3E"/>
          <w:kern w:val="0"/>
          <w:sz w:val="24"/>
          <w:szCs w:val="24"/>
        </w:rPr>
        <w:t>sStudentName</w:t>
      </w:r>
      <w:r>
        <w:rPr>
          <w:rFonts w:ascii="Consolas" w:hAnsi="Consolas" w:cs="Consolas"/>
          <w:color w:val="000000"/>
          <w:kern w:val="0"/>
          <w:sz w:val="24"/>
          <w:szCs w:val="24"/>
        </w:rPr>
        <w:t xml:space="preserve">.trim() : </w:t>
      </w:r>
      <w:r>
        <w:rPr>
          <w:rFonts w:ascii="Consolas" w:hAnsi="Consolas" w:cs="Consolas"/>
          <w:color w:val="2A00FF"/>
          <w:kern w:val="0"/>
          <w:sz w:val="24"/>
          <w:szCs w:val="24"/>
        </w:rPr>
        <w:t>""</w:t>
      </w:r>
      <w:r>
        <w:rPr>
          <w:rFonts w:ascii="Consolas" w:hAnsi="Consolas" w:cs="Consolas"/>
          <w:color w:val="000000"/>
          <w:kern w:val="0"/>
          <w:sz w:val="24"/>
          <w:szCs w:val="24"/>
        </w:rPr>
        <w:t>;</w:t>
      </w:r>
    </w:p>
    <w:p w14:paraId="2D9D5354"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fileName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考生信息列表</w:t>
      </w:r>
      <w:r>
        <w:rPr>
          <w:rFonts w:ascii="Consolas" w:hAnsi="Consolas" w:cs="Consolas"/>
          <w:color w:val="2A00FF"/>
          <w:kern w:val="0"/>
          <w:sz w:val="24"/>
          <w:szCs w:val="24"/>
        </w:rPr>
        <w:t>-"</w:t>
      </w:r>
      <w:r>
        <w:rPr>
          <w:rFonts w:ascii="Consolas" w:hAnsi="Consolas" w:cs="Consolas"/>
          <w:color w:val="000000"/>
          <w:kern w:val="0"/>
          <w:sz w:val="24"/>
          <w:szCs w:val="24"/>
        </w:rPr>
        <w:t>;</w:t>
      </w:r>
    </w:p>
    <w:p w14:paraId="07928D3E"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设置列宽度</w:t>
      </w:r>
    </w:p>
    <w:p w14:paraId="1C414131"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sheetWidth</w:t>
      </w:r>
      <w:r>
        <w:rPr>
          <w:rFonts w:ascii="Consolas" w:hAnsi="Consolas" w:cs="Consolas"/>
          <w:color w:val="000000"/>
          <w:kern w:val="0"/>
          <w:sz w:val="24"/>
          <w:szCs w:val="24"/>
        </w:rPr>
        <w:t xml:space="preserve"> = { 5000, 5000, 5000, 5000, 5000, 5000, 4000 };</w:t>
      </w:r>
    </w:p>
    <w:p w14:paraId="0E6EBB16"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ExportUtil.</w:t>
      </w:r>
      <w:r>
        <w:rPr>
          <w:rFonts w:ascii="Consolas" w:hAnsi="Consolas" w:cs="Consolas"/>
          <w:i/>
          <w:iCs/>
          <w:color w:val="000000"/>
          <w:kern w:val="0"/>
          <w:sz w:val="24"/>
          <w:szCs w:val="24"/>
        </w:rPr>
        <w:t>export</w:t>
      </w:r>
      <w:r>
        <w:rPr>
          <w:rFonts w:ascii="Consolas" w:hAnsi="Consolas" w:cs="Consolas"/>
          <w:color w:val="000000"/>
          <w:kern w:val="0"/>
          <w:sz w:val="24"/>
          <w:szCs w:val="24"/>
        </w:rPr>
        <w:t>(</w:t>
      </w:r>
      <w:r>
        <w:rPr>
          <w:rFonts w:ascii="Consolas" w:hAnsi="Consolas" w:cs="Consolas"/>
          <w:color w:val="6A3E3E"/>
          <w:kern w:val="0"/>
          <w:sz w:val="24"/>
          <w:szCs w:val="24"/>
        </w:rPr>
        <w:t>table</w:t>
      </w:r>
      <w:r>
        <w:rPr>
          <w:rFonts w:ascii="Consolas" w:hAnsi="Consolas" w:cs="Consolas"/>
          <w:color w:val="000000"/>
          <w:kern w:val="0"/>
          <w:sz w:val="24"/>
          <w:szCs w:val="24"/>
        </w:rPr>
        <w:t xml:space="preserve">, </w:t>
      </w:r>
      <w:r>
        <w:rPr>
          <w:rFonts w:ascii="Consolas" w:hAnsi="Consolas" w:cs="Consolas"/>
          <w:color w:val="6A3E3E"/>
          <w:kern w:val="0"/>
          <w:sz w:val="24"/>
          <w:szCs w:val="24"/>
        </w:rPr>
        <w:t>fileName</w:t>
      </w:r>
      <w:r>
        <w:rPr>
          <w:rFonts w:ascii="Consolas" w:hAnsi="Consolas" w:cs="Consolas"/>
          <w:color w:val="000000"/>
          <w:kern w:val="0"/>
          <w:sz w:val="24"/>
          <w:szCs w:val="24"/>
        </w:rPr>
        <w:t xml:space="preserve">, </w:t>
      </w:r>
      <w:r>
        <w:rPr>
          <w:rFonts w:ascii="Consolas" w:hAnsi="Consolas" w:cs="Consolas"/>
          <w:color w:val="6A3E3E"/>
          <w:kern w:val="0"/>
          <w:sz w:val="24"/>
          <w:szCs w:val="24"/>
        </w:rPr>
        <w:t>response</w:t>
      </w:r>
      <w:r>
        <w:rPr>
          <w:rFonts w:ascii="Consolas" w:hAnsi="Consolas" w:cs="Consolas"/>
          <w:color w:val="000000"/>
          <w:kern w:val="0"/>
          <w:sz w:val="24"/>
          <w:szCs w:val="24"/>
        </w:rPr>
        <w:t xml:space="preserve">, </w:t>
      </w:r>
      <w:r>
        <w:rPr>
          <w:rFonts w:ascii="Consolas" w:hAnsi="Consolas" w:cs="Consolas"/>
          <w:color w:val="6A3E3E"/>
          <w:kern w:val="0"/>
          <w:sz w:val="24"/>
          <w:szCs w:val="24"/>
        </w:rPr>
        <w:t>sheetWidth</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根据查询得到的列表生成</w:t>
      </w:r>
      <w:r>
        <w:rPr>
          <w:rFonts w:ascii="Consolas" w:hAnsi="Consolas" w:cs="Consolas"/>
          <w:color w:val="3F7F5F"/>
          <w:kern w:val="0"/>
          <w:sz w:val="24"/>
          <w:szCs w:val="24"/>
        </w:rPr>
        <w:t>excel</w:t>
      </w:r>
    </w:p>
    <w:p w14:paraId="490BFD01" w14:textId="77777777" w:rsidR="00F32D1F" w:rsidRDefault="00F32D1F" w:rsidP="00F32D1F">
      <w:pPr>
        <w:widowControl w:val="0"/>
        <w:autoSpaceDE w:val="0"/>
        <w:autoSpaceDN w:val="0"/>
        <w:adjustRightInd w:val="0"/>
        <w:rPr>
          <w:rFonts w:ascii="Consolas" w:hAnsi="Consolas" w:cs="Consolas"/>
          <w:kern w:val="0"/>
          <w:sz w:val="24"/>
          <w:szCs w:val="24"/>
        </w:rPr>
      </w:pPr>
    </w:p>
    <w:p w14:paraId="6BF5EA2D" w14:textId="77777777" w:rsidR="00F32D1F" w:rsidRDefault="00F32D1F" w:rsidP="00F32D1F">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logger</w:t>
      </w:r>
      <w:r>
        <w:rPr>
          <w:rFonts w:ascii="Consolas" w:hAnsi="Consolas" w:cs="Consolas"/>
          <w:color w:val="000000"/>
          <w:kern w:val="0"/>
          <w:sz w:val="24"/>
          <w:szCs w:val="24"/>
        </w:rPr>
        <w:t>.info(</w:t>
      </w:r>
      <w:r>
        <w:rPr>
          <w:rFonts w:ascii="Consolas" w:hAnsi="Consolas" w:cs="Consolas"/>
          <w:color w:val="2A00FF"/>
          <w:kern w:val="0"/>
          <w:sz w:val="24"/>
          <w:szCs w:val="24"/>
        </w:rPr>
        <w:t>"</w:t>
      </w:r>
      <w:r>
        <w:rPr>
          <w:rFonts w:ascii="Consolas" w:hAnsi="Consolas" w:cs="Consolas"/>
          <w:color w:val="2A00FF"/>
          <w:kern w:val="0"/>
          <w:sz w:val="24"/>
          <w:szCs w:val="24"/>
        </w:rPr>
        <w:t>导出完成！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6A3E3E"/>
          <w:kern w:val="0"/>
          <w:sz w:val="24"/>
          <w:szCs w:val="24"/>
        </w:rPr>
        <w:t>sCandidateNum</w:t>
      </w:r>
      <w:r>
        <w:rPr>
          <w:rFonts w:ascii="Consolas" w:hAnsi="Consolas" w:cs="Consolas"/>
          <w:color w:val="000000"/>
          <w:kern w:val="0"/>
          <w:sz w:val="24"/>
          <w:szCs w:val="24"/>
        </w:rPr>
        <w:t xml:space="preserve">, </w:t>
      </w:r>
      <w:r>
        <w:rPr>
          <w:rFonts w:ascii="Consolas" w:hAnsi="Consolas" w:cs="Consolas"/>
          <w:color w:val="6A3E3E"/>
          <w:kern w:val="0"/>
          <w:sz w:val="24"/>
          <w:szCs w:val="24"/>
        </w:rPr>
        <w:t>sStudentName</w:t>
      </w:r>
      <w:r>
        <w:rPr>
          <w:rFonts w:ascii="Consolas" w:hAnsi="Consolas" w:cs="Consolas"/>
          <w:color w:val="000000"/>
          <w:kern w:val="0"/>
          <w:sz w:val="24"/>
          <w:szCs w:val="24"/>
        </w:rPr>
        <w:t xml:space="preserve">, </w:t>
      </w:r>
      <w:r>
        <w:rPr>
          <w:rFonts w:ascii="Consolas" w:hAnsi="Consolas" w:cs="Consolas"/>
          <w:color w:val="6A3E3E"/>
          <w:kern w:val="0"/>
          <w:sz w:val="24"/>
          <w:szCs w:val="24"/>
        </w:rPr>
        <w:t>sNativePlace</w:t>
      </w:r>
      <w:r>
        <w:rPr>
          <w:rFonts w:ascii="Consolas" w:hAnsi="Consolas" w:cs="Consolas"/>
          <w:color w:val="000000"/>
          <w:kern w:val="0"/>
          <w:sz w:val="24"/>
          <w:szCs w:val="24"/>
        </w:rPr>
        <w:t xml:space="preserve">, </w:t>
      </w:r>
      <w:r>
        <w:rPr>
          <w:rFonts w:ascii="Consolas" w:hAnsi="Consolas" w:cs="Consolas"/>
          <w:color w:val="6A3E3E"/>
          <w:kern w:val="0"/>
          <w:sz w:val="24"/>
          <w:szCs w:val="24"/>
        </w:rPr>
        <w:t>sEnrolMajor</w:t>
      </w:r>
      <w:r>
        <w:rPr>
          <w:rFonts w:ascii="Consolas" w:hAnsi="Consolas" w:cs="Consolas"/>
          <w:color w:val="000000"/>
          <w:kern w:val="0"/>
          <w:sz w:val="24"/>
          <w:szCs w:val="24"/>
        </w:rPr>
        <w:t xml:space="preserve">, </w:t>
      </w:r>
      <w:r>
        <w:rPr>
          <w:rFonts w:ascii="Consolas" w:hAnsi="Consolas" w:cs="Consolas"/>
          <w:color w:val="6A3E3E"/>
          <w:kern w:val="0"/>
          <w:sz w:val="24"/>
          <w:szCs w:val="24"/>
        </w:rPr>
        <w:t>sDataFlag</w:t>
      </w:r>
      <w:r>
        <w:rPr>
          <w:rFonts w:ascii="Consolas" w:hAnsi="Consolas" w:cs="Consolas"/>
          <w:color w:val="000000"/>
          <w:kern w:val="0"/>
          <w:sz w:val="24"/>
          <w:szCs w:val="24"/>
        </w:rPr>
        <w:t>,</w:t>
      </w:r>
    </w:p>
    <w:p w14:paraId="6F060764" w14:textId="54259FE1" w:rsidR="00F32D1F" w:rsidRDefault="00F32D1F" w:rsidP="00F32D1F">
      <w:pPr>
        <w:widowControl w:val="0"/>
        <w:spacing w:line="360" w:lineRule="auto"/>
        <w:ind w:firstLine="420"/>
        <w:jc w:val="both"/>
        <w:rPr>
          <w:rFonts w:ascii="宋体" w:eastAsia="宋体" w:hAnsi="宋体"/>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nStudentIdList</w:t>
      </w:r>
      <w:r>
        <w:rPr>
          <w:rFonts w:ascii="Consolas" w:hAnsi="Consolas" w:cs="Consolas"/>
          <w:color w:val="000000"/>
          <w:kern w:val="0"/>
          <w:sz w:val="24"/>
          <w:szCs w:val="24"/>
        </w:rPr>
        <w:t>);</w:t>
      </w:r>
    </w:p>
    <w:p w14:paraId="7B091E42" w14:textId="72DC01B9" w:rsidR="006E4047" w:rsidRPr="0006607F" w:rsidRDefault="006E4047" w:rsidP="008D1E2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B65DFD">
        <w:rPr>
          <w:rFonts w:ascii="宋体" w:eastAsia="宋体" w:hAnsi="宋体" w:hint="eastAsia"/>
          <w:sz w:val="24"/>
          <w:szCs w:val="24"/>
        </w:rPr>
        <w:t>后</w:t>
      </w:r>
      <w:r>
        <w:rPr>
          <w:rFonts w:ascii="宋体" w:eastAsia="宋体" w:hAnsi="宋体" w:hint="eastAsia"/>
          <w:sz w:val="24"/>
          <w:szCs w:val="24"/>
        </w:rPr>
        <w:t>代码略=</w:t>
      </w:r>
      <w:r>
        <w:rPr>
          <w:rFonts w:ascii="宋体" w:eastAsia="宋体" w:hAnsi="宋体"/>
          <w:sz w:val="24"/>
          <w:szCs w:val="24"/>
        </w:rPr>
        <w:t>=====================</w:t>
      </w:r>
      <w:r w:rsidR="00CE7423">
        <w:rPr>
          <w:rFonts w:ascii="宋体" w:eastAsia="宋体" w:hAnsi="宋体"/>
          <w:sz w:val="24"/>
          <w:szCs w:val="24"/>
        </w:rPr>
        <w:t>====</w:t>
      </w:r>
    </w:p>
    <w:p w14:paraId="1E20D870" w14:textId="157AB582" w:rsidR="008E002C" w:rsidRDefault="008E002C" w:rsidP="00D847EC">
      <w:pPr>
        <w:pStyle w:val="2"/>
        <w:numPr>
          <w:ilvl w:val="1"/>
          <w:numId w:val="9"/>
        </w:numPr>
      </w:pPr>
      <w:bookmarkStart w:id="204" w:name="_Toc510169441"/>
      <w:r>
        <w:rPr>
          <w:rFonts w:hint="eastAsia"/>
        </w:rPr>
        <w:t>招生计划管理模块实现</w:t>
      </w:r>
      <w:bookmarkEnd w:id="204"/>
    </w:p>
    <w:p w14:paraId="4150971D" w14:textId="544811F2" w:rsidR="00FF4E89" w:rsidRDefault="00FF4E89" w:rsidP="00DB549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招生计划管理模块主要让院招生办工作人员决策招生计划，其运行及效果如图：</w:t>
      </w:r>
    </w:p>
    <w:p w14:paraId="6E9E6062" w14:textId="77777777" w:rsidR="00C471E0" w:rsidRDefault="00C35973" w:rsidP="00C471E0">
      <w:pPr>
        <w:keepNext/>
        <w:widowControl w:val="0"/>
        <w:spacing w:line="360" w:lineRule="auto"/>
        <w:ind w:firstLine="420"/>
        <w:jc w:val="both"/>
      </w:pPr>
      <w:r>
        <w:rPr>
          <w:noProof/>
        </w:rPr>
        <w:drawing>
          <wp:inline distT="0" distB="0" distL="0" distR="0" wp14:anchorId="4A5654A9" wp14:editId="6F26FC51">
            <wp:extent cx="5544185" cy="2828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4185" cy="2828925"/>
                    </a:xfrm>
                    <a:prstGeom prst="rect">
                      <a:avLst/>
                    </a:prstGeom>
                  </pic:spPr>
                </pic:pic>
              </a:graphicData>
            </a:graphic>
          </wp:inline>
        </w:drawing>
      </w:r>
    </w:p>
    <w:p w14:paraId="6BE5559E" w14:textId="549E8434" w:rsidR="00C35973" w:rsidRPr="00C471E0" w:rsidRDefault="00C471E0" w:rsidP="00C471E0">
      <w:pPr>
        <w:pStyle w:val="af4"/>
        <w:jc w:val="center"/>
        <w:rPr>
          <w:rFonts w:ascii="黑体" w:hAnsi="黑体"/>
          <w:sz w:val="21"/>
          <w:szCs w:val="21"/>
        </w:rPr>
      </w:pPr>
      <w:r w:rsidRPr="00C471E0">
        <w:rPr>
          <w:rFonts w:ascii="黑体" w:hAnsi="黑体"/>
          <w:sz w:val="21"/>
          <w:szCs w:val="21"/>
        </w:rPr>
        <w:t xml:space="preserve">招生计划管理查询界面 </w:t>
      </w:r>
      <w:r w:rsidR="00473A0E">
        <w:rPr>
          <w:rFonts w:ascii="黑体" w:hAnsi="黑体"/>
          <w:sz w:val="21"/>
          <w:szCs w:val="21"/>
        </w:rPr>
        <w:t>5-</w:t>
      </w:r>
      <w:r w:rsidRPr="00C471E0">
        <w:rPr>
          <w:rFonts w:ascii="黑体" w:hAnsi="黑体"/>
          <w:sz w:val="21"/>
          <w:szCs w:val="21"/>
        </w:rPr>
        <w:fldChar w:fldCharType="begin"/>
      </w:r>
      <w:r w:rsidRPr="00C471E0">
        <w:rPr>
          <w:rFonts w:ascii="黑体" w:hAnsi="黑体"/>
          <w:sz w:val="21"/>
          <w:szCs w:val="21"/>
        </w:rPr>
        <w:instrText xml:space="preserve"> SEQ 招生计划管理查询界面 \* ARABIC </w:instrText>
      </w:r>
      <w:r w:rsidRPr="00C471E0">
        <w:rPr>
          <w:rFonts w:ascii="黑体" w:hAnsi="黑体"/>
          <w:sz w:val="21"/>
          <w:szCs w:val="21"/>
        </w:rPr>
        <w:fldChar w:fldCharType="separate"/>
      </w:r>
      <w:r w:rsidRPr="00C471E0">
        <w:rPr>
          <w:rFonts w:ascii="黑体" w:hAnsi="黑体"/>
          <w:sz w:val="21"/>
          <w:szCs w:val="21"/>
        </w:rPr>
        <w:t>1</w:t>
      </w:r>
      <w:r w:rsidRPr="00C471E0">
        <w:rPr>
          <w:rFonts w:ascii="黑体" w:hAnsi="黑体"/>
          <w:sz w:val="21"/>
          <w:szCs w:val="21"/>
        </w:rPr>
        <w:fldChar w:fldCharType="end"/>
      </w:r>
      <w:r w:rsidR="00473A0E">
        <w:rPr>
          <w:rFonts w:ascii="黑体" w:hAnsi="黑体"/>
          <w:sz w:val="21"/>
          <w:szCs w:val="21"/>
        </w:rPr>
        <w:t>2</w:t>
      </w:r>
    </w:p>
    <w:p w14:paraId="3852A8DC" w14:textId="0FD05759" w:rsidR="007C5534" w:rsidRDefault="007C5534" w:rsidP="00DB549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新增学院专业信息：</w:t>
      </w:r>
    </w:p>
    <w:p w14:paraId="790EC9CE" w14:textId="77777777" w:rsidR="00C2003F" w:rsidRDefault="007C5534" w:rsidP="00C2003F">
      <w:pPr>
        <w:keepNext/>
        <w:widowControl w:val="0"/>
        <w:spacing w:line="360" w:lineRule="auto"/>
        <w:ind w:firstLine="420"/>
        <w:jc w:val="both"/>
      </w:pPr>
      <w:r>
        <w:rPr>
          <w:noProof/>
        </w:rPr>
        <w:lastRenderedPageBreak/>
        <w:drawing>
          <wp:inline distT="0" distB="0" distL="0" distR="0" wp14:anchorId="48518D9F" wp14:editId="0121271E">
            <wp:extent cx="5544185" cy="56534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5653405"/>
                    </a:xfrm>
                    <a:prstGeom prst="rect">
                      <a:avLst/>
                    </a:prstGeom>
                  </pic:spPr>
                </pic:pic>
              </a:graphicData>
            </a:graphic>
          </wp:inline>
        </w:drawing>
      </w:r>
    </w:p>
    <w:p w14:paraId="46B3B957" w14:textId="26F611ED" w:rsidR="007C5534" w:rsidRPr="00C2003F" w:rsidRDefault="00C2003F" w:rsidP="00C2003F">
      <w:pPr>
        <w:pStyle w:val="af4"/>
        <w:jc w:val="center"/>
        <w:rPr>
          <w:rFonts w:ascii="黑体" w:hAnsi="黑体"/>
          <w:sz w:val="21"/>
          <w:szCs w:val="21"/>
        </w:rPr>
      </w:pPr>
      <w:r w:rsidRPr="00C2003F">
        <w:rPr>
          <w:rFonts w:ascii="黑体" w:hAnsi="黑体"/>
          <w:sz w:val="21"/>
          <w:szCs w:val="21"/>
        </w:rPr>
        <w:t xml:space="preserve">新增学院专业信息界面 </w:t>
      </w:r>
      <w:r>
        <w:rPr>
          <w:rFonts w:ascii="黑体" w:hAnsi="黑体"/>
          <w:sz w:val="21"/>
          <w:szCs w:val="21"/>
        </w:rPr>
        <w:t>5-</w:t>
      </w:r>
      <w:r w:rsidRPr="00C2003F">
        <w:rPr>
          <w:rFonts w:ascii="黑体" w:hAnsi="黑体"/>
          <w:sz w:val="21"/>
          <w:szCs w:val="21"/>
        </w:rPr>
        <w:fldChar w:fldCharType="begin"/>
      </w:r>
      <w:r w:rsidRPr="00C2003F">
        <w:rPr>
          <w:rFonts w:ascii="黑体" w:hAnsi="黑体"/>
          <w:sz w:val="21"/>
          <w:szCs w:val="21"/>
        </w:rPr>
        <w:instrText xml:space="preserve"> SEQ 新增学院专业信息界面 \* ARABIC </w:instrText>
      </w:r>
      <w:r w:rsidRPr="00C2003F">
        <w:rPr>
          <w:rFonts w:ascii="黑体" w:hAnsi="黑体"/>
          <w:sz w:val="21"/>
          <w:szCs w:val="21"/>
        </w:rPr>
        <w:fldChar w:fldCharType="separate"/>
      </w:r>
      <w:r w:rsidRPr="00C2003F">
        <w:rPr>
          <w:rFonts w:ascii="黑体" w:hAnsi="黑体"/>
          <w:sz w:val="21"/>
          <w:szCs w:val="21"/>
        </w:rPr>
        <w:t>1</w:t>
      </w:r>
      <w:r w:rsidRPr="00C2003F">
        <w:rPr>
          <w:rFonts w:ascii="黑体" w:hAnsi="黑体"/>
          <w:sz w:val="21"/>
          <w:szCs w:val="21"/>
        </w:rPr>
        <w:fldChar w:fldCharType="end"/>
      </w:r>
      <w:r>
        <w:rPr>
          <w:rFonts w:ascii="黑体" w:hAnsi="黑体"/>
          <w:sz w:val="21"/>
          <w:szCs w:val="21"/>
        </w:rPr>
        <w:t>3</w:t>
      </w:r>
    </w:p>
    <w:p w14:paraId="11C077E0" w14:textId="4937F402" w:rsidR="007C5534" w:rsidRDefault="007C5534" w:rsidP="00DB5497">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修改学院专业信息：</w:t>
      </w:r>
    </w:p>
    <w:p w14:paraId="2DD29D6C" w14:textId="77777777" w:rsidR="00C24D6C" w:rsidRDefault="00C35973" w:rsidP="00C24D6C">
      <w:pPr>
        <w:keepNext/>
        <w:widowControl w:val="0"/>
        <w:spacing w:line="360" w:lineRule="auto"/>
        <w:ind w:firstLine="420"/>
        <w:jc w:val="both"/>
      </w:pPr>
      <w:r>
        <w:rPr>
          <w:noProof/>
        </w:rPr>
        <w:lastRenderedPageBreak/>
        <w:drawing>
          <wp:inline distT="0" distB="0" distL="0" distR="0" wp14:anchorId="6E356578" wp14:editId="7B9FD20B">
            <wp:extent cx="5544185" cy="55619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4185" cy="5561965"/>
                    </a:xfrm>
                    <a:prstGeom prst="rect">
                      <a:avLst/>
                    </a:prstGeom>
                  </pic:spPr>
                </pic:pic>
              </a:graphicData>
            </a:graphic>
          </wp:inline>
        </w:drawing>
      </w:r>
    </w:p>
    <w:p w14:paraId="3B665BC2" w14:textId="35600F95" w:rsidR="00C35973" w:rsidRPr="00C24D6C" w:rsidRDefault="00C24D6C" w:rsidP="00C24D6C">
      <w:pPr>
        <w:pStyle w:val="af4"/>
        <w:jc w:val="center"/>
        <w:rPr>
          <w:rFonts w:ascii="黑体" w:hAnsi="黑体"/>
          <w:sz w:val="21"/>
          <w:szCs w:val="21"/>
        </w:rPr>
      </w:pPr>
      <w:r w:rsidRPr="00C24D6C">
        <w:rPr>
          <w:rFonts w:ascii="黑体" w:hAnsi="黑体"/>
          <w:sz w:val="21"/>
          <w:szCs w:val="21"/>
        </w:rPr>
        <w:t>修改学院专业信息</w:t>
      </w:r>
      <w:r w:rsidR="00102C41">
        <w:rPr>
          <w:rFonts w:ascii="黑体" w:hAnsi="黑体" w:hint="eastAsia"/>
          <w:sz w:val="21"/>
          <w:szCs w:val="21"/>
        </w:rPr>
        <w:t>界面</w:t>
      </w:r>
      <w:r w:rsidRPr="00C24D6C">
        <w:rPr>
          <w:rFonts w:ascii="黑体" w:hAnsi="黑体"/>
          <w:sz w:val="21"/>
          <w:szCs w:val="21"/>
        </w:rPr>
        <w:t xml:space="preserve"> </w:t>
      </w:r>
      <w:r w:rsidR="00102C41">
        <w:rPr>
          <w:rFonts w:ascii="黑体" w:hAnsi="黑体"/>
          <w:sz w:val="21"/>
          <w:szCs w:val="21"/>
        </w:rPr>
        <w:t>5-</w:t>
      </w:r>
      <w:r w:rsidRPr="00C24D6C">
        <w:rPr>
          <w:rFonts w:ascii="黑体" w:hAnsi="黑体"/>
          <w:sz w:val="21"/>
          <w:szCs w:val="21"/>
        </w:rPr>
        <w:fldChar w:fldCharType="begin"/>
      </w:r>
      <w:r w:rsidRPr="00C24D6C">
        <w:rPr>
          <w:rFonts w:ascii="黑体" w:hAnsi="黑体"/>
          <w:sz w:val="21"/>
          <w:szCs w:val="21"/>
        </w:rPr>
        <w:instrText xml:space="preserve"> SEQ 修改学院专业信息 \* ARABIC </w:instrText>
      </w:r>
      <w:r w:rsidRPr="00C24D6C">
        <w:rPr>
          <w:rFonts w:ascii="黑体" w:hAnsi="黑体"/>
          <w:sz w:val="21"/>
          <w:szCs w:val="21"/>
        </w:rPr>
        <w:fldChar w:fldCharType="separate"/>
      </w:r>
      <w:r w:rsidRPr="00C24D6C">
        <w:rPr>
          <w:rFonts w:ascii="黑体" w:hAnsi="黑体"/>
          <w:sz w:val="21"/>
          <w:szCs w:val="21"/>
        </w:rPr>
        <w:t>1</w:t>
      </w:r>
      <w:r w:rsidRPr="00C24D6C">
        <w:rPr>
          <w:rFonts w:ascii="黑体" w:hAnsi="黑体"/>
          <w:sz w:val="21"/>
          <w:szCs w:val="21"/>
        </w:rPr>
        <w:fldChar w:fldCharType="end"/>
      </w:r>
      <w:r w:rsidR="00102C41">
        <w:rPr>
          <w:rFonts w:ascii="黑体" w:hAnsi="黑体"/>
          <w:sz w:val="21"/>
          <w:szCs w:val="21"/>
        </w:rPr>
        <w:t>4</w:t>
      </w:r>
    </w:p>
    <w:p w14:paraId="0C9F9DA6" w14:textId="1081095B" w:rsidR="00DB3602" w:rsidRPr="009E28A4" w:rsidRDefault="00DB3602" w:rsidP="00DB5497">
      <w:pPr>
        <w:widowControl w:val="0"/>
        <w:spacing w:line="360" w:lineRule="auto"/>
        <w:ind w:firstLine="420"/>
        <w:jc w:val="both"/>
        <w:rPr>
          <w:rFonts w:ascii="宋体" w:eastAsia="宋体" w:hAnsi="宋体"/>
          <w:sz w:val="24"/>
          <w:szCs w:val="24"/>
        </w:rPr>
      </w:pPr>
      <w:r w:rsidRPr="009E28A4">
        <w:rPr>
          <w:rFonts w:ascii="宋体" w:eastAsia="宋体" w:hAnsi="宋体"/>
          <w:sz w:val="24"/>
          <w:szCs w:val="24"/>
        </w:rPr>
        <w:t>若招生办工作人员对学院招生计划信息库进行篡改，由于招生计划决策需要管理人员审核，故其信息并未直接修改，而会将其修改内容记录到审核记录表。</w:t>
      </w:r>
    </w:p>
    <w:p w14:paraId="1F91EE95" w14:textId="28577B61" w:rsidR="00B71995" w:rsidRDefault="00DB3602" w:rsidP="009E28A4">
      <w:pPr>
        <w:widowControl w:val="0"/>
        <w:spacing w:line="360" w:lineRule="auto"/>
        <w:jc w:val="both"/>
        <w:rPr>
          <w:rFonts w:ascii="宋体" w:eastAsia="宋体" w:hAnsi="宋体"/>
          <w:sz w:val="24"/>
          <w:szCs w:val="24"/>
        </w:rPr>
      </w:pPr>
      <w:r w:rsidRPr="009E28A4">
        <w:rPr>
          <w:rFonts w:ascii="宋体" w:eastAsia="宋体" w:hAnsi="宋体"/>
          <w:sz w:val="24"/>
          <w:szCs w:val="24"/>
        </w:rPr>
        <w:t>管理员勾选审核记录，点击审核通过，系统将学院招生信息库的内容将起效，审核记录表的审核状态也变为审核通过。否则其修改内容失效，审核记录表的审核状态变为审核不通过；</w:t>
      </w:r>
      <w:r w:rsidR="00CD7D25">
        <w:rPr>
          <w:rFonts w:ascii="宋体" w:eastAsia="宋体" w:hAnsi="宋体" w:hint="eastAsia"/>
          <w:sz w:val="24"/>
          <w:szCs w:val="24"/>
        </w:rPr>
        <w:t>审核是否通过的</w:t>
      </w:r>
      <w:r w:rsidR="00AB7EA3">
        <w:rPr>
          <w:rFonts w:ascii="宋体" w:eastAsia="宋体" w:hAnsi="宋体" w:hint="eastAsia"/>
          <w:sz w:val="24"/>
          <w:szCs w:val="24"/>
        </w:rPr>
        <w:t>实现步骤如下：</w:t>
      </w:r>
    </w:p>
    <w:p w14:paraId="36C2721B" w14:textId="5BAACC04" w:rsidR="00C23A50" w:rsidRPr="00CD7D25" w:rsidRDefault="00387173" w:rsidP="00D847EC">
      <w:pPr>
        <w:pStyle w:val="a7"/>
        <w:widowControl w:val="0"/>
        <w:numPr>
          <w:ilvl w:val="0"/>
          <w:numId w:val="19"/>
        </w:numPr>
        <w:spacing w:line="360" w:lineRule="auto"/>
        <w:ind w:firstLineChars="0"/>
        <w:jc w:val="both"/>
        <w:rPr>
          <w:rFonts w:ascii="宋体" w:eastAsia="宋体" w:hAnsi="宋体"/>
          <w:sz w:val="24"/>
          <w:szCs w:val="24"/>
        </w:rPr>
      </w:pPr>
      <w:r w:rsidRPr="00CD7D25">
        <w:rPr>
          <w:rFonts w:ascii="宋体" w:eastAsia="宋体" w:hAnsi="宋体" w:hint="eastAsia"/>
          <w:sz w:val="24"/>
          <w:szCs w:val="24"/>
        </w:rPr>
        <w:t>Http</w:t>
      </w:r>
      <w:r w:rsidRPr="00CD7D25">
        <w:rPr>
          <w:rFonts w:ascii="宋体" w:eastAsia="宋体" w:hAnsi="宋体"/>
          <w:sz w:val="24"/>
          <w:szCs w:val="24"/>
        </w:rPr>
        <w:t xml:space="preserve"> Post</w:t>
      </w:r>
      <w:r w:rsidRPr="00CD7D25">
        <w:rPr>
          <w:rFonts w:ascii="宋体" w:eastAsia="宋体" w:hAnsi="宋体" w:hint="eastAsia"/>
          <w:sz w:val="24"/>
          <w:szCs w:val="24"/>
        </w:rPr>
        <w:t>请求，把修改后的学院信息传到后台处理</w:t>
      </w:r>
      <w:r w:rsidR="00C23A50" w:rsidRPr="00CD7D25">
        <w:rPr>
          <w:rFonts w:ascii="宋体" w:eastAsia="宋体" w:hAnsi="宋体" w:hint="eastAsia"/>
          <w:sz w:val="24"/>
          <w:szCs w:val="24"/>
        </w:rPr>
        <w:t>；</w:t>
      </w:r>
    </w:p>
    <w:p w14:paraId="63DACB01" w14:textId="78C6E59F" w:rsidR="00CD7D25" w:rsidRPr="00CD7D25" w:rsidRDefault="00CD7D25" w:rsidP="00CD7D25">
      <w:pPr>
        <w:widowControl w:val="0"/>
        <w:spacing w:line="360" w:lineRule="auto"/>
        <w:jc w:val="both"/>
        <w:rPr>
          <w:rFonts w:ascii="宋体" w:eastAsia="宋体" w:hAnsi="宋体"/>
          <w:sz w:val="24"/>
          <w:szCs w:val="24"/>
        </w:rPr>
      </w:pPr>
      <w:r>
        <w:rPr>
          <w:rFonts w:ascii="宋体" w:eastAsia="宋体" w:hAnsi="宋体" w:hint="eastAsia"/>
          <w:sz w:val="24"/>
          <w:szCs w:val="24"/>
        </w:rPr>
        <w:t>（2）</w:t>
      </w:r>
      <w:r w:rsidRPr="00CD7D25">
        <w:rPr>
          <w:rFonts w:ascii="宋体" w:eastAsia="宋体" w:hAnsi="宋体" w:hint="eastAsia"/>
          <w:sz w:val="24"/>
          <w:szCs w:val="24"/>
        </w:rPr>
        <w:t>视图层校验前端传递过来的对象是否满足要求；</w:t>
      </w:r>
    </w:p>
    <w:p w14:paraId="5CA0483A" w14:textId="74FFAAD2" w:rsidR="00C23A50" w:rsidRPr="00EE56DA" w:rsidRDefault="00C23A50" w:rsidP="00C23A50">
      <w:pPr>
        <w:widowControl w:val="0"/>
        <w:spacing w:line="360" w:lineRule="auto"/>
        <w:jc w:val="both"/>
        <w:rPr>
          <w:rFonts w:ascii="宋体" w:eastAsia="宋体" w:hAnsi="宋体"/>
          <w:sz w:val="24"/>
          <w:szCs w:val="24"/>
        </w:rPr>
      </w:pPr>
      <w:r>
        <w:rPr>
          <w:rFonts w:ascii="宋体" w:eastAsia="宋体" w:hAnsi="宋体" w:hint="eastAsia"/>
          <w:sz w:val="24"/>
          <w:szCs w:val="24"/>
        </w:rPr>
        <w:t>（</w:t>
      </w:r>
      <w:r w:rsidR="00CD7D25">
        <w:rPr>
          <w:rFonts w:ascii="宋体" w:eastAsia="宋体" w:hAnsi="宋体"/>
          <w:sz w:val="24"/>
          <w:szCs w:val="24"/>
        </w:rPr>
        <w:t>3</w:t>
      </w:r>
      <w:r>
        <w:rPr>
          <w:rFonts w:ascii="宋体" w:eastAsia="宋体" w:hAnsi="宋体" w:hint="eastAsia"/>
          <w:sz w:val="24"/>
          <w:szCs w:val="24"/>
        </w:rPr>
        <w:t>）后台</w:t>
      </w:r>
      <w:r w:rsidR="00CD7D25">
        <w:rPr>
          <w:rFonts w:ascii="宋体" w:eastAsia="宋体" w:hAnsi="宋体" w:hint="eastAsia"/>
          <w:sz w:val="24"/>
          <w:szCs w:val="24"/>
        </w:rPr>
        <w:t>业务层根据ID获取最新的学院专业信息，得到一个新对象；</w:t>
      </w:r>
    </w:p>
    <w:p w14:paraId="0BFFD1C9" w14:textId="084FE5BD" w:rsidR="00C23A50" w:rsidRPr="00EE56DA" w:rsidRDefault="00C23A50" w:rsidP="00C23A50">
      <w:pPr>
        <w:widowControl w:val="0"/>
        <w:spacing w:line="360" w:lineRule="auto"/>
        <w:jc w:val="both"/>
        <w:rPr>
          <w:rFonts w:ascii="宋体" w:eastAsia="宋体" w:hAnsi="宋体"/>
          <w:sz w:val="24"/>
          <w:szCs w:val="24"/>
        </w:rPr>
      </w:pPr>
      <w:r>
        <w:rPr>
          <w:rFonts w:ascii="宋体" w:eastAsia="宋体" w:hAnsi="宋体" w:hint="eastAsia"/>
          <w:sz w:val="24"/>
          <w:szCs w:val="24"/>
        </w:rPr>
        <w:t>（</w:t>
      </w:r>
      <w:r w:rsidR="00CD7D25">
        <w:rPr>
          <w:rFonts w:ascii="宋体" w:eastAsia="宋体" w:hAnsi="宋体"/>
          <w:sz w:val="24"/>
          <w:szCs w:val="24"/>
        </w:rPr>
        <w:t>4</w:t>
      </w:r>
      <w:r>
        <w:rPr>
          <w:rFonts w:ascii="宋体" w:eastAsia="宋体" w:hAnsi="宋体" w:hint="eastAsia"/>
          <w:sz w:val="24"/>
          <w:szCs w:val="24"/>
        </w:rPr>
        <w:t>）</w:t>
      </w:r>
      <w:r w:rsidR="00CD7D25">
        <w:rPr>
          <w:rFonts w:ascii="宋体" w:eastAsia="宋体" w:hAnsi="宋体" w:hint="eastAsia"/>
          <w:sz w:val="24"/>
          <w:szCs w:val="24"/>
        </w:rPr>
        <w:t>通过对比新对象与前端传递过来的对象，得出差异字段，同时往审核记录信息</w:t>
      </w:r>
      <w:r w:rsidR="00CD7D25">
        <w:rPr>
          <w:rFonts w:ascii="宋体" w:eastAsia="宋体" w:hAnsi="宋体" w:hint="eastAsia"/>
          <w:sz w:val="24"/>
          <w:szCs w:val="24"/>
        </w:rPr>
        <w:lastRenderedPageBreak/>
        <w:t>库录入修改项等信息</w:t>
      </w:r>
      <w:r>
        <w:rPr>
          <w:rFonts w:ascii="宋体" w:eastAsia="宋体" w:hAnsi="宋体" w:hint="eastAsia"/>
          <w:sz w:val="24"/>
          <w:szCs w:val="24"/>
        </w:rPr>
        <w:t>；</w:t>
      </w:r>
    </w:p>
    <w:p w14:paraId="701FB108" w14:textId="69B90FFD" w:rsidR="00C23A50" w:rsidRDefault="00C23A50" w:rsidP="00C23A50">
      <w:pPr>
        <w:widowControl w:val="0"/>
        <w:spacing w:line="360" w:lineRule="auto"/>
        <w:jc w:val="both"/>
        <w:rPr>
          <w:rFonts w:ascii="宋体" w:eastAsia="宋体" w:hAnsi="宋体"/>
          <w:sz w:val="24"/>
          <w:szCs w:val="24"/>
        </w:rPr>
      </w:pPr>
      <w:r>
        <w:rPr>
          <w:rFonts w:ascii="宋体" w:eastAsia="宋体" w:hAnsi="宋体" w:hint="eastAsia"/>
          <w:sz w:val="24"/>
          <w:szCs w:val="24"/>
        </w:rPr>
        <w:t>（</w:t>
      </w:r>
      <w:r w:rsidR="00CD7D25">
        <w:rPr>
          <w:rFonts w:ascii="宋体" w:eastAsia="宋体" w:hAnsi="宋体"/>
          <w:sz w:val="24"/>
          <w:szCs w:val="24"/>
        </w:rPr>
        <w:t>5</w:t>
      </w:r>
      <w:r>
        <w:rPr>
          <w:rFonts w:ascii="宋体" w:eastAsia="宋体" w:hAnsi="宋体" w:hint="eastAsia"/>
          <w:sz w:val="24"/>
          <w:szCs w:val="24"/>
        </w:rPr>
        <w:t>）</w:t>
      </w:r>
      <w:r w:rsidR="00CD7D25">
        <w:rPr>
          <w:rFonts w:ascii="宋体" w:eastAsia="宋体" w:hAnsi="宋体" w:hint="eastAsia"/>
          <w:sz w:val="24"/>
          <w:szCs w:val="24"/>
        </w:rPr>
        <w:t>审核通过，系统则使用修改后的数据，对主数据进行修改</w:t>
      </w:r>
      <w:r>
        <w:rPr>
          <w:rFonts w:ascii="宋体" w:eastAsia="宋体" w:hAnsi="宋体" w:hint="eastAsia"/>
          <w:sz w:val="24"/>
          <w:szCs w:val="24"/>
        </w:rPr>
        <w:t>；</w:t>
      </w:r>
    </w:p>
    <w:p w14:paraId="0AD775C6" w14:textId="28AEA3D6" w:rsidR="00C23A50" w:rsidRDefault="00C23A50" w:rsidP="00C23A50">
      <w:pPr>
        <w:widowControl w:val="0"/>
        <w:spacing w:line="360" w:lineRule="auto"/>
        <w:jc w:val="both"/>
        <w:rPr>
          <w:rFonts w:ascii="宋体" w:eastAsia="宋体" w:hAnsi="宋体"/>
          <w:sz w:val="24"/>
          <w:szCs w:val="24"/>
        </w:rPr>
      </w:pPr>
      <w:r>
        <w:rPr>
          <w:rFonts w:ascii="宋体" w:eastAsia="宋体" w:hAnsi="宋体" w:hint="eastAsia"/>
          <w:sz w:val="24"/>
          <w:szCs w:val="24"/>
        </w:rPr>
        <w:t>（5）</w:t>
      </w:r>
      <w:r w:rsidR="00CD7D25">
        <w:rPr>
          <w:rFonts w:ascii="宋体" w:eastAsia="宋体" w:hAnsi="宋体" w:hint="eastAsia"/>
          <w:sz w:val="24"/>
          <w:szCs w:val="24"/>
        </w:rPr>
        <w:t>审核不通过，系统不修改主数据</w:t>
      </w:r>
      <w:r>
        <w:rPr>
          <w:rFonts w:ascii="宋体" w:eastAsia="宋体" w:hAnsi="宋体" w:hint="eastAsia"/>
          <w:sz w:val="24"/>
          <w:szCs w:val="24"/>
        </w:rPr>
        <w:t>；</w:t>
      </w:r>
    </w:p>
    <w:p w14:paraId="06CDD5C5" w14:textId="0EF44D23" w:rsidR="00C23A50" w:rsidRDefault="00C23A50" w:rsidP="00C23A50">
      <w:pPr>
        <w:widowControl w:val="0"/>
        <w:spacing w:line="360" w:lineRule="auto"/>
        <w:jc w:val="both"/>
        <w:rPr>
          <w:rFonts w:ascii="宋体" w:eastAsia="宋体" w:hAnsi="宋体"/>
          <w:sz w:val="24"/>
          <w:szCs w:val="24"/>
        </w:rPr>
      </w:pPr>
      <w:r>
        <w:rPr>
          <w:rFonts w:ascii="宋体" w:eastAsia="宋体" w:hAnsi="宋体" w:hint="eastAsia"/>
          <w:sz w:val="24"/>
          <w:szCs w:val="24"/>
        </w:rPr>
        <w:t>（6）</w:t>
      </w:r>
      <w:r w:rsidR="00CD7D25">
        <w:rPr>
          <w:rFonts w:ascii="宋体" w:eastAsia="宋体" w:hAnsi="宋体" w:hint="eastAsia"/>
          <w:sz w:val="24"/>
          <w:szCs w:val="24"/>
        </w:rPr>
        <w:t>返回结果给前端</w:t>
      </w:r>
      <w:r>
        <w:rPr>
          <w:rFonts w:ascii="宋体" w:eastAsia="宋体" w:hAnsi="宋体" w:hint="eastAsia"/>
          <w:sz w:val="24"/>
          <w:szCs w:val="24"/>
        </w:rPr>
        <w:t>；</w:t>
      </w:r>
    </w:p>
    <w:p w14:paraId="4D3FEBDD" w14:textId="7F9406FA" w:rsidR="00B81648" w:rsidRDefault="00B81648" w:rsidP="00C23A50">
      <w:pPr>
        <w:widowControl w:val="0"/>
        <w:spacing w:line="360" w:lineRule="auto"/>
        <w:jc w:val="both"/>
        <w:rPr>
          <w:rFonts w:ascii="宋体" w:eastAsia="宋体" w:hAnsi="宋体"/>
          <w:sz w:val="24"/>
          <w:szCs w:val="24"/>
        </w:rPr>
      </w:pPr>
      <w:r>
        <w:rPr>
          <w:rFonts w:ascii="宋体" w:eastAsia="宋体" w:hAnsi="宋体" w:hint="eastAsia"/>
          <w:sz w:val="24"/>
          <w:szCs w:val="24"/>
        </w:rPr>
        <w:t>其</w:t>
      </w:r>
      <w:r w:rsidR="008131D9">
        <w:rPr>
          <w:rFonts w:ascii="宋体" w:eastAsia="宋体" w:hAnsi="宋体" w:hint="eastAsia"/>
          <w:sz w:val="24"/>
          <w:szCs w:val="24"/>
        </w:rPr>
        <w:t>修改信息</w:t>
      </w:r>
      <w:r>
        <w:rPr>
          <w:rFonts w:ascii="宋体" w:eastAsia="宋体" w:hAnsi="宋体" w:hint="eastAsia"/>
          <w:sz w:val="24"/>
          <w:szCs w:val="24"/>
        </w:rPr>
        <w:t>时序图</w:t>
      </w:r>
      <w:r w:rsidR="007474D2">
        <w:rPr>
          <w:rFonts w:ascii="宋体" w:eastAsia="宋体" w:hAnsi="宋体" w:hint="eastAsia"/>
          <w:sz w:val="24"/>
          <w:szCs w:val="24"/>
        </w:rPr>
        <w:t>见5</w:t>
      </w:r>
      <w:r w:rsidR="007474D2">
        <w:rPr>
          <w:rFonts w:ascii="宋体" w:eastAsia="宋体" w:hAnsi="宋体"/>
          <w:sz w:val="24"/>
          <w:szCs w:val="24"/>
        </w:rPr>
        <w:t>-15</w:t>
      </w:r>
      <w:r w:rsidR="007474D2">
        <w:rPr>
          <w:rFonts w:ascii="宋体" w:eastAsia="宋体" w:hAnsi="宋体" w:hint="eastAsia"/>
          <w:sz w:val="24"/>
          <w:szCs w:val="24"/>
        </w:rPr>
        <w:t>，</w:t>
      </w:r>
      <w:r>
        <w:rPr>
          <w:rFonts w:ascii="宋体" w:eastAsia="宋体" w:hAnsi="宋体" w:hint="eastAsia"/>
          <w:sz w:val="24"/>
          <w:szCs w:val="24"/>
        </w:rPr>
        <w:t>如下：</w:t>
      </w:r>
    </w:p>
    <w:p w14:paraId="4737C640" w14:textId="77777777" w:rsidR="004F471E" w:rsidRDefault="003A2F09" w:rsidP="004F471E">
      <w:pPr>
        <w:keepNext/>
      </w:pPr>
      <w:r>
        <w:rPr>
          <w:noProof/>
        </w:rPr>
        <w:drawing>
          <wp:inline distT="0" distB="0" distL="0" distR="0" wp14:anchorId="5FBF3AA0" wp14:editId="666C0CF6">
            <wp:extent cx="6181725" cy="45922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6677" cy="4595897"/>
                    </a:xfrm>
                    <a:prstGeom prst="rect">
                      <a:avLst/>
                    </a:prstGeom>
                  </pic:spPr>
                </pic:pic>
              </a:graphicData>
            </a:graphic>
          </wp:inline>
        </w:drawing>
      </w:r>
    </w:p>
    <w:p w14:paraId="271FC2EF" w14:textId="158E4AC2" w:rsidR="003A2F09" w:rsidRPr="004F471E" w:rsidRDefault="004F471E" w:rsidP="004F471E">
      <w:pPr>
        <w:pStyle w:val="af4"/>
        <w:jc w:val="center"/>
        <w:rPr>
          <w:rFonts w:ascii="黑体" w:hAnsi="黑体"/>
          <w:sz w:val="21"/>
          <w:szCs w:val="21"/>
        </w:rPr>
      </w:pPr>
      <w:r w:rsidRPr="004F471E">
        <w:rPr>
          <w:rFonts w:ascii="黑体" w:hAnsi="黑体"/>
          <w:sz w:val="21"/>
          <w:szCs w:val="21"/>
        </w:rPr>
        <w:t xml:space="preserve">修改信息时序图 </w:t>
      </w:r>
      <w:r w:rsidR="003A3F90">
        <w:rPr>
          <w:rFonts w:ascii="黑体" w:hAnsi="黑体"/>
          <w:sz w:val="21"/>
          <w:szCs w:val="21"/>
        </w:rPr>
        <w:t>5-</w:t>
      </w:r>
      <w:r w:rsidRPr="004F471E">
        <w:rPr>
          <w:rFonts w:ascii="黑体" w:hAnsi="黑体"/>
          <w:sz w:val="21"/>
          <w:szCs w:val="21"/>
        </w:rPr>
        <w:fldChar w:fldCharType="begin"/>
      </w:r>
      <w:r w:rsidRPr="004F471E">
        <w:rPr>
          <w:rFonts w:ascii="黑体" w:hAnsi="黑体"/>
          <w:sz w:val="21"/>
          <w:szCs w:val="21"/>
        </w:rPr>
        <w:instrText xml:space="preserve"> SEQ 修改信息时序图 \* ARABIC </w:instrText>
      </w:r>
      <w:r w:rsidRPr="004F471E">
        <w:rPr>
          <w:rFonts w:ascii="黑体" w:hAnsi="黑体"/>
          <w:sz w:val="21"/>
          <w:szCs w:val="21"/>
        </w:rPr>
        <w:fldChar w:fldCharType="separate"/>
      </w:r>
      <w:r w:rsidRPr="004F471E">
        <w:rPr>
          <w:rFonts w:ascii="黑体" w:hAnsi="黑体"/>
          <w:sz w:val="21"/>
          <w:szCs w:val="21"/>
        </w:rPr>
        <w:t>1</w:t>
      </w:r>
      <w:r w:rsidRPr="004F471E">
        <w:rPr>
          <w:rFonts w:ascii="黑体" w:hAnsi="黑体"/>
          <w:sz w:val="21"/>
          <w:szCs w:val="21"/>
        </w:rPr>
        <w:fldChar w:fldCharType="end"/>
      </w:r>
      <w:r w:rsidR="003A3F90">
        <w:rPr>
          <w:rFonts w:ascii="黑体" w:hAnsi="黑体"/>
          <w:sz w:val="21"/>
          <w:szCs w:val="21"/>
        </w:rPr>
        <w:t>5</w:t>
      </w:r>
    </w:p>
    <w:p w14:paraId="6FF9B142" w14:textId="5912227E" w:rsidR="00465835" w:rsidRDefault="00465835" w:rsidP="003A2F09"/>
    <w:p w14:paraId="27C21CCF" w14:textId="6B269CC1" w:rsidR="00465835" w:rsidRPr="00453506" w:rsidRDefault="00465835" w:rsidP="00453506">
      <w:pPr>
        <w:widowControl w:val="0"/>
        <w:spacing w:line="360" w:lineRule="auto"/>
        <w:jc w:val="both"/>
        <w:rPr>
          <w:rFonts w:ascii="宋体" w:eastAsia="宋体" w:hAnsi="宋体"/>
          <w:sz w:val="24"/>
          <w:szCs w:val="24"/>
        </w:rPr>
      </w:pPr>
      <w:r w:rsidRPr="00453506">
        <w:rPr>
          <w:rFonts w:ascii="宋体" w:eastAsia="宋体" w:hAnsi="宋体" w:hint="eastAsia"/>
          <w:sz w:val="24"/>
          <w:szCs w:val="24"/>
        </w:rPr>
        <w:t>修改审核的时序图如图：</w:t>
      </w:r>
    </w:p>
    <w:p w14:paraId="33CCE32C" w14:textId="77777777" w:rsidR="004B2128" w:rsidRDefault="00453506" w:rsidP="004B2128">
      <w:pPr>
        <w:keepNext/>
      </w:pPr>
      <w:r>
        <w:rPr>
          <w:noProof/>
        </w:rPr>
        <w:lastRenderedPageBreak/>
        <w:drawing>
          <wp:inline distT="0" distB="0" distL="0" distR="0" wp14:anchorId="1508536F" wp14:editId="63501849">
            <wp:extent cx="5544185" cy="3638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4185" cy="3638550"/>
                    </a:xfrm>
                    <a:prstGeom prst="rect">
                      <a:avLst/>
                    </a:prstGeom>
                  </pic:spPr>
                </pic:pic>
              </a:graphicData>
            </a:graphic>
          </wp:inline>
        </w:drawing>
      </w:r>
    </w:p>
    <w:p w14:paraId="43588150" w14:textId="63E014E5" w:rsidR="00453506" w:rsidRPr="004B2128" w:rsidRDefault="004B2128" w:rsidP="004B2128">
      <w:pPr>
        <w:pStyle w:val="af4"/>
        <w:jc w:val="center"/>
        <w:rPr>
          <w:rFonts w:ascii="黑体" w:hAnsi="黑体"/>
          <w:sz w:val="21"/>
          <w:szCs w:val="21"/>
        </w:rPr>
      </w:pPr>
      <w:r w:rsidRPr="004B2128">
        <w:rPr>
          <w:rFonts w:ascii="黑体" w:hAnsi="黑体"/>
          <w:sz w:val="21"/>
          <w:szCs w:val="21"/>
        </w:rPr>
        <w:t xml:space="preserve">修改审核时序图 </w:t>
      </w:r>
      <w:r>
        <w:rPr>
          <w:rFonts w:ascii="黑体" w:hAnsi="黑体"/>
          <w:sz w:val="21"/>
          <w:szCs w:val="21"/>
        </w:rPr>
        <w:t>5-</w:t>
      </w:r>
      <w:r w:rsidRPr="004B2128">
        <w:rPr>
          <w:rFonts w:ascii="黑体" w:hAnsi="黑体"/>
          <w:sz w:val="21"/>
          <w:szCs w:val="21"/>
        </w:rPr>
        <w:fldChar w:fldCharType="begin"/>
      </w:r>
      <w:r w:rsidRPr="004B2128">
        <w:rPr>
          <w:rFonts w:ascii="黑体" w:hAnsi="黑体"/>
          <w:sz w:val="21"/>
          <w:szCs w:val="21"/>
        </w:rPr>
        <w:instrText xml:space="preserve"> SEQ 修改审核的时序图 \* ARABIC </w:instrText>
      </w:r>
      <w:r w:rsidRPr="004B2128">
        <w:rPr>
          <w:rFonts w:ascii="黑体" w:hAnsi="黑体"/>
          <w:sz w:val="21"/>
          <w:szCs w:val="21"/>
        </w:rPr>
        <w:fldChar w:fldCharType="separate"/>
      </w:r>
      <w:r w:rsidRPr="004B2128">
        <w:rPr>
          <w:rFonts w:ascii="黑体" w:hAnsi="黑体"/>
          <w:sz w:val="21"/>
          <w:szCs w:val="21"/>
        </w:rPr>
        <w:t>1</w:t>
      </w:r>
      <w:r w:rsidRPr="004B2128">
        <w:rPr>
          <w:rFonts w:ascii="黑体" w:hAnsi="黑体"/>
          <w:sz w:val="21"/>
          <w:szCs w:val="21"/>
        </w:rPr>
        <w:fldChar w:fldCharType="end"/>
      </w:r>
      <w:r>
        <w:rPr>
          <w:rFonts w:ascii="黑体" w:hAnsi="黑体"/>
          <w:sz w:val="21"/>
          <w:szCs w:val="21"/>
        </w:rPr>
        <w:t>6</w:t>
      </w:r>
    </w:p>
    <w:p w14:paraId="0FDE67F2" w14:textId="5FEC4E9C" w:rsidR="00B90DD6" w:rsidRDefault="00B90DD6" w:rsidP="005E1D73">
      <w:pPr>
        <w:widowControl w:val="0"/>
        <w:spacing w:line="360" w:lineRule="auto"/>
        <w:jc w:val="both"/>
        <w:rPr>
          <w:rFonts w:ascii="宋体" w:eastAsia="宋体" w:hAnsi="宋体"/>
          <w:sz w:val="24"/>
          <w:szCs w:val="24"/>
        </w:rPr>
      </w:pPr>
      <w:r w:rsidRPr="005E1D73">
        <w:rPr>
          <w:rFonts w:ascii="宋体" w:eastAsia="宋体" w:hAnsi="宋体" w:hint="eastAsia"/>
          <w:sz w:val="24"/>
          <w:szCs w:val="24"/>
        </w:rPr>
        <w:t>主要核心代码如下：</w:t>
      </w:r>
    </w:p>
    <w:p w14:paraId="07909A08" w14:textId="3E9ADBAF" w:rsidR="005E1D73" w:rsidRDefault="00046F88" w:rsidP="005E1D73">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前代码略=</w:t>
      </w:r>
      <w:r>
        <w:rPr>
          <w:rFonts w:ascii="宋体" w:eastAsia="宋体" w:hAnsi="宋体"/>
          <w:sz w:val="24"/>
          <w:szCs w:val="24"/>
        </w:rPr>
        <w:t>==============================</w:t>
      </w:r>
    </w:p>
    <w:p w14:paraId="087C78BB"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attributeName</w:t>
      </w:r>
      <w:r>
        <w:rPr>
          <w:rFonts w:ascii="Consolas" w:hAnsi="Consolas" w:cs="Consolas"/>
          <w:color w:val="000000"/>
          <w:kern w:val="0"/>
          <w:sz w:val="24"/>
          <w:szCs w:val="24"/>
        </w:rPr>
        <w:t xml:space="preserve"> = </w:t>
      </w:r>
      <w:r>
        <w:rPr>
          <w:rFonts w:ascii="Consolas" w:hAnsi="Consolas" w:cs="Consolas"/>
          <w:color w:val="6A3E3E"/>
          <w:kern w:val="0"/>
          <w:sz w:val="24"/>
          <w:szCs w:val="24"/>
        </w:rPr>
        <w:t>entry</w:t>
      </w:r>
      <w:r>
        <w:rPr>
          <w:rFonts w:ascii="Consolas" w:hAnsi="Consolas" w:cs="Consolas"/>
          <w:color w:val="000000"/>
          <w:kern w:val="0"/>
          <w:sz w:val="24"/>
          <w:szCs w:val="24"/>
        </w:rPr>
        <w:t xml:space="preserve">.getKey(); </w:t>
      </w:r>
      <w:r>
        <w:rPr>
          <w:rFonts w:ascii="Consolas" w:hAnsi="Consolas" w:cs="Consolas"/>
          <w:color w:val="3F7F5F"/>
          <w:kern w:val="0"/>
          <w:sz w:val="24"/>
          <w:szCs w:val="24"/>
        </w:rPr>
        <w:t xml:space="preserve">// </w:t>
      </w:r>
      <w:r>
        <w:rPr>
          <w:rFonts w:ascii="Consolas" w:hAnsi="Consolas" w:cs="Consolas"/>
          <w:color w:val="3F7F5F"/>
          <w:kern w:val="0"/>
          <w:sz w:val="24"/>
          <w:szCs w:val="24"/>
        </w:rPr>
        <w:t>有差别的属性名</w:t>
      </w:r>
    </w:p>
    <w:p w14:paraId="2A304FC3"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AuditInfo </w:t>
      </w:r>
      <w:r>
        <w:rPr>
          <w:rFonts w:ascii="Consolas" w:hAnsi="Consolas" w:cs="Consolas"/>
          <w:color w:val="6A3E3E"/>
          <w:kern w:val="0"/>
          <w:sz w:val="24"/>
          <w:szCs w:val="24"/>
        </w:rPr>
        <w:t>auditInfo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AuditInfo();</w:t>
      </w:r>
    </w:p>
    <w:p w14:paraId="1A70BDAA" w14:textId="77777777" w:rsidR="00851A31" w:rsidRDefault="00851A31" w:rsidP="00851A31">
      <w:pPr>
        <w:widowControl w:val="0"/>
        <w:autoSpaceDE w:val="0"/>
        <w:autoSpaceDN w:val="0"/>
        <w:adjustRightInd w:val="0"/>
        <w:rPr>
          <w:rFonts w:ascii="Consolas" w:hAnsi="Consolas" w:cs="Consolas"/>
          <w:kern w:val="0"/>
          <w:sz w:val="24"/>
          <w:szCs w:val="24"/>
        </w:rPr>
      </w:pPr>
    </w:p>
    <w:p w14:paraId="7228E3B8"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Map&lt;String, Object&gt; </w:t>
      </w:r>
      <w:r>
        <w:rPr>
          <w:rFonts w:ascii="Consolas" w:hAnsi="Consolas" w:cs="Consolas"/>
          <w:color w:val="6A3E3E"/>
          <w:kern w:val="0"/>
          <w:sz w:val="24"/>
          <w:szCs w:val="24"/>
        </w:rPr>
        <w:t>entryMap</w:t>
      </w:r>
      <w:r>
        <w:rPr>
          <w:rFonts w:ascii="Consolas" w:hAnsi="Consolas" w:cs="Consolas"/>
          <w:color w:val="000000"/>
          <w:kern w:val="0"/>
          <w:sz w:val="24"/>
          <w:szCs w:val="24"/>
        </w:rPr>
        <w:t xml:space="preserve"> = </w:t>
      </w:r>
      <w:r>
        <w:rPr>
          <w:rFonts w:ascii="Consolas" w:hAnsi="Consolas" w:cs="Consolas"/>
          <w:color w:val="6A3E3E"/>
          <w:kern w:val="0"/>
          <w:sz w:val="24"/>
          <w:szCs w:val="24"/>
        </w:rPr>
        <w:t>entry</w:t>
      </w:r>
      <w:r>
        <w:rPr>
          <w:rFonts w:ascii="Consolas" w:hAnsi="Consolas" w:cs="Consolas"/>
          <w:color w:val="000000"/>
          <w:kern w:val="0"/>
          <w:sz w:val="24"/>
          <w:szCs w:val="24"/>
        </w:rPr>
        <w:t>.getValue();</w:t>
      </w:r>
    </w:p>
    <w:p w14:paraId="25B4F631"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Object </w:t>
      </w:r>
      <w:r>
        <w:rPr>
          <w:rFonts w:ascii="Consolas" w:hAnsi="Consolas" w:cs="Consolas"/>
          <w:color w:val="6A3E3E"/>
          <w:kern w:val="0"/>
          <w:sz w:val="24"/>
          <w:szCs w:val="24"/>
        </w:rPr>
        <w:t>oldValue</w:t>
      </w:r>
      <w:r>
        <w:rPr>
          <w:rFonts w:ascii="Consolas" w:hAnsi="Consolas" w:cs="Consolas"/>
          <w:color w:val="000000"/>
          <w:kern w:val="0"/>
          <w:sz w:val="24"/>
          <w:szCs w:val="24"/>
        </w:rPr>
        <w:t xml:space="preserve"> = </w:t>
      </w:r>
      <w:r>
        <w:rPr>
          <w:rFonts w:ascii="Consolas" w:hAnsi="Consolas" w:cs="Consolas"/>
          <w:color w:val="6A3E3E"/>
          <w:kern w:val="0"/>
          <w:sz w:val="24"/>
          <w:szCs w:val="24"/>
        </w:rPr>
        <w:t>entryMap</w:t>
      </w:r>
      <w:r>
        <w:rPr>
          <w:rFonts w:ascii="Consolas" w:hAnsi="Consolas" w:cs="Consolas"/>
          <w:color w:val="000000"/>
          <w:kern w:val="0"/>
          <w:sz w:val="24"/>
          <w:szCs w:val="24"/>
        </w:rPr>
        <w:t>.get(</w:t>
      </w:r>
      <w:r>
        <w:rPr>
          <w:rFonts w:ascii="Consolas" w:hAnsi="Consolas" w:cs="Consolas"/>
          <w:color w:val="2A00FF"/>
          <w:kern w:val="0"/>
          <w:sz w:val="24"/>
          <w:szCs w:val="24"/>
        </w:rPr>
        <w:t>"oldValue"</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原数据</w:t>
      </w:r>
    </w:p>
    <w:p w14:paraId="2A558274"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Object </w:t>
      </w:r>
      <w:r>
        <w:rPr>
          <w:rFonts w:ascii="Consolas" w:hAnsi="Consolas" w:cs="Consolas"/>
          <w:color w:val="6A3E3E"/>
          <w:kern w:val="0"/>
          <w:sz w:val="24"/>
          <w:szCs w:val="24"/>
        </w:rPr>
        <w:t>newValue</w:t>
      </w:r>
      <w:r>
        <w:rPr>
          <w:rFonts w:ascii="Consolas" w:hAnsi="Consolas" w:cs="Consolas"/>
          <w:color w:val="000000"/>
          <w:kern w:val="0"/>
          <w:sz w:val="24"/>
          <w:szCs w:val="24"/>
        </w:rPr>
        <w:t xml:space="preserve"> = </w:t>
      </w:r>
      <w:r>
        <w:rPr>
          <w:rFonts w:ascii="Consolas" w:hAnsi="Consolas" w:cs="Consolas"/>
          <w:color w:val="6A3E3E"/>
          <w:kern w:val="0"/>
          <w:sz w:val="24"/>
          <w:szCs w:val="24"/>
        </w:rPr>
        <w:t>entryMap</w:t>
      </w:r>
      <w:r>
        <w:rPr>
          <w:rFonts w:ascii="Consolas" w:hAnsi="Consolas" w:cs="Consolas"/>
          <w:color w:val="000000"/>
          <w:kern w:val="0"/>
          <w:sz w:val="24"/>
          <w:szCs w:val="24"/>
        </w:rPr>
        <w:t>.get(</w:t>
      </w:r>
      <w:r>
        <w:rPr>
          <w:rFonts w:ascii="Consolas" w:hAnsi="Consolas" w:cs="Consolas"/>
          <w:color w:val="2A00FF"/>
          <w:kern w:val="0"/>
          <w:sz w:val="24"/>
          <w:szCs w:val="24"/>
        </w:rPr>
        <w:t>"newValue"</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新数据</w:t>
      </w:r>
    </w:p>
    <w:p w14:paraId="2D7A6F03"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logger</w:t>
      </w:r>
      <w:r>
        <w:rPr>
          <w:rFonts w:ascii="Consolas" w:hAnsi="Consolas" w:cs="Consolas"/>
          <w:color w:val="000000"/>
          <w:kern w:val="0"/>
          <w:sz w:val="24"/>
          <w:szCs w:val="24"/>
        </w:rPr>
        <w:t>.debug(</w:t>
      </w:r>
      <w:r>
        <w:rPr>
          <w:rFonts w:ascii="Consolas" w:hAnsi="Consolas" w:cs="Consolas"/>
          <w:color w:val="2A00FF"/>
          <w:kern w:val="0"/>
          <w:sz w:val="24"/>
          <w:szCs w:val="24"/>
        </w:rPr>
        <w:t>"</w:t>
      </w:r>
      <w:r>
        <w:rPr>
          <w:rFonts w:ascii="Consolas" w:hAnsi="Consolas" w:cs="Consolas"/>
          <w:color w:val="2A00FF"/>
          <w:kern w:val="0"/>
          <w:sz w:val="24"/>
          <w:szCs w:val="24"/>
        </w:rPr>
        <w:t>数据修改</w:t>
      </w:r>
      <w:r>
        <w:rPr>
          <w:rFonts w:ascii="Consolas" w:hAnsi="Consolas" w:cs="Consolas"/>
          <w:color w:val="2A00FF"/>
          <w:kern w:val="0"/>
          <w:sz w:val="24"/>
          <w:szCs w:val="24"/>
        </w:rPr>
        <w:t>————"</w:t>
      </w:r>
      <w:r>
        <w:rPr>
          <w:rFonts w:ascii="Consolas" w:hAnsi="Consolas" w:cs="Consolas"/>
          <w:color w:val="000000"/>
          <w:kern w:val="0"/>
          <w:sz w:val="24"/>
          <w:szCs w:val="24"/>
        </w:rPr>
        <w:t>);</w:t>
      </w:r>
    </w:p>
    <w:p w14:paraId="4D019BE2"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logger</w:t>
      </w:r>
      <w:r>
        <w:rPr>
          <w:rFonts w:ascii="Consolas" w:hAnsi="Consolas" w:cs="Consolas"/>
          <w:color w:val="000000"/>
          <w:kern w:val="0"/>
          <w:sz w:val="24"/>
          <w:szCs w:val="24"/>
        </w:rPr>
        <w:t>.debug(</w:t>
      </w:r>
      <w:r>
        <w:rPr>
          <w:rFonts w:ascii="Consolas" w:hAnsi="Consolas" w:cs="Consolas"/>
          <w:color w:val="2A00FF"/>
          <w:kern w:val="0"/>
          <w:sz w:val="24"/>
          <w:szCs w:val="24"/>
        </w:rPr>
        <w:t>"</w:t>
      </w:r>
      <w:r>
        <w:rPr>
          <w:rFonts w:ascii="Consolas" w:hAnsi="Consolas" w:cs="Consolas"/>
          <w:color w:val="2A00FF"/>
          <w:kern w:val="0"/>
          <w:sz w:val="24"/>
          <w:szCs w:val="24"/>
        </w:rPr>
        <w:t>对象</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oldObj</w:t>
      </w:r>
      <w:r>
        <w:rPr>
          <w:rFonts w:ascii="Consolas" w:hAnsi="Consolas" w:cs="Consolas"/>
          <w:color w:val="000000"/>
          <w:kern w:val="0"/>
          <w:sz w:val="24"/>
          <w:szCs w:val="24"/>
        </w:rPr>
        <w:t xml:space="preserve">.getClass().getName() + </w:t>
      </w:r>
      <w:r>
        <w:rPr>
          <w:rFonts w:ascii="Consolas" w:hAnsi="Consolas" w:cs="Consolas"/>
          <w:color w:val="2A00FF"/>
          <w:kern w:val="0"/>
          <w:sz w:val="24"/>
          <w:szCs w:val="24"/>
        </w:rPr>
        <w:t>",</w:t>
      </w:r>
      <w:r>
        <w:rPr>
          <w:rFonts w:ascii="Consolas" w:hAnsi="Consolas" w:cs="Consolas"/>
          <w:color w:val="2A00FF"/>
          <w:kern w:val="0"/>
          <w:sz w:val="24"/>
          <w:szCs w:val="24"/>
        </w:rPr>
        <w:t>属性名：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attributeName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值：</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oldValue</w:t>
      </w:r>
      <w:r>
        <w:rPr>
          <w:rFonts w:ascii="Consolas" w:hAnsi="Consolas" w:cs="Consolas"/>
          <w:color w:val="000000"/>
          <w:kern w:val="0"/>
          <w:sz w:val="24"/>
          <w:szCs w:val="24"/>
        </w:rPr>
        <w:t xml:space="preserve"> + </w:t>
      </w:r>
      <w:r>
        <w:rPr>
          <w:rFonts w:ascii="Consolas" w:hAnsi="Consolas" w:cs="Consolas"/>
          <w:color w:val="2A00FF"/>
          <w:kern w:val="0"/>
          <w:sz w:val="24"/>
          <w:szCs w:val="24"/>
        </w:rPr>
        <w:t>"--&gt;"</w:t>
      </w:r>
    </w:p>
    <w:p w14:paraId="51C6061E"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6A3E3E"/>
          <w:kern w:val="0"/>
          <w:sz w:val="24"/>
          <w:szCs w:val="24"/>
        </w:rPr>
        <w:t>newValue</w:t>
      </w:r>
      <w:r>
        <w:rPr>
          <w:rFonts w:ascii="Consolas" w:hAnsi="Consolas" w:cs="Consolas"/>
          <w:color w:val="000000"/>
          <w:kern w:val="0"/>
          <w:sz w:val="24"/>
          <w:szCs w:val="24"/>
        </w:rPr>
        <w:t>);</w:t>
      </w:r>
    </w:p>
    <w:p w14:paraId="34E57EA5" w14:textId="77777777" w:rsidR="00851A31" w:rsidRDefault="00851A31" w:rsidP="00851A31">
      <w:pPr>
        <w:widowControl w:val="0"/>
        <w:autoSpaceDE w:val="0"/>
        <w:autoSpaceDN w:val="0"/>
        <w:adjustRightInd w:val="0"/>
        <w:rPr>
          <w:rFonts w:ascii="Consolas" w:hAnsi="Consolas" w:cs="Consolas"/>
          <w:kern w:val="0"/>
          <w:sz w:val="24"/>
          <w:szCs w:val="24"/>
        </w:rPr>
      </w:pPr>
    </w:p>
    <w:p w14:paraId="6338604C"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设置属性</w:t>
      </w:r>
    </w:p>
    <w:p w14:paraId="04D33415"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.setsModifyItemid(</w:t>
      </w:r>
      <w:r>
        <w:rPr>
          <w:rFonts w:ascii="Consolas" w:hAnsi="Consolas" w:cs="Consolas"/>
          <w:color w:val="6A3E3E"/>
          <w:kern w:val="0"/>
          <w:sz w:val="24"/>
          <w:szCs w:val="24"/>
        </w:rPr>
        <w:t>attributeName</w:t>
      </w:r>
      <w:r>
        <w:rPr>
          <w:rFonts w:ascii="Consolas" w:hAnsi="Consolas" w:cs="Consolas"/>
          <w:color w:val="000000"/>
          <w:kern w:val="0"/>
          <w:sz w:val="24"/>
          <w:szCs w:val="24"/>
        </w:rPr>
        <w:t>);</w:t>
      </w:r>
    </w:p>
    <w:p w14:paraId="3581AF65"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将</w:t>
      </w:r>
      <w:r>
        <w:rPr>
          <w:rFonts w:ascii="Consolas" w:hAnsi="Consolas" w:cs="Consolas"/>
          <w:color w:val="3F7F5F"/>
          <w:kern w:val="0"/>
          <w:sz w:val="24"/>
          <w:szCs w:val="24"/>
        </w:rPr>
        <w:t>Object</w:t>
      </w:r>
      <w:r>
        <w:rPr>
          <w:rFonts w:ascii="Consolas" w:hAnsi="Consolas" w:cs="Consolas"/>
          <w:color w:val="3F7F5F"/>
          <w:kern w:val="0"/>
          <w:sz w:val="24"/>
          <w:szCs w:val="24"/>
        </w:rPr>
        <w:t>对象转换为</w:t>
      </w:r>
      <w:r>
        <w:rPr>
          <w:rFonts w:ascii="Consolas" w:hAnsi="Consolas" w:cs="Consolas"/>
          <w:color w:val="3F7F5F"/>
          <w:kern w:val="0"/>
          <w:sz w:val="24"/>
          <w:szCs w:val="24"/>
        </w:rPr>
        <w:t>String</w:t>
      </w:r>
      <w:r>
        <w:rPr>
          <w:rFonts w:ascii="Consolas" w:hAnsi="Consolas" w:cs="Consolas"/>
          <w:color w:val="3F7F5F"/>
          <w:kern w:val="0"/>
          <w:sz w:val="24"/>
          <w:szCs w:val="24"/>
        </w:rPr>
        <w:t>，并设值进对象里准备保存进数据</w:t>
      </w:r>
      <w:r>
        <w:rPr>
          <w:rFonts w:ascii="Consolas" w:hAnsi="Consolas" w:cs="Consolas"/>
          <w:color w:val="3F7F5F"/>
          <w:kern w:val="0"/>
          <w:sz w:val="24"/>
          <w:szCs w:val="24"/>
        </w:rPr>
        <w:lastRenderedPageBreak/>
        <w:t>库</w:t>
      </w:r>
    </w:p>
    <w:p w14:paraId="4B327E26"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sOldValue</w:t>
      </w:r>
      <w:r>
        <w:rPr>
          <w:rFonts w:ascii="Consolas" w:hAnsi="Consolas" w:cs="Consolas"/>
          <w:color w:val="000000"/>
          <w:kern w:val="0"/>
          <w:sz w:val="24"/>
          <w:szCs w:val="24"/>
        </w:rPr>
        <w:t xml:space="preserve"> = CompareFieldsUtil.</w:t>
      </w:r>
      <w:r>
        <w:rPr>
          <w:rFonts w:ascii="Consolas" w:hAnsi="Consolas" w:cs="Consolas"/>
          <w:i/>
          <w:iCs/>
          <w:color w:val="000000"/>
          <w:kern w:val="0"/>
          <w:sz w:val="24"/>
          <w:szCs w:val="24"/>
        </w:rPr>
        <w:t>objectToString</w:t>
      </w:r>
      <w:r>
        <w:rPr>
          <w:rFonts w:ascii="Consolas" w:hAnsi="Consolas" w:cs="Consolas"/>
          <w:color w:val="000000"/>
          <w:kern w:val="0"/>
          <w:sz w:val="24"/>
          <w:szCs w:val="24"/>
        </w:rPr>
        <w:t>(</w:t>
      </w:r>
      <w:r>
        <w:rPr>
          <w:rFonts w:ascii="Consolas" w:hAnsi="Consolas" w:cs="Consolas"/>
          <w:color w:val="6A3E3E"/>
          <w:kern w:val="0"/>
          <w:sz w:val="24"/>
          <w:szCs w:val="24"/>
        </w:rPr>
        <w:t>oldValue</w:t>
      </w:r>
      <w:r>
        <w:rPr>
          <w:rFonts w:ascii="Consolas" w:hAnsi="Consolas" w:cs="Consolas"/>
          <w:color w:val="000000"/>
          <w:kern w:val="0"/>
          <w:sz w:val="24"/>
          <w:szCs w:val="24"/>
        </w:rPr>
        <w:t>);</w:t>
      </w:r>
    </w:p>
    <w:p w14:paraId="6B1E4414"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sNewValue</w:t>
      </w:r>
      <w:r>
        <w:rPr>
          <w:rFonts w:ascii="Consolas" w:hAnsi="Consolas" w:cs="Consolas"/>
          <w:color w:val="000000"/>
          <w:kern w:val="0"/>
          <w:sz w:val="24"/>
          <w:szCs w:val="24"/>
        </w:rPr>
        <w:t xml:space="preserve"> = CompareFieldsUtil.</w:t>
      </w:r>
      <w:r>
        <w:rPr>
          <w:rFonts w:ascii="Consolas" w:hAnsi="Consolas" w:cs="Consolas"/>
          <w:i/>
          <w:iCs/>
          <w:color w:val="000000"/>
          <w:kern w:val="0"/>
          <w:sz w:val="24"/>
          <w:szCs w:val="24"/>
        </w:rPr>
        <w:t>objectToString</w:t>
      </w:r>
      <w:r>
        <w:rPr>
          <w:rFonts w:ascii="Consolas" w:hAnsi="Consolas" w:cs="Consolas"/>
          <w:color w:val="000000"/>
          <w:kern w:val="0"/>
          <w:sz w:val="24"/>
          <w:szCs w:val="24"/>
        </w:rPr>
        <w:t>(</w:t>
      </w:r>
      <w:r>
        <w:rPr>
          <w:rFonts w:ascii="Consolas" w:hAnsi="Consolas" w:cs="Consolas"/>
          <w:color w:val="6A3E3E"/>
          <w:kern w:val="0"/>
          <w:sz w:val="24"/>
          <w:szCs w:val="24"/>
        </w:rPr>
        <w:t>newValue</w:t>
      </w:r>
      <w:r>
        <w:rPr>
          <w:rFonts w:ascii="Consolas" w:hAnsi="Consolas" w:cs="Consolas"/>
          <w:color w:val="000000"/>
          <w:kern w:val="0"/>
          <w:sz w:val="24"/>
          <w:szCs w:val="24"/>
        </w:rPr>
        <w:t>);</w:t>
      </w:r>
    </w:p>
    <w:p w14:paraId="0326B006"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.setsBeforeModify(String.</w:t>
      </w:r>
      <w:r>
        <w:rPr>
          <w:rFonts w:ascii="Consolas" w:hAnsi="Consolas" w:cs="Consolas"/>
          <w:i/>
          <w:iCs/>
          <w:color w:val="000000"/>
          <w:kern w:val="0"/>
          <w:sz w:val="24"/>
          <w:szCs w:val="24"/>
        </w:rPr>
        <w:t>valueOf</w:t>
      </w:r>
      <w:r>
        <w:rPr>
          <w:rFonts w:ascii="Consolas" w:hAnsi="Consolas" w:cs="Consolas"/>
          <w:color w:val="000000"/>
          <w:kern w:val="0"/>
          <w:sz w:val="24"/>
          <w:szCs w:val="24"/>
        </w:rPr>
        <w:t>(</w:t>
      </w:r>
      <w:r>
        <w:rPr>
          <w:rFonts w:ascii="Consolas" w:hAnsi="Consolas" w:cs="Consolas"/>
          <w:color w:val="6A3E3E"/>
          <w:kern w:val="0"/>
          <w:sz w:val="24"/>
          <w:szCs w:val="24"/>
        </w:rPr>
        <w:t>sOldValue</w:t>
      </w:r>
      <w:r>
        <w:rPr>
          <w:rFonts w:ascii="Consolas" w:hAnsi="Consolas" w:cs="Consolas"/>
          <w:color w:val="000000"/>
          <w:kern w:val="0"/>
          <w:sz w:val="24"/>
          <w:szCs w:val="24"/>
        </w:rPr>
        <w:t>));</w:t>
      </w:r>
    </w:p>
    <w:p w14:paraId="7E3B9A49"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.setsAfterModify(String.</w:t>
      </w:r>
      <w:r>
        <w:rPr>
          <w:rFonts w:ascii="Consolas" w:hAnsi="Consolas" w:cs="Consolas"/>
          <w:i/>
          <w:iCs/>
          <w:color w:val="000000"/>
          <w:kern w:val="0"/>
          <w:sz w:val="24"/>
          <w:szCs w:val="24"/>
        </w:rPr>
        <w:t>valueOf</w:t>
      </w:r>
      <w:r>
        <w:rPr>
          <w:rFonts w:ascii="Consolas" w:hAnsi="Consolas" w:cs="Consolas"/>
          <w:color w:val="000000"/>
          <w:kern w:val="0"/>
          <w:sz w:val="24"/>
          <w:szCs w:val="24"/>
        </w:rPr>
        <w:t>(</w:t>
      </w:r>
      <w:r>
        <w:rPr>
          <w:rFonts w:ascii="Consolas" w:hAnsi="Consolas" w:cs="Consolas"/>
          <w:color w:val="6A3E3E"/>
          <w:kern w:val="0"/>
          <w:sz w:val="24"/>
          <w:szCs w:val="24"/>
        </w:rPr>
        <w:t>sNewValue</w:t>
      </w:r>
      <w:r>
        <w:rPr>
          <w:rFonts w:ascii="Consolas" w:hAnsi="Consolas" w:cs="Consolas"/>
          <w:color w:val="000000"/>
          <w:kern w:val="0"/>
          <w:sz w:val="24"/>
          <w:szCs w:val="24"/>
        </w:rPr>
        <w:t>));</w:t>
      </w:r>
    </w:p>
    <w:p w14:paraId="4F9AE6FF" w14:textId="77777777" w:rsidR="00851A31" w:rsidRDefault="00851A31" w:rsidP="00851A31">
      <w:pPr>
        <w:widowControl w:val="0"/>
        <w:autoSpaceDE w:val="0"/>
        <w:autoSpaceDN w:val="0"/>
        <w:adjustRightInd w:val="0"/>
        <w:rPr>
          <w:rFonts w:ascii="Consolas" w:hAnsi="Consolas" w:cs="Consolas"/>
          <w:kern w:val="0"/>
          <w:sz w:val="24"/>
          <w:szCs w:val="24"/>
        </w:rPr>
      </w:pPr>
    </w:p>
    <w:p w14:paraId="049C9497"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设置属性</w:t>
      </w:r>
    </w:p>
    <w:p w14:paraId="05FD1111"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.setdCreateTime(</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 </w:t>
      </w:r>
      <w:r>
        <w:rPr>
          <w:rFonts w:ascii="Consolas" w:hAnsi="Consolas" w:cs="Consolas"/>
          <w:color w:val="3F7F5F"/>
          <w:kern w:val="0"/>
          <w:sz w:val="24"/>
          <w:szCs w:val="24"/>
        </w:rPr>
        <w:t xml:space="preserve">// </w:t>
      </w:r>
      <w:r>
        <w:rPr>
          <w:rFonts w:ascii="Consolas" w:hAnsi="Consolas" w:cs="Consolas"/>
          <w:color w:val="3F7F5F"/>
          <w:kern w:val="0"/>
          <w:sz w:val="24"/>
          <w:szCs w:val="24"/>
        </w:rPr>
        <w:t>创建时间</w:t>
      </w:r>
    </w:p>
    <w:p w14:paraId="58847318"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.setsCreatorNo(</w:t>
      </w:r>
      <w:r>
        <w:rPr>
          <w:rFonts w:ascii="Consolas" w:hAnsi="Consolas" w:cs="Consolas"/>
          <w:color w:val="6A3E3E"/>
          <w:kern w:val="0"/>
          <w:sz w:val="24"/>
          <w:szCs w:val="24"/>
        </w:rPr>
        <w:t>sCreatorNo</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创建人</w:t>
      </w:r>
      <w:r>
        <w:rPr>
          <w:rFonts w:ascii="Consolas" w:hAnsi="Consolas" w:cs="Consolas"/>
          <w:color w:val="3F7F5F"/>
          <w:kern w:val="0"/>
          <w:sz w:val="24"/>
          <w:szCs w:val="24"/>
        </w:rPr>
        <w:t>ID</w:t>
      </w:r>
    </w:p>
    <w:p w14:paraId="6C404937"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.setsCreator(</w:t>
      </w:r>
      <w:r>
        <w:rPr>
          <w:rFonts w:ascii="Consolas" w:hAnsi="Consolas" w:cs="Consolas"/>
          <w:color w:val="6A3E3E"/>
          <w:kern w:val="0"/>
          <w:sz w:val="24"/>
          <w:szCs w:val="24"/>
        </w:rPr>
        <w:t>sCreator</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创建人</w:t>
      </w:r>
    </w:p>
    <w:p w14:paraId="7945B997"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.setsStatus(AuditStatusEnum.</w:t>
      </w:r>
      <w:r>
        <w:rPr>
          <w:rFonts w:ascii="Consolas" w:hAnsi="Consolas" w:cs="Consolas"/>
          <w:b/>
          <w:bCs/>
          <w:i/>
          <w:iCs/>
          <w:color w:val="0000C0"/>
          <w:kern w:val="0"/>
          <w:sz w:val="24"/>
          <w:szCs w:val="24"/>
        </w:rPr>
        <w:t>AUDIT</w:t>
      </w:r>
      <w:r>
        <w:rPr>
          <w:rFonts w:ascii="Consolas" w:hAnsi="Consolas" w:cs="Consolas"/>
          <w:color w:val="000000"/>
          <w:kern w:val="0"/>
          <w:sz w:val="24"/>
          <w:szCs w:val="24"/>
        </w:rPr>
        <w:t xml:space="preserve">.getCode()); </w:t>
      </w:r>
      <w:r>
        <w:rPr>
          <w:rFonts w:ascii="Consolas" w:hAnsi="Consolas" w:cs="Consolas"/>
          <w:color w:val="3F7F5F"/>
          <w:kern w:val="0"/>
          <w:sz w:val="24"/>
          <w:szCs w:val="24"/>
        </w:rPr>
        <w:t xml:space="preserve">// </w:t>
      </w:r>
      <w:r>
        <w:rPr>
          <w:rFonts w:ascii="Consolas" w:hAnsi="Consolas" w:cs="Consolas"/>
          <w:color w:val="3F7F5F"/>
          <w:kern w:val="0"/>
          <w:sz w:val="24"/>
          <w:szCs w:val="24"/>
        </w:rPr>
        <w:t>设置默认属性值</w:t>
      </w:r>
      <w:r>
        <w:rPr>
          <w:rFonts w:ascii="Consolas" w:hAnsi="Consolas" w:cs="Consolas"/>
          <w:color w:val="3F7F5F"/>
          <w:kern w:val="0"/>
          <w:sz w:val="24"/>
          <w:szCs w:val="24"/>
        </w:rPr>
        <w:t>——</w:t>
      </w:r>
      <w:r>
        <w:rPr>
          <w:rFonts w:ascii="Consolas" w:hAnsi="Consolas" w:cs="Consolas"/>
          <w:color w:val="3F7F5F"/>
          <w:kern w:val="0"/>
          <w:sz w:val="24"/>
          <w:szCs w:val="24"/>
        </w:rPr>
        <w:t>待审核</w:t>
      </w:r>
    </w:p>
    <w:p w14:paraId="02EDC461"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.setnDeptNo(CompareFieldsUtil.</w:t>
      </w:r>
      <w:r>
        <w:rPr>
          <w:rFonts w:ascii="Consolas" w:hAnsi="Consolas" w:cs="Consolas"/>
          <w:i/>
          <w:iCs/>
          <w:color w:val="000000"/>
          <w:kern w:val="0"/>
          <w:sz w:val="24"/>
          <w:szCs w:val="24"/>
        </w:rPr>
        <w:t>getFieldValue</w:t>
      </w:r>
      <w:r>
        <w:rPr>
          <w:rFonts w:ascii="Consolas" w:hAnsi="Consolas" w:cs="Consolas"/>
          <w:color w:val="000000"/>
          <w:kern w:val="0"/>
          <w:sz w:val="24"/>
          <w:szCs w:val="24"/>
        </w:rPr>
        <w:t>(</w:t>
      </w:r>
      <w:r>
        <w:rPr>
          <w:rFonts w:ascii="Consolas" w:hAnsi="Consolas" w:cs="Consolas"/>
          <w:color w:val="6A3E3E"/>
          <w:kern w:val="0"/>
          <w:sz w:val="24"/>
          <w:szCs w:val="24"/>
        </w:rPr>
        <w:t>oldObj</w:t>
      </w:r>
      <w:r>
        <w:rPr>
          <w:rFonts w:ascii="Consolas" w:hAnsi="Consolas" w:cs="Consolas"/>
          <w:color w:val="000000"/>
          <w:kern w:val="0"/>
          <w:sz w:val="24"/>
          <w:szCs w:val="24"/>
        </w:rPr>
        <w:t xml:space="preserve">, </w:t>
      </w:r>
      <w:r>
        <w:rPr>
          <w:rFonts w:ascii="Consolas" w:hAnsi="Consolas" w:cs="Consolas"/>
          <w:color w:val="2A00FF"/>
          <w:kern w:val="0"/>
          <w:sz w:val="24"/>
          <w:szCs w:val="24"/>
        </w:rPr>
        <w:t>"nDeptNo"</w:t>
      </w:r>
      <w:r>
        <w:rPr>
          <w:rFonts w:ascii="Consolas" w:hAnsi="Consolas" w:cs="Consolas"/>
          <w:color w:val="000000"/>
          <w:kern w:val="0"/>
          <w:sz w:val="24"/>
          <w:szCs w:val="24"/>
        </w:rPr>
        <w:t>, Integer.</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76936DB7"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.setsShortName(CompareFieldsUtil.</w:t>
      </w:r>
      <w:r>
        <w:rPr>
          <w:rFonts w:ascii="Consolas" w:hAnsi="Consolas" w:cs="Consolas"/>
          <w:i/>
          <w:iCs/>
          <w:color w:val="000000"/>
          <w:kern w:val="0"/>
          <w:sz w:val="24"/>
          <w:szCs w:val="24"/>
        </w:rPr>
        <w:t>getFieldValue</w:t>
      </w:r>
      <w:r>
        <w:rPr>
          <w:rFonts w:ascii="Consolas" w:hAnsi="Consolas" w:cs="Consolas"/>
          <w:color w:val="000000"/>
          <w:kern w:val="0"/>
          <w:sz w:val="24"/>
          <w:szCs w:val="24"/>
        </w:rPr>
        <w:t>(</w:t>
      </w:r>
      <w:r>
        <w:rPr>
          <w:rFonts w:ascii="Consolas" w:hAnsi="Consolas" w:cs="Consolas"/>
          <w:color w:val="6A3E3E"/>
          <w:kern w:val="0"/>
          <w:sz w:val="24"/>
          <w:szCs w:val="24"/>
        </w:rPr>
        <w:t>oldObj</w:t>
      </w:r>
      <w:r>
        <w:rPr>
          <w:rFonts w:ascii="Consolas" w:hAnsi="Consolas" w:cs="Consolas"/>
          <w:color w:val="000000"/>
          <w:kern w:val="0"/>
          <w:sz w:val="24"/>
          <w:szCs w:val="24"/>
        </w:rPr>
        <w:t xml:space="preserve">, </w:t>
      </w:r>
      <w:r>
        <w:rPr>
          <w:rFonts w:ascii="Consolas" w:hAnsi="Consolas" w:cs="Consolas"/>
          <w:color w:val="2A00FF"/>
          <w:kern w:val="0"/>
          <w:sz w:val="24"/>
          <w:szCs w:val="24"/>
        </w:rPr>
        <w:t>"sShortName"</w:t>
      </w:r>
      <w:r>
        <w:rPr>
          <w:rFonts w:ascii="Consolas" w:hAnsi="Consolas" w:cs="Consolas"/>
          <w:color w:val="000000"/>
          <w:kern w:val="0"/>
          <w:sz w:val="24"/>
          <w:szCs w:val="24"/>
        </w:rPr>
        <w:t>, String.</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10E4F355" w14:textId="77777777" w:rsidR="00851A31" w:rsidRDefault="00851A31" w:rsidP="00851A3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.setsFullName(CompareFieldsUtil.</w:t>
      </w:r>
      <w:r>
        <w:rPr>
          <w:rFonts w:ascii="Consolas" w:hAnsi="Consolas" w:cs="Consolas"/>
          <w:i/>
          <w:iCs/>
          <w:color w:val="000000"/>
          <w:kern w:val="0"/>
          <w:sz w:val="24"/>
          <w:szCs w:val="24"/>
        </w:rPr>
        <w:t>getFieldValue</w:t>
      </w:r>
      <w:r>
        <w:rPr>
          <w:rFonts w:ascii="Consolas" w:hAnsi="Consolas" w:cs="Consolas"/>
          <w:color w:val="000000"/>
          <w:kern w:val="0"/>
          <w:sz w:val="24"/>
          <w:szCs w:val="24"/>
        </w:rPr>
        <w:t>(</w:t>
      </w:r>
      <w:r>
        <w:rPr>
          <w:rFonts w:ascii="Consolas" w:hAnsi="Consolas" w:cs="Consolas"/>
          <w:color w:val="6A3E3E"/>
          <w:kern w:val="0"/>
          <w:sz w:val="24"/>
          <w:szCs w:val="24"/>
        </w:rPr>
        <w:t>oldObj</w:t>
      </w:r>
      <w:r>
        <w:rPr>
          <w:rFonts w:ascii="Consolas" w:hAnsi="Consolas" w:cs="Consolas"/>
          <w:color w:val="000000"/>
          <w:kern w:val="0"/>
          <w:sz w:val="24"/>
          <w:szCs w:val="24"/>
        </w:rPr>
        <w:t xml:space="preserve">, </w:t>
      </w:r>
      <w:r>
        <w:rPr>
          <w:rFonts w:ascii="Consolas" w:hAnsi="Consolas" w:cs="Consolas"/>
          <w:color w:val="2A00FF"/>
          <w:kern w:val="0"/>
          <w:sz w:val="24"/>
          <w:szCs w:val="24"/>
        </w:rPr>
        <w:t>"sFullName"</w:t>
      </w:r>
      <w:r>
        <w:rPr>
          <w:rFonts w:ascii="Consolas" w:hAnsi="Consolas" w:cs="Consolas"/>
          <w:color w:val="000000"/>
          <w:kern w:val="0"/>
          <w:sz w:val="24"/>
          <w:szCs w:val="24"/>
        </w:rPr>
        <w:t>, String.</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55EAA4A9" w14:textId="02EE1D5C" w:rsidR="00046F88" w:rsidRPr="00E91E5D" w:rsidRDefault="00851A31" w:rsidP="00E91E5D">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auditInfo</w:t>
      </w:r>
      <w:r>
        <w:rPr>
          <w:rFonts w:ascii="Consolas" w:hAnsi="Consolas" w:cs="Consolas"/>
          <w:color w:val="000000"/>
          <w:kern w:val="0"/>
          <w:sz w:val="24"/>
          <w:szCs w:val="24"/>
        </w:rPr>
        <w:t>.setsDeptCode(CompareFieldsUtil.</w:t>
      </w:r>
      <w:r>
        <w:rPr>
          <w:rFonts w:ascii="Consolas" w:hAnsi="Consolas" w:cs="Consolas"/>
          <w:i/>
          <w:iCs/>
          <w:color w:val="000000"/>
          <w:kern w:val="0"/>
          <w:sz w:val="24"/>
          <w:szCs w:val="24"/>
        </w:rPr>
        <w:t>getFieldValue</w:t>
      </w:r>
      <w:r>
        <w:rPr>
          <w:rFonts w:ascii="Consolas" w:hAnsi="Consolas" w:cs="Consolas"/>
          <w:color w:val="000000"/>
          <w:kern w:val="0"/>
          <w:sz w:val="24"/>
          <w:szCs w:val="24"/>
        </w:rPr>
        <w:t>(</w:t>
      </w:r>
      <w:r>
        <w:rPr>
          <w:rFonts w:ascii="Consolas" w:hAnsi="Consolas" w:cs="Consolas"/>
          <w:color w:val="6A3E3E"/>
          <w:kern w:val="0"/>
          <w:sz w:val="24"/>
          <w:szCs w:val="24"/>
        </w:rPr>
        <w:t>oldObj</w:t>
      </w:r>
      <w:r>
        <w:rPr>
          <w:rFonts w:ascii="Consolas" w:hAnsi="Consolas" w:cs="Consolas"/>
          <w:color w:val="000000"/>
          <w:kern w:val="0"/>
          <w:sz w:val="24"/>
          <w:szCs w:val="24"/>
        </w:rPr>
        <w:t xml:space="preserve">, </w:t>
      </w:r>
      <w:r>
        <w:rPr>
          <w:rFonts w:ascii="Consolas" w:hAnsi="Consolas" w:cs="Consolas"/>
          <w:color w:val="2A00FF"/>
          <w:kern w:val="0"/>
          <w:sz w:val="24"/>
          <w:szCs w:val="24"/>
        </w:rPr>
        <w:t>"sDeptCode"</w:t>
      </w:r>
      <w:r>
        <w:rPr>
          <w:rFonts w:ascii="Consolas" w:hAnsi="Consolas" w:cs="Consolas"/>
          <w:color w:val="000000"/>
          <w:kern w:val="0"/>
          <w:sz w:val="24"/>
          <w:szCs w:val="24"/>
        </w:rPr>
        <w:t>, String.</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10123D23" w14:textId="5D1D0D7A" w:rsidR="00046F88" w:rsidRPr="005E1D73" w:rsidRDefault="00046F88" w:rsidP="005E1D73">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后代码略=</w:t>
      </w:r>
      <w:r>
        <w:rPr>
          <w:rFonts w:ascii="宋体" w:eastAsia="宋体" w:hAnsi="宋体"/>
          <w:sz w:val="24"/>
          <w:szCs w:val="24"/>
        </w:rPr>
        <w:t>==============================</w:t>
      </w:r>
    </w:p>
    <w:p w14:paraId="6784458C" w14:textId="16DC0EAB" w:rsidR="00880438" w:rsidRDefault="00880438" w:rsidP="00D847EC">
      <w:pPr>
        <w:pStyle w:val="2"/>
        <w:numPr>
          <w:ilvl w:val="1"/>
          <w:numId w:val="9"/>
        </w:numPr>
      </w:pPr>
      <w:bookmarkStart w:id="205" w:name="_Toc510169442"/>
      <w:r>
        <w:rPr>
          <w:rFonts w:hint="eastAsia"/>
        </w:rPr>
        <w:t>招生宣传管理</w:t>
      </w:r>
      <w:r w:rsidR="002128EC">
        <w:rPr>
          <w:rFonts w:hint="eastAsia"/>
        </w:rPr>
        <w:t>模块实现</w:t>
      </w:r>
      <w:bookmarkEnd w:id="205"/>
    </w:p>
    <w:p w14:paraId="132B6AB9" w14:textId="7F00983E" w:rsidR="00D23CAA" w:rsidRDefault="008243B2" w:rsidP="00554069">
      <w:pPr>
        <w:widowControl w:val="0"/>
        <w:spacing w:line="360" w:lineRule="auto"/>
        <w:ind w:firstLine="420"/>
        <w:jc w:val="both"/>
        <w:rPr>
          <w:rFonts w:ascii="宋体" w:eastAsia="宋体" w:hAnsi="宋体"/>
          <w:sz w:val="24"/>
          <w:szCs w:val="24"/>
        </w:rPr>
      </w:pPr>
      <w:r w:rsidRPr="009C7D3B">
        <w:rPr>
          <w:rFonts w:ascii="宋体" w:eastAsia="宋体" w:hAnsi="宋体" w:hint="eastAsia"/>
          <w:sz w:val="24"/>
          <w:szCs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一格式。若不符</w:t>
      </w:r>
      <w:r w:rsidRPr="009C7D3B">
        <w:rPr>
          <w:rFonts w:ascii="宋体" w:eastAsia="宋体" w:hAnsi="宋体" w:hint="eastAsia"/>
          <w:sz w:val="24"/>
          <w:szCs w:val="24"/>
        </w:rPr>
        <w:lastRenderedPageBreak/>
        <w:t>合，文件将上传失败，系统弹出提示模态框</w:t>
      </w:r>
      <w:r w:rsidR="00CE7E9E">
        <w:rPr>
          <w:rFonts w:ascii="宋体" w:eastAsia="宋体" w:hAnsi="宋体" w:hint="eastAsia"/>
          <w:sz w:val="24"/>
          <w:szCs w:val="24"/>
        </w:rPr>
        <w:t>。其</w:t>
      </w:r>
      <w:r w:rsidR="00FB1E12">
        <w:rPr>
          <w:rFonts w:ascii="宋体" w:eastAsia="宋体" w:hAnsi="宋体" w:hint="eastAsia"/>
          <w:sz w:val="24"/>
          <w:szCs w:val="24"/>
        </w:rPr>
        <w:t>运行效果</w:t>
      </w:r>
      <w:r w:rsidR="00CE7E9E">
        <w:rPr>
          <w:rFonts w:ascii="宋体" w:eastAsia="宋体" w:hAnsi="宋体" w:hint="eastAsia"/>
          <w:sz w:val="24"/>
          <w:szCs w:val="24"/>
        </w:rPr>
        <w:t>如图：</w:t>
      </w:r>
    </w:p>
    <w:p w14:paraId="08EB2D74" w14:textId="77777777" w:rsidR="0077769B" w:rsidRDefault="000C22FD" w:rsidP="0077769B">
      <w:pPr>
        <w:keepNext/>
        <w:ind w:firstLine="420"/>
      </w:pPr>
      <w:r>
        <w:rPr>
          <w:noProof/>
        </w:rPr>
        <w:drawing>
          <wp:inline distT="0" distB="0" distL="0" distR="0" wp14:anchorId="3510551D" wp14:editId="0CE280DE">
            <wp:extent cx="5544185" cy="2924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185" cy="2924175"/>
                    </a:xfrm>
                    <a:prstGeom prst="rect">
                      <a:avLst/>
                    </a:prstGeom>
                  </pic:spPr>
                </pic:pic>
              </a:graphicData>
            </a:graphic>
          </wp:inline>
        </w:drawing>
      </w:r>
    </w:p>
    <w:p w14:paraId="54DD8220" w14:textId="42986011" w:rsidR="001D0499" w:rsidRPr="0077769B" w:rsidRDefault="0077769B" w:rsidP="0077769B">
      <w:pPr>
        <w:pStyle w:val="af4"/>
        <w:jc w:val="center"/>
        <w:rPr>
          <w:rFonts w:ascii="黑体" w:hAnsi="黑体"/>
          <w:sz w:val="21"/>
          <w:szCs w:val="21"/>
        </w:rPr>
      </w:pPr>
      <w:r w:rsidRPr="0077769B">
        <w:rPr>
          <w:rFonts w:ascii="黑体" w:hAnsi="黑体"/>
          <w:sz w:val="21"/>
          <w:szCs w:val="21"/>
        </w:rPr>
        <w:t xml:space="preserve">招生附件管理界面 </w:t>
      </w:r>
      <w:r>
        <w:rPr>
          <w:rFonts w:ascii="黑体" w:hAnsi="黑体"/>
          <w:sz w:val="21"/>
          <w:szCs w:val="21"/>
        </w:rPr>
        <w:t>5-</w:t>
      </w:r>
      <w:r w:rsidRPr="0077769B">
        <w:rPr>
          <w:rFonts w:ascii="黑体" w:hAnsi="黑体"/>
          <w:sz w:val="21"/>
          <w:szCs w:val="21"/>
        </w:rPr>
        <w:fldChar w:fldCharType="begin"/>
      </w:r>
      <w:r w:rsidRPr="0077769B">
        <w:rPr>
          <w:rFonts w:ascii="黑体" w:hAnsi="黑体"/>
          <w:sz w:val="21"/>
          <w:szCs w:val="21"/>
        </w:rPr>
        <w:instrText xml:space="preserve"> SEQ 招生附件管理界面 \* ARABIC </w:instrText>
      </w:r>
      <w:r w:rsidRPr="0077769B">
        <w:rPr>
          <w:rFonts w:ascii="黑体" w:hAnsi="黑体"/>
          <w:sz w:val="21"/>
          <w:szCs w:val="21"/>
        </w:rPr>
        <w:fldChar w:fldCharType="separate"/>
      </w:r>
      <w:r w:rsidRPr="0077769B">
        <w:rPr>
          <w:rFonts w:ascii="黑体" w:hAnsi="黑体"/>
          <w:sz w:val="21"/>
          <w:szCs w:val="21"/>
        </w:rPr>
        <w:t>1</w:t>
      </w:r>
      <w:r w:rsidRPr="0077769B">
        <w:rPr>
          <w:rFonts w:ascii="黑体" w:hAnsi="黑体"/>
          <w:sz w:val="21"/>
          <w:szCs w:val="21"/>
        </w:rPr>
        <w:fldChar w:fldCharType="end"/>
      </w:r>
      <w:r>
        <w:rPr>
          <w:rFonts w:ascii="黑体" w:hAnsi="黑体"/>
          <w:sz w:val="21"/>
          <w:szCs w:val="21"/>
        </w:rPr>
        <w:t>7</w:t>
      </w:r>
    </w:p>
    <w:p w14:paraId="21C34E21" w14:textId="0C4E7CAC" w:rsidR="000C22FD" w:rsidRPr="004E5225" w:rsidRDefault="000C22FD" w:rsidP="004E5225">
      <w:pPr>
        <w:widowControl w:val="0"/>
        <w:spacing w:line="360" w:lineRule="auto"/>
        <w:ind w:firstLine="420"/>
        <w:jc w:val="both"/>
        <w:rPr>
          <w:rFonts w:ascii="宋体" w:eastAsia="宋体" w:hAnsi="宋体"/>
          <w:sz w:val="24"/>
          <w:szCs w:val="24"/>
        </w:rPr>
      </w:pPr>
      <w:r w:rsidRPr="004E5225">
        <w:rPr>
          <w:rFonts w:ascii="宋体" w:eastAsia="宋体" w:hAnsi="宋体" w:hint="eastAsia"/>
          <w:sz w:val="24"/>
          <w:szCs w:val="24"/>
        </w:rPr>
        <w:t>上传文件：</w:t>
      </w:r>
    </w:p>
    <w:p w14:paraId="5CCAE4E5" w14:textId="77777777" w:rsidR="00E971AE" w:rsidRDefault="000C22FD" w:rsidP="00E971AE">
      <w:pPr>
        <w:keepNext/>
        <w:ind w:firstLine="420"/>
      </w:pPr>
      <w:r>
        <w:rPr>
          <w:noProof/>
        </w:rPr>
        <w:drawing>
          <wp:inline distT="0" distB="0" distL="0" distR="0" wp14:anchorId="6B22A1BA" wp14:editId="24FCA891">
            <wp:extent cx="5544185" cy="22802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280285"/>
                    </a:xfrm>
                    <a:prstGeom prst="rect">
                      <a:avLst/>
                    </a:prstGeom>
                  </pic:spPr>
                </pic:pic>
              </a:graphicData>
            </a:graphic>
          </wp:inline>
        </w:drawing>
      </w:r>
    </w:p>
    <w:p w14:paraId="3A118596" w14:textId="2F118850" w:rsidR="000C22FD" w:rsidRPr="00E971AE" w:rsidRDefault="00E971AE" w:rsidP="00E971AE">
      <w:pPr>
        <w:pStyle w:val="af4"/>
        <w:jc w:val="center"/>
        <w:rPr>
          <w:rFonts w:ascii="黑体" w:hAnsi="黑体"/>
          <w:sz w:val="21"/>
          <w:szCs w:val="21"/>
        </w:rPr>
      </w:pPr>
      <w:r w:rsidRPr="00E971AE">
        <w:rPr>
          <w:rFonts w:ascii="黑体" w:hAnsi="黑体"/>
          <w:sz w:val="21"/>
          <w:szCs w:val="21"/>
        </w:rPr>
        <w:t xml:space="preserve">上传文件界面 </w:t>
      </w:r>
      <w:r>
        <w:rPr>
          <w:rFonts w:ascii="黑体" w:hAnsi="黑体"/>
          <w:sz w:val="21"/>
          <w:szCs w:val="21"/>
        </w:rPr>
        <w:t>5-</w:t>
      </w:r>
      <w:r w:rsidRPr="00E971AE">
        <w:rPr>
          <w:rFonts w:ascii="黑体" w:hAnsi="黑体"/>
          <w:sz w:val="21"/>
          <w:szCs w:val="21"/>
        </w:rPr>
        <w:fldChar w:fldCharType="begin"/>
      </w:r>
      <w:r w:rsidRPr="00E971AE">
        <w:rPr>
          <w:rFonts w:ascii="黑体" w:hAnsi="黑体"/>
          <w:sz w:val="21"/>
          <w:szCs w:val="21"/>
        </w:rPr>
        <w:instrText xml:space="preserve"> SEQ 上传文件界面 \* ARABIC </w:instrText>
      </w:r>
      <w:r w:rsidRPr="00E971AE">
        <w:rPr>
          <w:rFonts w:ascii="黑体" w:hAnsi="黑体"/>
          <w:sz w:val="21"/>
          <w:szCs w:val="21"/>
        </w:rPr>
        <w:fldChar w:fldCharType="separate"/>
      </w:r>
      <w:r w:rsidRPr="00E971AE">
        <w:rPr>
          <w:rFonts w:ascii="黑体" w:hAnsi="黑体"/>
          <w:sz w:val="21"/>
          <w:szCs w:val="21"/>
        </w:rPr>
        <w:t>1</w:t>
      </w:r>
      <w:r w:rsidRPr="00E971AE">
        <w:rPr>
          <w:rFonts w:ascii="黑体" w:hAnsi="黑体"/>
          <w:sz w:val="21"/>
          <w:szCs w:val="21"/>
        </w:rPr>
        <w:fldChar w:fldCharType="end"/>
      </w:r>
      <w:r>
        <w:rPr>
          <w:rFonts w:ascii="黑体" w:hAnsi="黑体"/>
          <w:sz w:val="21"/>
          <w:szCs w:val="21"/>
        </w:rPr>
        <w:t>8</w:t>
      </w:r>
    </w:p>
    <w:p w14:paraId="4F199EE0" w14:textId="70B01247" w:rsidR="00291BE7" w:rsidRPr="00853A1E" w:rsidRDefault="00447B88" w:rsidP="00853A1E">
      <w:pPr>
        <w:widowControl w:val="0"/>
        <w:spacing w:line="360" w:lineRule="auto"/>
        <w:jc w:val="both"/>
        <w:rPr>
          <w:rFonts w:ascii="宋体" w:eastAsia="宋体" w:hAnsi="宋体"/>
          <w:sz w:val="24"/>
          <w:szCs w:val="24"/>
        </w:rPr>
      </w:pPr>
      <w:r w:rsidRPr="00853A1E">
        <w:rPr>
          <w:rFonts w:ascii="宋体" w:eastAsia="宋体" w:hAnsi="宋体" w:hint="eastAsia"/>
          <w:sz w:val="24"/>
          <w:szCs w:val="24"/>
        </w:rPr>
        <w:t>此部分时序图</w:t>
      </w:r>
      <w:r w:rsidR="006B1BA8">
        <w:rPr>
          <w:rFonts w:ascii="宋体" w:eastAsia="宋体" w:hAnsi="宋体" w:hint="eastAsia"/>
          <w:sz w:val="24"/>
          <w:szCs w:val="24"/>
        </w:rPr>
        <w:t>见5</w:t>
      </w:r>
      <w:r w:rsidR="006B1BA8">
        <w:rPr>
          <w:rFonts w:ascii="宋体" w:eastAsia="宋体" w:hAnsi="宋体"/>
          <w:sz w:val="24"/>
          <w:szCs w:val="24"/>
        </w:rPr>
        <w:t>-19</w:t>
      </w:r>
      <w:r w:rsidRPr="00853A1E">
        <w:rPr>
          <w:rFonts w:ascii="宋体" w:eastAsia="宋体" w:hAnsi="宋体" w:hint="eastAsia"/>
          <w:sz w:val="24"/>
          <w:szCs w:val="24"/>
        </w:rPr>
        <w:t>如下：</w:t>
      </w:r>
    </w:p>
    <w:p w14:paraId="34EF123C" w14:textId="77777777" w:rsidR="000415E6" w:rsidRDefault="00880438" w:rsidP="000415E6">
      <w:pPr>
        <w:keepNext/>
      </w:pPr>
      <w:r>
        <w:rPr>
          <w:noProof/>
        </w:rPr>
        <w:lastRenderedPageBreak/>
        <w:drawing>
          <wp:inline distT="0" distB="0" distL="0" distR="0" wp14:anchorId="248F339C" wp14:editId="4733BAAE">
            <wp:extent cx="5544185" cy="4127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4127500"/>
                    </a:xfrm>
                    <a:prstGeom prst="rect">
                      <a:avLst/>
                    </a:prstGeom>
                  </pic:spPr>
                </pic:pic>
              </a:graphicData>
            </a:graphic>
          </wp:inline>
        </w:drawing>
      </w:r>
    </w:p>
    <w:p w14:paraId="768F405E" w14:textId="57D0834B" w:rsidR="00880438" w:rsidRPr="000415E6" w:rsidRDefault="000415E6" w:rsidP="000415E6">
      <w:pPr>
        <w:pStyle w:val="af4"/>
        <w:jc w:val="center"/>
        <w:rPr>
          <w:rFonts w:ascii="黑体" w:hAnsi="黑体"/>
          <w:sz w:val="21"/>
          <w:szCs w:val="21"/>
        </w:rPr>
      </w:pPr>
      <w:r w:rsidRPr="000415E6">
        <w:rPr>
          <w:rFonts w:ascii="黑体" w:hAnsi="黑体"/>
          <w:sz w:val="21"/>
          <w:szCs w:val="21"/>
        </w:rPr>
        <w:t xml:space="preserve">上传文件时序图 </w:t>
      </w:r>
      <w:r>
        <w:rPr>
          <w:rFonts w:ascii="黑体" w:hAnsi="黑体"/>
          <w:sz w:val="21"/>
          <w:szCs w:val="21"/>
        </w:rPr>
        <w:t>5-19</w:t>
      </w:r>
    </w:p>
    <w:p w14:paraId="3D541297" w14:textId="3ACAB3F8" w:rsidR="009A609E" w:rsidRDefault="009A609E" w:rsidP="00D847EC">
      <w:pPr>
        <w:pStyle w:val="2"/>
        <w:numPr>
          <w:ilvl w:val="1"/>
          <w:numId w:val="9"/>
        </w:numPr>
      </w:pPr>
      <w:bookmarkStart w:id="206" w:name="_Toc510169443"/>
      <w:r>
        <w:rPr>
          <w:rFonts w:hint="eastAsia"/>
        </w:rPr>
        <w:t>录取管理模块实现</w:t>
      </w:r>
      <w:bookmarkEnd w:id="206"/>
    </w:p>
    <w:p w14:paraId="0D66F761" w14:textId="52A0BA48" w:rsidR="00994F19" w:rsidRDefault="00B60786" w:rsidP="000F02E0">
      <w:pPr>
        <w:widowControl w:val="0"/>
        <w:spacing w:line="360" w:lineRule="auto"/>
        <w:ind w:firstLine="420"/>
        <w:jc w:val="both"/>
        <w:rPr>
          <w:rFonts w:ascii="宋体" w:eastAsia="宋体" w:hAnsi="宋体"/>
          <w:sz w:val="24"/>
          <w:szCs w:val="24"/>
        </w:rPr>
      </w:pPr>
      <w:r w:rsidRPr="001161C2">
        <w:rPr>
          <w:rFonts w:ascii="宋体" w:eastAsia="宋体" w:hAnsi="宋体" w:hint="eastAsia"/>
          <w:sz w:val="24"/>
          <w:szCs w:val="24"/>
        </w:rPr>
        <w:t>此模块</w:t>
      </w:r>
      <w:r w:rsidR="00026DD3">
        <w:rPr>
          <w:rFonts w:ascii="宋体" w:eastAsia="宋体" w:hAnsi="宋体" w:hint="eastAsia"/>
          <w:sz w:val="24"/>
          <w:szCs w:val="24"/>
        </w:rPr>
        <w:t>主要负责录取报考本学院的学生</w:t>
      </w:r>
      <w:r>
        <w:rPr>
          <w:rFonts w:ascii="宋体" w:eastAsia="宋体" w:hAnsi="宋体" w:hint="eastAsia"/>
          <w:sz w:val="24"/>
          <w:szCs w:val="24"/>
        </w:rPr>
        <w:t>。在</w:t>
      </w:r>
      <w:r w:rsidRPr="00B15851">
        <w:rPr>
          <w:rFonts w:ascii="宋体" w:eastAsia="宋体" w:hAnsi="宋体" w:hint="eastAsia"/>
          <w:sz w:val="24"/>
          <w:szCs w:val="24"/>
        </w:rPr>
        <w:t>录取审核</w:t>
      </w:r>
      <w:r>
        <w:rPr>
          <w:rFonts w:ascii="宋体" w:eastAsia="宋体" w:hAnsi="宋体" w:hint="eastAsia"/>
          <w:sz w:val="24"/>
          <w:szCs w:val="24"/>
        </w:rPr>
        <w:t>功能中，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w:t>
      </w:r>
      <w:r w:rsidR="000A3519">
        <w:rPr>
          <w:rFonts w:ascii="宋体" w:eastAsia="宋体" w:hAnsi="宋体" w:hint="eastAsia"/>
          <w:sz w:val="24"/>
          <w:szCs w:val="24"/>
        </w:rPr>
        <w:t>其运行效果如图：</w:t>
      </w:r>
    </w:p>
    <w:p w14:paraId="2BDCE52D" w14:textId="77777777" w:rsidR="009148E4" w:rsidRDefault="002D2192" w:rsidP="009148E4">
      <w:pPr>
        <w:keepNext/>
        <w:widowControl w:val="0"/>
        <w:spacing w:line="360" w:lineRule="auto"/>
        <w:ind w:firstLine="420"/>
        <w:jc w:val="both"/>
      </w:pPr>
      <w:r>
        <w:rPr>
          <w:noProof/>
        </w:rPr>
        <w:lastRenderedPageBreak/>
        <w:drawing>
          <wp:inline distT="0" distB="0" distL="0" distR="0" wp14:anchorId="58BE14AA" wp14:editId="115CC4FC">
            <wp:extent cx="5544185" cy="3010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3010535"/>
                    </a:xfrm>
                    <a:prstGeom prst="rect">
                      <a:avLst/>
                    </a:prstGeom>
                  </pic:spPr>
                </pic:pic>
              </a:graphicData>
            </a:graphic>
          </wp:inline>
        </w:drawing>
      </w:r>
    </w:p>
    <w:p w14:paraId="7B174534" w14:textId="3FC569A4" w:rsidR="000A3519" w:rsidRPr="009148E4" w:rsidRDefault="009148E4" w:rsidP="009148E4">
      <w:pPr>
        <w:pStyle w:val="af4"/>
        <w:jc w:val="center"/>
        <w:rPr>
          <w:rFonts w:ascii="黑体" w:hAnsi="黑体"/>
          <w:sz w:val="21"/>
          <w:szCs w:val="21"/>
        </w:rPr>
      </w:pPr>
      <w:r w:rsidRPr="009148E4">
        <w:rPr>
          <w:rFonts w:ascii="黑体" w:hAnsi="黑体"/>
          <w:sz w:val="21"/>
          <w:szCs w:val="21"/>
        </w:rPr>
        <w:t xml:space="preserve">新生信息界面 </w:t>
      </w:r>
      <w:r w:rsidR="0000318D">
        <w:rPr>
          <w:rFonts w:ascii="黑体" w:hAnsi="黑体"/>
          <w:sz w:val="21"/>
          <w:szCs w:val="21"/>
        </w:rPr>
        <w:t>5-20</w:t>
      </w:r>
    </w:p>
    <w:p w14:paraId="26BECE85" w14:textId="0DA70BB1" w:rsidR="00EC6FB8" w:rsidRDefault="00EC6FB8" w:rsidP="00F66351">
      <w:pPr>
        <w:widowControl w:val="0"/>
        <w:spacing w:line="360" w:lineRule="auto"/>
        <w:ind w:firstLine="420"/>
        <w:jc w:val="both"/>
        <w:rPr>
          <w:rFonts w:ascii="宋体" w:eastAsia="宋体" w:hAnsi="宋体"/>
          <w:sz w:val="24"/>
          <w:szCs w:val="24"/>
        </w:rPr>
      </w:pPr>
      <w:r>
        <w:rPr>
          <w:rFonts w:ascii="宋体" w:eastAsia="宋体" w:hAnsi="宋体" w:hint="eastAsia"/>
          <w:sz w:val="24"/>
          <w:szCs w:val="24"/>
        </w:rPr>
        <w:t>发放通知书：</w:t>
      </w:r>
    </w:p>
    <w:p w14:paraId="4F526080" w14:textId="77777777" w:rsidR="00F05609" w:rsidRDefault="00423133" w:rsidP="00F05609">
      <w:pPr>
        <w:keepNext/>
        <w:widowControl w:val="0"/>
        <w:spacing w:line="360" w:lineRule="auto"/>
        <w:ind w:firstLine="420"/>
        <w:jc w:val="both"/>
      </w:pPr>
      <w:r>
        <w:rPr>
          <w:noProof/>
        </w:rPr>
        <w:drawing>
          <wp:inline distT="0" distB="0" distL="0" distR="0" wp14:anchorId="65CA46B1" wp14:editId="14804542">
            <wp:extent cx="5544185" cy="268414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185" cy="2684145"/>
                    </a:xfrm>
                    <a:prstGeom prst="rect">
                      <a:avLst/>
                    </a:prstGeom>
                  </pic:spPr>
                </pic:pic>
              </a:graphicData>
            </a:graphic>
          </wp:inline>
        </w:drawing>
      </w:r>
    </w:p>
    <w:p w14:paraId="412CFA09" w14:textId="471C7EFF" w:rsidR="00423133" w:rsidRPr="00FB5980" w:rsidRDefault="00F05609" w:rsidP="00FB5980">
      <w:pPr>
        <w:pStyle w:val="af4"/>
        <w:jc w:val="center"/>
        <w:rPr>
          <w:rFonts w:ascii="黑体" w:hAnsi="黑体"/>
          <w:sz w:val="21"/>
          <w:szCs w:val="21"/>
        </w:rPr>
      </w:pPr>
      <w:r w:rsidRPr="00FB5980">
        <w:rPr>
          <w:rFonts w:ascii="黑体" w:hAnsi="黑体"/>
          <w:sz w:val="21"/>
          <w:szCs w:val="21"/>
        </w:rPr>
        <w:t xml:space="preserve">通知书管理界面 </w:t>
      </w:r>
      <w:r w:rsidR="00457AF4">
        <w:rPr>
          <w:rFonts w:ascii="黑体" w:hAnsi="黑体"/>
          <w:sz w:val="21"/>
          <w:szCs w:val="21"/>
        </w:rPr>
        <w:t>5-2</w:t>
      </w:r>
      <w:r w:rsidRPr="00FB5980">
        <w:rPr>
          <w:rFonts w:ascii="黑体" w:hAnsi="黑体"/>
          <w:sz w:val="21"/>
          <w:szCs w:val="21"/>
        </w:rPr>
        <w:fldChar w:fldCharType="begin"/>
      </w:r>
      <w:r w:rsidRPr="00FB5980">
        <w:rPr>
          <w:rFonts w:ascii="黑体" w:hAnsi="黑体"/>
          <w:sz w:val="21"/>
          <w:szCs w:val="21"/>
        </w:rPr>
        <w:instrText xml:space="preserve"> SEQ 通知书管理界面 \* ARABIC </w:instrText>
      </w:r>
      <w:r w:rsidRPr="00FB5980">
        <w:rPr>
          <w:rFonts w:ascii="黑体" w:hAnsi="黑体"/>
          <w:sz w:val="21"/>
          <w:szCs w:val="21"/>
        </w:rPr>
        <w:fldChar w:fldCharType="separate"/>
      </w:r>
      <w:r w:rsidRPr="00FB5980">
        <w:rPr>
          <w:rFonts w:ascii="黑体" w:hAnsi="黑体"/>
          <w:sz w:val="21"/>
          <w:szCs w:val="21"/>
        </w:rPr>
        <w:t>1</w:t>
      </w:r>
      <w:r w:rsidRPr="00FB5980">
        <w:rPr>
          <w:rFonts w:ascii="黑体" w:hAnsi="黑体"/>
          <w:sz w:val="21"/>
          <w:szCs w:val="21"/>
        </w:rPr>
        <w:fldChar w:fldCharType="end"/>
      </w:r>
    </w:p>
    <w:p w14:paraId="5C30382D" w14:textId="15784815" w:rsidR="001F0FE5" w:rsidRPr="00E6035A" w:rsidRDefault="00E6035A" w:rsidP="00E6035A">
      <w:pPr>
        <w:spacing w:line="460" w:lineRule="exact"/>
        <w:ind w:firstLine="420"/>
        <w:rPr>
          <w:rFonts w:ascii="宋体" w:eastAsia="宋体" w:hAnsi="宋体"/>
          <w:sz w:val="24"/>
          <w:szCs w:val="24"/>
        </w:rPr>
      </w:pPr>
      <w:r>
        <w:rPr>
          <w:rFonts w:ascii="宋体" w:eastAsia="宋体" w:hAnsi="宋体" w:hint="eastAsia"/>
          <w:sz w:val="24"/>
          <w:szCs w:val="24"/>
        </w:rPr>
        <w:t>录取审核通过的新生，院招生办可通过此部分功能发放录取通知书。发放的录取通知书，将会在新生信息库中检索到。若已发放通知书，系统则不显示发送通知书按钮，避免重复发放。</w:t>
      </w:r>
      <w:r w:rsidR="002C2864">
        <w:rPr>
          <w:rFonts w:ascii="宋体" w:eastAsia="宋体" w:hAnsi="宋体" w:hint="eastAsia"/>
          <w:sz w:val="24"/>
          <w:szCs w:val="24"/>
        </w:rPr>
        <w:t>其实现步骤如下：</w:t>
      </w:r>
    </w:p>
    <w:p w14:paraId="22F7CBE7" w14:textId="597C2CB9" w:rsidR="00564DFC" w:rsidRPr="00FB603C" w:rsidRDefault="00FB603C" w:rsidP="00FB603C">
      <w:pPr>
        <w:widowControl w:val="0"/>
        <w:spacing w:line="360" w:lineRule="auto"/>
        <w:jc w:val="both"/>
        <w:rPr>
          <w:rFonts w:ascii="宋体" w:eastAsia="宋体" w:hAnsi="宋体"/>
          <w:sz w:val="24"/>
          <w:szCs w:val="24"/>
        </w:rPr>
      </w:pPr>
      <w:r>
        <w:rPr>
          <w:rFonts w:ascii="宋体" w:eastAsia="宋体" w:hAnsi="宋体" w:hint="eastAsia"/>
          <w:sz w:val="24"/>
          <w:szCs w:val="24"/>
        </w:rPr>
        <w:t>（1）</w:t>
      </w:r>
      <w:r w:rsidR="00564DFC" w:rsidRPr="00FB603C">
        <w:rPr>
          <w:rFonts w:ascii="宋体" w:eastAsia="宋体" w:hAnsi="宋体" w:hint="eastAsia"/>
          <w:sz w:val="24"/>
          <w:szCs w:val="24"/>
        </w:rPr>
        <w:t>Http</w:t>
      </w:r>
      <w:r w:rsidR="00564DFC" w:rsidRPr="00FB603C">
        <w:rPr>
          <w:rFonts w:ascii="宋体" w:eastAsia="宋体" w:hAnsi="宋体"/>
          <w:sz w:val="24"/>
          <w:szCs w:val="24"/>
        </w:rPr>
        <w:t xml:space="preserve"> Post</w:t>
      </w:r>
      <w:r w:rsidR="00564DFC" w:rsidRPr="00FB603C">
        <w:rPr>
          <w:rFonts w:ascii="宋体" w:eastAsia="宋体" w:hAnsi="宋体" w:hint="eastAsia"/>
          <w:sz w:val="24"/>
          <w:szCs w:val="24"/>
        </w:rPr>
        <w:t>请求，</w:t>
      </w:r>
      <w:r w:rsidR="00816C09">
        <w:rPr>
          <w:rFonts w:ascii="宋体" w:eastAsia="宋体" w:hAnsi="宋体" w:hint="eastAsia"/>
          <w:sz w:val="24"/>
          <w:szCs w:val="24"/>
        </w:rPr>
        <w:t>调用发放通知书接口</w:t>
      </w:r>
      <w:r w:rsidR="00564DFC" w:rsidRPr="00FB603C">
        <w:rPr>
          <w:rFonts w:ascii="宋体" w:eastAsia="宋体" w:hAnsi="宋体" w:hint="eastAsia"/>
          <w:sz w:val="24"/>
          <w:szCs w:val="24"/>
        </w:rPr>
        <w:t>；</w:t>
      </w:r>
    </w:p>
    <w:p w14:paraId="17561BC9" w14:textId="057FC0C9" w:rsidR="00564DFC" w:rsidRPr="00CD7D25" w:rsidRDefault="00564DFC" w:rsidP="00564DFC">
      <w:pPr>
        <w:widowControl w:val="0"/>
        <w:spacing w:line="360" w:lineRule="auto"/>
        <w:jc w:val="both"/>
        <w:rPr>
          <w:rFonts w:ascii="宋体" w:eastAsia="宋体" w:hAnsi="宋体"/>
          <w:sz w:val="24"/>
          <w:szCs w:val="24"/>
        </w:rPr>
      </w:pPr>
      <w:r>
        <w:rPr>
          <w:rFonts w:ascii="宋体" w:eastAsia="宋体" w:hAnsi="宋体" w:hint="eastAsia"/>
          <w:sz w:val="24"/>
          <w:szCs w:val="24"/>
        </w:rPr>
        <w:t>（2）</w:t>
      </w:r>
      <w:r w:rsidR="00565486">
        <w:rPr>
          <w:rFonts w:ascii="宋体" w:eastAsia="宋体" w:hAnsi="宋体" w:hint="eastAsia"/>
          <w:sz w:val="24"/>
          <w:szCs w:val="24"/>
        </w:rPr>
        <w:t>视图层校验该学生是否审核通过</w:t>
      </w:r>
      <w:r w:rsidR="00381682">
        <w:rPr>
          <w:rFonts w:ascii="宋体" w:eastAsia="宋体" w:hAnsi="宋体" w:hint="eastAsia"/>
          <w:sz w:val="24"/>
          <w:szCs w:val="24"/>
        </w:rPr>
        <w:t>，若审核通过则允许发放通知书</w:t>
      </w:r>
      <w:r w:rsidRPr="00CD7D25">
        <w:rPr>
          <w:rFonts w:ascii="宋体" w:eastAsia="宋体" w:hAnsi="宋体" w:hint="eastAsia"/>
          <w:sz w:val="24"/>
          <w:szCs w:val="24"/>
        </w:rPr>
        <w:t>；</w:t>
      </w:r>
    </w:p>
    <w:p w14:paraId="5D74B0B4" w14:textId="1343B391" w:rsidR="00564DFC" w:rsidRPr="00EE56DA" w:rsidRDefault="00564DFC" w:rsidP="00564DFC">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3E5D29">
        <w:rPr>
          <w:rFonts w:ascii="宋体" w:eastAsia="宋体" w:hAnsi="宋体" w:hint="eastAsia"/>
          <w:sz w:val="24"/>
          <w:szCs w:val="24"/>
        </w:rPr>
        <w:t>在附件表里上传一份学生的录取通知书</w:t>
      </w:r>
      <w:r>
        <w:rPr>
          <w:rFonts w:ascii="宋体" w:eastAsia="宋体" w:hAnsi="宋体" w:hint="eastAsia"/>
          <w:sz w:val="24"/>
          <w:szCs w:val="24"/>
        </w:rPr>
        <w:t>；</w:t>
      </w:r>
    </w:p>
    <w:p w14:paraId="60ABDC8E" w14:textId="0A80E28E" w:rsidR="00564DFC" w:rsidRPr="00EE56DA" w:rsidRDefault="00564DFC" w:rsidP="00564DFC">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w:t>
      </w:r>
      <w:r w:rsidR="00E975E7">
        <w:rPr>
          <w:rFonts w:ascii="宋体" w:eastAsia="宋体" w:hAnsi="宋体" w:hint="eastAsia"/>
          <w:sz w:val="24"/>
          <w:szCs w:val="24"/>
        </w:rPr>
        <w:t>返回上传成功结果，学生分配</w:t>
      </w:r>
      <w:r w:rsidR="00A0584F">
        <w:rPr>
          <w:rFonts w:ascii="宋体" w:eastAsia="宋体" w:hAnsi="宋体" w:hint="eastAsia"/>
          <w:sz w:val="24"/>
          <w:szCs w:val="24"/>
        </w:rPr>
        <w:t>院系</w:t>
      </w:r>
      <w:r w:rsidR="00E975E7">
        <w:rPr>
          <w:rFonts w:ascii="宋体" w:eastAsia="宋体" w:hAnsi="宋体" w:hint="eastAsia"/>
          <w:sz w:val="24"/>
          <w:szCs w:val="24"/>
        </w:rPr>
        <w:t>专业</w:t>
      </w:r>
      <w:r>
        <w:rPr>
          <w:rFonts w:ascii="宋体" w:eastAsia="宋体" w:hAnsi="宋体" w:hint="eastAsia"/>
          <w:sz w:val="24"/>
          <w:szCs w:val="24"/>
        </w:rPr>
        <w:t>；</w:t>
      </w:r>
    </w:p>
    <w:p w14:paraId="72710849" w14:textId="0937022C" w:rsidR="00564DFC" w:rsidRDefault="007228E9" w:rsidP="00564DFC">
      <w:pPr>
        <w:widowControl w:val="0"/>
        <w:spacing w:line="360" w:lineRule="auto"/>
        <w:jc w:val="both"/>
        <w:rPr>
          <w:rFonts w:ascii="宋体" w:eastAsia="宋体" w:hAnsi="宋体"/>
          <w:sz w:val="24"/>
          <w:szCs w:val="24"/>
        </w:rPr>
      </w:pPr>
      <w:r>
        <w:rPr>
          <w:rFonts w:ascii="宋体" w:eastAsia="宋体" w:hAnsi="宋体" w:hint="eastAsia"/>
          <w:sz w:val="24"/>
          <w:szCs w:val="24"/>
        </w:rPr>
        <w:lastRenderedPageBreak/>
        <w:t>其实现的时序图</w:t>
      </w:r>
      <w:r w:rsidR="00DF6F38">
        <w:rPr>
          <w:rFonts w:ascii="宋体" w:eastAsia="宋体" w:hAnsi="宋体" w:hint="eastAsia"/>
          <w:sz w:val="24"/>
          <w:szCs w:val="24"/>
        </w:rPr>
        <w:t>见</w:t>
      </w:r>
      <w:r w:rsidR="00DF6F38">
        <w:rPr>
          <w:rFonts w:ascii="宋体" w:eastAsia="宋体" w:hAnsi="宋体"/>
          <w:sz w:val="24"/>
          <w:szCs w:val="24"/>
        </w:rPr>
        <w:t>5-22</w:t>
      </w:r>
      <w:r>
        <w:rPr>
          <w:rFonts w:ascii="宋体" w:eastAsia="宋体" w:hAnsi="宋体" w:hint="eastAsia"/>
          <w:sz w:val="24"/>
          <w:szCs w:val="24"/>
        </w:rPr>
        <w:t>如下：</w:t>
      </w:r>
    </w:p>
    <w:p w14:paraId="554A728E" w14:textId="77777777" w:rsidR="00933245" w:rsidRDefault="00E009EF" w:rsidP="00933245">
      <w:pPr>
        <w:keepNext/>
        <w:widowControl w:val="0"/>
        <w:spacing w:line="360" w:lineRule="auto"/>
        <w:jc w:val="both"/>
      </w:pPr>
      <w:r>
        <w:rPr>
          <w:noProof/>
        </w:rPr>
        <w:drawing>
          <wp:inline distT="0" distB="0" distL="0" distR="0" wp14:anchorId="58DE2C2E" wp14:editId="61780EEA">
            <wp:extent cx="5544185" cy="37731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85" cy="3773170"/>
                    </a:xfrm>
                    <a:prstGeom prst="rect">
                      <a:avLst/>
                    </a:prstGeom>
                  </pic:spPr>
                </pic:pic>
              </a:graphicData>
            </a:graphic>
          </wp:inline>
        </w:drawing>
      </w:r>
    </w:p>
    <w:p w14:paraId="082C4366" w14:textId="517A5443" w:rsidR="007228E9" w:rsidRPr="00933245" w:rsidRDefault="00933245" w:rsidP="00933245">
      <w:pPr>
        <w:pStyle w:val="af4"/>
        <w:jc w:val="center"/>
        <w:rPr>
          <w:rFonts w:ascii="黑体" w:hAnsi="黑体"/>
          <w:sz w:val="21"/>
          <w:szCs w:val="21"/>
        </w:rPr>
      </w:pPr>
      <w:r w:rsidRPr="00933245">
        <w:rPr>
          <w:rFonts w:ascii="黑体" w:hAnsi="黑体"/>
          <w:sz w:val="21"/>
          <w:szCs w:val="21"/>
        </w:rPr>
        <w:t xml:space="preserve">发送通知书时序图 </w:t>
      </w:r>
      <w:r w:rsidR="001875F6">
        <w:rPr>
          <w:rFonts w:ascii="黑体" w:hAnsi="黑体"/>
          <w:sz w:val="21"/>
          <w:szCs w:val="21"/>
        </w:rPr>
        <w:t>5-22</w:t>
      </w:r>
    </w:p>
    <w:p w14:paraId="3CCD8B8F" w14:textId="149CE69B" w:rsidR="00EB40BF" w:rsidRDefault="00EB40BF" w:rsidP="00564DFC">
      <w:pPr>
        <w:widowControl w:val="0"/>
        <w:spacing w:line="360" w:lineRule="auto"/>
        <w:jc w:val="both"/>
        <w:rPr>
          <w:rFonts w:ascii="宋体" w:eastAsia="宋体" w:hAnsi="宋体"/>
          <w:sz w:val="24"/>
          <w:szCs w:val="24"/>
        </w:rPr>
      </w:pPr>
      <w:r>
        <w:rPr>
          <w:rFonts w:ascii="宋体" w:eastAsia="宋体" w:hAnsi="宋体" w:hint="eastAsia"/>
          <w:sz w:val="24"/>
          <w:szCs w:val="24"/>
        </w:rPr>
        <w:t>其核心代码如下：</w:t>
      </w:r>
    </w:p>
    <w:p w14:paraId="62478B25" w14:textId="5C5CB74B" w:rsidR="00EB40BF" w:rsidRDefault="008F240D" w:rsidP="00564DFC">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前代码略=</w:t>
      </w:r>
      <w:r>
        <w:rPr>
          <w:rFonts w:ascii="宋体" w:eastAsia="宋体" w:hAnsi="宋体"/>
          <w:sz w:val="24"/>
          <w:szCs w:val="24"/>
        </w:rPr>
        <w:t>==========================</w:t>
      </w:r>
    </w:p>
    <w:p w14:paraId="7778B429"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获取文件的路径</w:t>
      </w:r>
    </w:p>
    <w:p w14:paraId="6CA481C0"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"F:\\GraduattionSources\\GraduationProject\\document\\dockerUpload\\temp\\</w:t>
      </w:r>
      <w:r>
        <w:rPr>
          <w:rFonts w:ascii="Consolas" w:hAnsi="Consolas" w:cs="Consolas"/>
          <w:color w:val="2A00FF"/>
          <w:kern w:val="0"/>
          <w:sz w:val="24"/>
          <w:szCs w:val="24"/>
        </w:rPr>
        <w:t>录取通知书</w:t>
      </w:r>
      <w:r>
        <w:rPr>
          <w:rFonts w:ascii="Consolas" w:hAnsi="Consolas" w:cs="Consolas"/>
          <w:color w:val="2A00FF"/>
          <w:kern w:val="0"/>
          <w:sz w:val="24"/>
          <w:szCs w:val="24"/>
        </w:rPr>
        <w:t>.jpg"</w:t>
      </w:r>
      <w:r>
        <w:rPr>
          <w:rFonts w:ascii="Consolas" w:hAnsi="Consolas" w:cs="Consolas"/>
          <w:color w:val="000000"/>
          <w:kern w:val="0"/>
          <w:sz w:val="24"/>
          <w:szCs w:val="24"/>
        </w:rPr>
        <w:t>);</w:t>
      </w:r>
    </w:p>
    <w:p w14:paraId="7E12A280"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InputStream </w:t>
      </w:r>
      <w:r>
        <w:rPr>
          <w:rFonts w:ascii="Consolas" w:hAnsi="Consolas" w:cs="Consolas"/>
          <w:color w:val="6A3E3E"/>
          <w:kern w:val="0"/>
          <w:sz w:val="24"/>
          <w:szCs w:val="24"/>
        </w:rPr>
        <w:t>inputStream</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w:t>
      </w:r>
      <w:r>
        <w:rPr>
          <w:rFonts w:ascii="Consolas" w:hAnsi="Consolas" w:cs="Consolas"/>
          <w:color w:val="6A3E3E"/>
          <w:kern w:val="0"/>
          <w:sz w:val="24"/>
          <w:szCs w:val="24"/>
        </w:rPr>
        <w:t>file</w:t>
      </w:r>
      <w:r>
        <w:rPr>
          <w:rFonts w:ascii="Consolas" w:hAnsi="Consolas" w:cs="Consolas"/>
          <w:color w:val="000000"/>
          <w:kern w:val="0"/>
          <w:sz w:val="24"/>
          <w:szCs w:val="24"/>
        </w:rPr>
        <w:t>);</w:t>
      </w:r>
    </w:p>
    <w:p w14:paraId="2BF0FD2A"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RecruitInfo </w:t>
      </w:r>
      <w:r>
        <w:rPr>
          <w:rFonts w:ascii="Consolas" w:hAnsi="Consolas" w:cs="Consolas"/>
          <w:color w:val="6A3E3E"/>
          <w:kern w:val="0"/>
          <w:sz w:val="24"/>
          <w:szCs w:val="24"/>
        </w:rPr>
        <w:t>recruitInfo</w:t>
      </w:r>
      <w:r>
        <w:rPr>
          <w:rFonts w:ascii="Consolas" w:hAnsi="Consolas" w:cs="Consolas"/>
          <w:color w:val="000000"/>
          <w:kern w:val="0"/>
          <w:sz w:val="24"/>
          <w:szCs w:val="24"/>
        </w:rPr>
        <w:t xml:space="preserve"> = </w:t>
      </w:r>
      <w:r>
        <w:rPr>
          <w:rFonts w:ascii="Consolas" w:hAnsi="Consolas" w:cs="Consolas"/>
          <w:color w:val="0000C0"/>
          <w:kern w:val="0"/>
          <w:sz w:val="24"/>
          <w:szCs w:val="24"/>
        </w:rPr>
        <w:t>recruitInfoService</w:t>
      </w:r>
      <w:r>
        <w:rPr>
          <w:rFonts w:ascii="Consolas" w:hAnsi="Consolas" w:cs="Consolas"/>
          <w:color w:val="000000"/>
          <w:kern w:val="0"/>
          <w:sz w:val="24"/>
          <w:szCs w:val="24"/>
        </w:rPr>
        <w:t>.getRecruitInfo(</w:t>
      </w:r>
      <w:r>
        <w:rPr>
          <w:rFonts w:ascii="Consolas" w:hAnsi="Consolas" w:cs="Consolas"/>
          <w:color w:val="6A3E3E"/>
          <w:kern w:val="0"/>
          <w:sz w:val="24"/>
          <w:szCs w:val="24"/>
        </w:rPr>
        <w:t>nStudentId</w:t>
      </w:r>
      <w:r>
        <w:rPr>
          <w:rFonts w:ascii="Consolas" w:hAnsi="Consolas" w:cs="Consolas"/>
          <w:color w:val="000000"/>
          <w:kern w:val="0"/>
          <w:sz w:val="24"/>
          <w:szCs w:val="24"/>
        </w:rPr>
        <w:t>);</w:t>
      </w:r>
    </w:p>
    <w:p w14:paraId="572D070D"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fileName</w:t>
      </w:r>
      <w:r>
        <w:rPr>
          <w:rFonts w:ascii="Consolas" w:hAnsi="Consolas" w:cs="Consolas"/>
          <w:color w:val="000000"/>
          <w:kern w:val="0"/>
          <w:sz w:val="24"/>
          <w:szCs w:val="24"/>
        </w:rPr>
        <w:t xml:space="preserve"> =</w:t>
      </w:r>
      <w:r>
        <w:rPr>
          <w:rFonts w:ascii="Consolas" w:hAnsi="Consolas" w:cs="Consolas"/>
          <w:color w:val="6A3E3E"/>
          <w:kern w:val="0"/>
          <w:sz w:val="24"/>
          <w:szCs w:val="24"/>
        </w:rPr>
        <w:t>recruitInfo</w:t>
      </w:r>
      <w:r>
        <w:rPr>
          <w:rFonts w:ascii="Consolas" w:hAnsi="Consolas" w:cs="Consolas"/>
          <w:color w:val="000000"/>
          <w:kern w:val="0"/>
          <w:sz w:val="24"/>
          <w:szCs w:val="24"/>
        </w:rPr>
        <w:t>.getsStudentName()+</w:t>
      </w:r>
      <w:r>
        <w:rPr>
          <w:rFonts w:ascii="Consolas" w:hAnsi="Consolas" w:cs="Consolas"/>
          <w:color w:val="2A00FF"/>
          <w:kern w:val="0"/>
          <w:sz w:val="24"/>
          <w:szCs w:val="24"/>
        </w:rPr>
        <w:t>"_</w:t>
      </w:r>
      <w:r>
        <w:rPr>
          <w:rFonts w:ascii="Consolas" w:hAnsi="Consolas" w:cs="Consolas"/>
          <w:color w:val="2A00FF"/>
          <w:kern w:val="0"/>
          <w:sz w:val="24"/>
          <w:szCs w:val="24"/>
        </w:rPr>
        <w:t>录取通知书</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2A00FF"/>
          <w:kern w:val="0"/>
          <w:sz w:val="24"/>
          <w:szCs w:val="24"/>
        </w:rPr>
        <w:t>".jpg"</w:t>
      </w:r>
      <w:r>
        <w:rPr>
          <w:rFonts w:ascii="Consolas" w:hAnsi="Consolas" w:cs="Consolas"/>
          <w:color w:val="000000"/>
          <w:kern w:val="0"/>
          <w:sz w:val="24"/>
          <w:szCs w:val="24"/>
        </w:rPr>
        <w:t>;</w:t>
      </w:r>
    </w:p>
    <w:p w14:paraId="757472E8"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fileName</w:t>
      </w:r>
      <w:r>
        <w:rPr>
          <w:rFonts w:ascii="Consolas" w:hAnsi="Consolas" w:cs="Consolas"/>
          <w:color w:val="000000"/>
          <w:kern w:val="0"/>
          <w:sz w:val="24"/>
          <w:szCs w:val="24"/>
        </w:rPr>
        <w:t>);</w:t>
      </w:r>
    </w:p>
    <w:p w14:paraId="0F6931C9"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sAttachType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通知书</w:t>
      </w:r>
      <w:r>
        <w:rPr>
          <w:rFonts w:ascii="Consolas" w:hAnsi="Consolas" w:cs="Consolas"/>
          <w:color w:val="2A00FF"/>
          <w:kern w:val="0"/>
          <w:sz w:val="24"/>
          <w:szCs w:val="24"/>
        </w:rPr>
        <w:t>"</w:t>
      </w:r>
      <w:r>
        <w:rPr>
          <w:rFonts w:ascii="Consolas" w:hAnsi="Consolas" w:cs="Consolas"/>
          <w:color w:val="000000"/>
          <w:kern w:val="0"/>
          <w:sz w:val="24"/>
          <w:szCs w:val="24"/>
        </w:rPr>
        <w:t>;</w:t>
      </w:r>
    </w:p>
    <w:p w14:paraId="51A7971A"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Attach </w:t>
      </w:r>
      <w:r>
        <w:rPr>
          <w:rFonts w:ascii="Consolas" w:hAnsi="Consolas" w:cs="Consolas"/>
          <w:color w:val="6A3E3E"/>
          <w:kern w:val="0"/>
          <w:sz w:val="24"/>
          <w:szCs w:val="24"/>
        </w:rPr>
        <w:t>attach</w:t>
      </w:r>
      <w:r>
        <w:rPr>
          <w:rFonts w:ascii="Consolas" w:hAnsi="Consolas" w:cs="Consolas"/>
          <w:color w:val="000000"/>
          <w:kern w:val="0"/>
          <w:sz w:val="24"/>
          <w:szCs w:val="24"/>
        </w:rPr>
        <w:t xml:space="preserve"> = </w:t>
      </w:r>
      <w:r>
        <w:rPr>
          <w:rFonts w:ascii="Consolas" w:hAnsi="Consolas" w:cs="Consolas"/>
          <w:color w:val="0000C0"/>
          <w:kern w:val="0"/>
          <w:sz w:val="24"/>
          <w:szCs w:val="24"/>
        </w:rPr>
        <w:t>attachService</w:t>
      </w:r>
      <w:r>
        <w:rPr>
          <w:rFonts w:ascii="Consolas" w:hAnsi="Consolas" w:cs="Consolas"/>
          <w:color w:val="000000"/>
          <w:kern w:val="0"/>
          <w:sz w:val="24"/>
          <w:szCs w:val="24"/>
        </w:rPr>
        <w:t>.uploadAttach(</w:t>
      </w:r>
      <w:r>
        <w:rPr>
          <w:rFonts w:ascii="Consolas" w:hAnsi="Consolas" w:cs="Consolas"/>
          <w:color w:val="6A3E3E"/>
          <w:kern w:val="0"/>
          <w:sz w:val="24"/>
          <w:szCs w:val="24"/>
        </w:rPr>
        <w:t>inputStream</w:t>
      </w:r>
      <w:r>
        <w:rPr>
          <w:rFonts w:ascii="Consolas" w:hAnsi="Consolas" w:cs="Consolas"/>
          <w:color w:val="000000"/>
          <w:kern w:val="0"/>
          <w:sz w:val="24"/>
          <w:szCs w:val="24"/>
        </w:rPr>
        <w:t>,</w:t>
      </w:r>
      <w:r>
        <w:rPr>
          <w:rFonts w:ascii="Consolas" w:hAnsi="Consolas" w:cs="Consolas"/>
          <w:color w:val="6A3E3E"/>
          <w:kern w:val="0"/>
          <w:sz w:val="24"/>
          <w:szCs w:val="24"/>
        </w:rPr>
        <w:t>fileName</w:t>
      </w:r>
      <w:r>
        <w:rPr>
          <w:rFonts w:ascii="Consolas" w:hAnsi="Consolas" w:cs="Consolas"/>
          <w:color w:val="000000"/>
          <w:kern w:val="0"/>
          <w:sz w:val="24"/>
          <w:szCs w:val="24"/>
        </w:rPr>
        <w:t xml:space="preserve">, </w:t>
      </w:r>
      <w:r>
        <w:rPr>
          <w:rFonts w:ascii="Consolas" w:hAnsi="Consolas" w:cs="Consolas"/>
          <w:color w:val="6A3E3E"/>
          <w:kern w:val="0"/>
          <w:sz w:val="24"/>
          <w:szCs w:val="24"/>
        </w:rPr>
        <w:t>sAttachType</w:t>
      </w:r>
      <w:r>
        <w:rPr>
          <w:rFonts w:ascii="Consolas" w:hAnsi="Consolas" w:cs="Consolas"/>
          <w:color w:val="000000"/>
          <w:kern w:val="0"/>
          <w:sz w:val="24"/>
          <w:szCs w:val="24"/>
        </w:rPr>
        <w:t xml:space="preserve">, </w:t>
      </w:r>
      <w:r>
        <w:rPr>
          <w:rFonts w:ascii="Consolas" w:hAnsi="Consolas" w:cs="Consolas"/>
          <w:color w:val="6A3E3E"/>
          <w:kern w:val="0"/>
          <w:sz w:val="24"/>
          <w:szCs w:val="24"/>
        </w:rPr>
        <w:t>nStudentId</w:t>
      </w:r>
      <w:r>
        <w:rPr>
          <w:rFonts w:ascii="Consolas" w:hAnsi="Consolas" w:cs="Consolas"/>
          <w:color w:val="000000"/>
          <w:kern w:val="0"/>
          <w:sz w:val="24"/>
          <w:szCs w:val="24"/>
        </w:rPr>
        <w:t>,</w:t>
      </w:r>
      <w:r>
        <w:rPr>
          <w:rFonts w:ascii="Consolas" w:hAnsi="Consolas" w:cs="Consolas"/>
          <w:color w:val="2A00FF"/>
          <w:kern w:val="0"/>
          <w:sz w:val="24"/>
          <w:szCs w:val="24"/>
        </w:rPr>
        <w:t>"admin"</w:t>
      </w:r>
      <w:r>
        <w:rPr>
          <w:rFonts w:ascii="Consolas" w:hAnsi="Consolas" w:cs="Consolas"/>
          <w:color w:val="000000"/>
          <w:kern w:val="0"/>
          <w:sz w:val="24"/>
          <w:szCs w:val="24"/>
        </w:rPr>
        <w:t>,</w:t>
      </w:r>
    </w:p>
    <w:p w14:paraId="255CAB4C"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w:t>
      </w:r>
      <w:r>
        <w:rPr>
          <w:rFonts w:ascii="Consolas" w:hAnsi="Consolas" w:cs="Consolas"/>
          <w:color w:val="2A00FF"/>
          <w:kern w:val="0"/>
          <w:sz w:val="24"/>
          <w:szCs w:val="24"/>
        </w:rPr>
        <w:t>院招生办</w:t>
      </w:r>
      <w:r>
        <w:rPr>
          <w:rFonts w:ascii="Consolas" w:hAnsi="Consolas" w:cs="Consolas"/>
          <w:color w:val="2A00FF"/>
          <w:kern w:val="0"/>
          <w:sz w:val="24"/>
          <w:szCs w:val="24"/>
        </w:rPr>
        <w:t>"</w:t>
      </w:r>
      <w:r>
        <w:rPr>
          <w:rFonts w:ascii="Consolas" w:hAnsi="Consolas" w:cs="Consolas"/>
          <w:color w:val="000000"/>
          <w:kern w:val="0"/>
          <w:sz w:val="24"/>
          <w:szCs w:val="24"/>
        </w:rPr>
        <w:t>);</w:t>
      </w:r>
    </w:p>
    <w:p w14:paraId="6F2436D5"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attach</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14:paraId="5B587A5F" w14:textId="77777777" w:rsidR="007C5D71" w:rsidRDefault="007C5D71" w:rsidP="007C5D71">
      <w:pPr>
        <w:widowControl w:val="0"/>
        <w:autoSpaceDE w:val="0"/>
        <w:autoSpaceDN w:val="0"/>
        <w:adjustRightInd w:val="0"/>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ModelAndView(</w:t>
      </w:r>
      <w:r>
        <w:rPr>
          <w:rFonts w:ascii="Consolas" w:hAnsi="Consolas" w:cs="Consolas"/>
          <w:color w:val="2A00FF"/>
          <w:kern w:val="0"/>
          <w:sz w:val="24"/>
          <w:szCs w:val="24"/>
        </w:rPr>
        <w:t>"errorPage.jsp"</w:t>
      </w:r>
      <w:r>
        <w:rPr>
          <w:rFonts w:ascii="Consolas" w:hAnsi="Consolas" w:cs="Consolas"/>
          <w:color w:val="000000"/>
          <w:kern w:val="0"/>
          <w:sz w:val="24"/>
          <w:szCs w:val="24"/>
        </w:rPr>
        <w:t>);</w:t>
      </w:r>
    </w:p>
    <w:p w14:paraId="6BF09634" w14:textId="6C5B650D" w:rsidR="00FE396D" w:rsidRDefault="007C5D71" w:rsidP="007C5D71">
      <w:pPr>
        <w:widowControl w:val="0"/>
        <w:spacing w:line="360" w:lineRule="auto"/>
        <w:jc w:val="both"/>
        <w:rPr>
          <w:rFonts w:ascii="宋体" w:eastAsia="宋体" w:hAnsi="宋体"/>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ECCBC7" w14:textId="46456E5B" w:rsidR="002457D8" w:rsidRPr="00683933" w:rsidRDefault="008F240D" w:rsidP="005E49BB">
      <w:pPr>
        <w:widowControl w:val="0"/>
        <w:spacing w:line="360" w:lineRule="auto"/>
        <w:jc w:val="both"/>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后代码略=</w:t>
      </w:r>
      <w:r>
        <w:rPr>
          <w:rFonts w:ascii="宋体" w:eastAsia="宋体" w:hAnsi="宋体"/>
          <w:sz w:val="24"/>
          <w:szCs w:val="24"/>
        </w:rPr>
        <w:t>==========================</w:t>
      </w:r>
    </w:p>
    <w:p w14:paraId="20D44007" w14:textId="6BCDF2A8" w:rsidR="00AE6D04" w:rsidRDefault="00AE6D04" w:rsidP="00D847EC">
      <w:pPr>
        <w:pStyle w:val="2"/>
        <w:numPr>
          <w:ilvl w:val="1"/>
          <w:numId w:val="9"/>
        </w:numPr>
      </w:pPr>
      <w:bookmarkStart w:id="207" w:name="_Toc510169444"/>
      <w:r>
        <w:rPr>
          <w:rFonts w:hint="eastAsia"/>
        </w:rPr>
        <w:t>本章小结</w:t>
      </w:r>
      <w:bookmarkEnd w:id="207"/>
    </w:p>
    <w:p w14:paraId="740949C5" w14:textId="40D15847" w:rsidR="00C32418" w:rsidRPr="00076C68" w:rsidRDefault="00AE6D04" w:rsidP="00076C68">
      <w:pPr>
        <w:spacing w:line="460" w:lineRule="exact"/>
        <w:rPr>
          <w:rFonts w:ascii="宋体" w:eastAsia="宋体" w:hAnsi="宋体"/>
          <w:sz w:val="24"/>
          <w:szCs w:val="24"/>
        </w:rPr>
      </w:pPr>
      <w:r>
        <w:tab/>
      </w:r>
      <w:r w:rsidR="0077200F">
        <w:rPr>
          <w:rFonts w:ascii="宋体" w:eastAsia="宋体" w:hAnsi="宋体" w:hint="eastAsia"/>
          <w:sz w:val="24"/>
          <w:szCs w:val="24"/>
        </w:rPr>
        <w:t>本章主要</w:t>
      </w:r>
      <w:r w:rsidR="00421CCE">
        <w:rPr>
          <w:rFonts w:ascii="宋体" w:eastAsia="宋体" w:hAnsi="宋体" w:hint="eastAsia"/>
          <w:sz w:val="24"/>
          <w:szCs w:val="24"/>
        </w:rPr>
        <w:t>对系统的具体实现步骤进行阐述，</w:t>
      </w:r>
      <w:r w:rsidR="00AA237C">
        <w:rPr>
          <w:rFonts w:ascii="宋体" w:eastAsia="宋体" w:hAnsi="宋体" w:hint="eastAsia"/>
          <w:sz w:val="24"/>
          <w:szCs w:val="24"/>
        </w:rPr>
        <w:t>通过具体的逻辑实现对每个模块进行</w:t>
      </w:r>
      <w:r w:rsidR="00806C9D">
        <w:rPr>
          <w:rFonts w:ascii="宋体" w:eastAsia="宋体" w:hAnsi="宋体" w:hint="eastAsia"/>
          <w:sz w:val="24"/>
          <w:szCs w:val="24"/>
        </w:rPr>
        <w:t>截图展示及代码说明。</w:t>
      </w:r>
      <w:r w:rsidR="00053A93">
        <w:rPr>
          <w:rFonts w:ascii="宋体" w:eastAsia="宋体" w:hAnsi="宋体" w:hint="eastAsia"/>
          <w:sz w:val="24"/>
          <w:szCs w:val="24"/>
        </w:rPr>
        <w:t>登录模块使用JWT进行验证，生成token之后过滤所有除了l</w:t>
      </w:r>
      <w:r w:rsidR="00053A93">
        <w:rPr>
          <w:rFonts w:ascii="宋体" w:eastAsia="宋体" w:hAnsi="宋体"/>
          <w:sz w:val="24"/>
          <w:szCs w:val="24"/>
        </w:rPr>
        <w:t>ogin</w:t>
      </w:r>
      <w:r w:rsidR="00053A93">
        <w:rPr>
          <w:rFonts w:ascii="宋体" w:eastAsia="宋体" w:hAnsi="宋体" w:hint="eastAsia"/>
          <w:sz w:val="24"/>
          <w:szCs w:val="24"/>
        </w:rPr>
        <w:t>之外的请求，提高安全性；招生数据统计分析的实现主要对招生情况的统计；在考生报考本学院的时候系统将学生信息提取，在录取时抽取新生的档案；学生可以通过登录学生端查看本人的基本信息，包括是否被录取等；</w:t>
      </w:r>
      <w:r w:rsidR="00563878">
        <w:rPr>
          <w:rFonts w:ascii="宋体" w:eastAsia="宋体" w:hAnsi="宋体" w:hint="eastAsia"/>
          <w:sz w:val="24"/>
          <w:szCs w:val="24"/>
        </w:rPr>
        <w:t>招生计划信息库当被修改时，系统拦截器修改的内容，通过相关人员审核通过后才对其信息进行修改</w:t>
      </w:r>
      <w:r w:rsidR="00BC7AA9">
        <w:rPr>
          <w:rFonts w:ascii="宋体" w:eastAsia="宋体" w:hAnsi="宋体" w:hint="eastAsia"/>
          <w:sz w:val="24"/>
          <w:szCs w:val="24"/>
        </w:rPr>
        <w:t>；招生办工作人员可以对报考本院的学生进行审核，审核通过的学生的档案</w:t>
      </w:r>
      <w:r w:rsidR="00877BB4">
        <w:rPr>
          <w:rFonts w:ascii="宋体" w:eastAsia="宋体" w:hAnsi="宋体" w:hint="eastAsia"/>
          <w:sz w:val="24"/>
          <w:szCs w:val="24"/>
        </w:rPr>
        <w:t>将被存档</w:t>
      </w:r>
      <w:r w:rsidR="004002E3">
        <w:rPr>
          <w:rFonts w:ascii="宋体" w:eastAsia="宋体" w:hAnsi="宋体" w:hint="eastAsia"/>
          <w:sz w:val="24"/>
          <w:szCs w:val="24"/>
        </w:rPr>
        <w:t>。</w:t>
      </w:r>
    </w:p>
    <w:p w14:paraId="32232C03" w14:textId="13FF3FEB" w:rsidR="00C32418" w:rsidRDefault="0031146B" w:rsidP="0031146B">
      <w:pPr>
        <w:pStyle w:val="1"/>
      </w:pPr>
      <w:r>
        <w:rPr>
          <w:rFonts w:hint="eastAsia"/>
        </w:rPr>
        <w:t xml:space="preserve"> </w:t>
      </w:r>
      <w:bookmarkStart w:id="208" w:name="_Toc510169445"/>
      <w:r w:rsidR="00C32418">
        <w:rPr>
          <w:rFonts w:hint="eastAsia"/>
        </w:rPr>
        <w:t>系统测试</w:t>
      </w:r>
      <w:bookmarkEnd w:id="208"/>
    </w:p>
    <w:p w14:paraId="5F2C7983" w14:textId="77777777" w:rsidR="0030135A" w:rsidRPr="0030135A" w:rsidRDefault="0030135A"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209" w:name="_Toc509779785"/>
      <w:bookmarkStart w:id="210" w:name="_Toc509961798"/>
      <w:bookmarkStart w:id="211" w:name="_Toc510132809"/>
      <w:bookmarkStart w:id="212" w:name="_Toc510169446"/>
      <w:bookmarkEnd w:id="209"/>
      <w:bookmarkEnd w:id="210"/>
      <w:bookmarkEnd w:id="211"/>
      <w:bookmarkEnd w:id="212"/>
    </w:p>
    <w:p w14:paraId="4CD48E7E" w14:textId="7B82E279" w:rsidR="00C32418" w:rsidRDefault="00C32418" w:rsidP="00D847EC">
      <w:pPr>
        <w:pStyle w:val="2"/>
        <w:numPr>
          <w:ilvl w:val="1"/>
          <w:numId w:val="9"/>
        </w:numPr>
      </w:pPr>
      <w:bookmarkStart w:id="213" w:name="_Toc510169447"/>
      <w:r>
        <w:rPr>
          <w:rFonts w:hint="eastAsia"/>
        </w:rPr>
        <w:t>测试目的</w:t>
      </w:r>
      <w:bookmarkEnd w:id="213"/>
    </w:p>
    <w:p w14:paraId="2403D331" w14:textId="38EF6CB9" w:rsidR="00C32418" w:rsidRPr="00F94B0C" w:rsidRDefault="00A2319C" w:rsidP="00B93F8C">
      <w:pPr>
        <w:spacing w:line="460" w:lineRule="exact"/>
        <w:ind w:firstLine="420"/>
        <w:rPr>
          <w:rFonts w:ascii="宋体" w:eastAsia="宋体" w:hAnsi="宋体"/>
          <w:sz w:val="24"/>
          <w:szCs w:val="24"/>
        </w:rPr>
      </w:pPr>
      <w:r>
        <w:rPr>
          <w:rFonts w:ascii="宋体" w:eastAsia="宋体" w:hAnsi="宋体" w:hint="eastAsia"/>
          <w:sz w:val="24"/>
          <w:szCs w:val="24"/>
        </w:rPr>
        <w:t>系统测试目标是</w:t>
      </w:r>
      <w:r w:rsidR="00325A72">
        <w:rPr>
          <w:rFonts w:ascii="宋体" w:eastAsia="宋体" w:hAnsi="宋体" w:hint="eastAsia"/>
          <w:sz w:val="24"/>
          <w:szCs w:val="24"/>
        </w:rPr>
        <w:t>发现系统在运营时出现的缺点</w:t>
      </w:r>
      <w:r w:rsidR="00DD566E">
        <w:rPr>
          <w:rFonts w:ascii="宋体" w:eastAsia="宋体" w:hAnsi="宋体" w:hint="eastAsia"/>
          <w:sz w:val="24"/>
          <w:szCs w:val="24"/>
        </w:rPr>
        <w:t>，并且尽可能</w:t>
      </w:r>
      <w:r w:rsidR="001272BB">
        <w:rPr>
          <w:rFonts w:ascii="宋体" w:eastAsia="宋体" w:hAnsi="宋体" w:hint="eastAsia"/>
          <w:sz w:val="24"/>
          <w:szCs w:val="24"/>
        </w:rPr>
        <w:t>多的验证其产品结果是否符合需求</w:t>
      </w:r>
      <w:r w:rsidR="006029B2">
        <w:rPr>
          <w:rFonts w:ascii="宋体" w:eastAsia="宋体" w:hAnsi="宋体" w:hint="eastAsia"/>
          <w:sz w:val="24"/>
          <w:szCs w:val="24"/>
        </w:rPr>
        <w:t>，最终私下降低维护成本的目标。</w:t>
      </w:r>
      <w:r w:rsidR="000C6447">
        <w:rPr>
          <w:rFonts w:ascii="宋体" w:eastAsia="宋体" w:hAnsi="宋体" w:hint="eastAsia"/>
          <w:sz w:val="24"/>
          <w:szCs w:val="24"/>
        </w:rPr>
        <w:t>以测试维度进行分析</w:t>
      </w:r>
      <w:r w:rsidR="00C32418" w:rsidRPr="00F94B0C">
        <w:rPr>
          <w:rFonts w:ascii="宋体" w:eastAsia="宋体" w:hAnsi="宋体" w:hint="eastAsia"/>
          <w:sz w:val="24"/>
          <w:szCs w:val="24"/>
        </w:rPr>
        <w:t>测试目的包括如下</w:t>
      </w:r>
      <w:r w:rsidR="00353AB5">
        <w:rPr>
          <w:rFonts w:ascii="宋体" w:eastAsia="宋体" w:hAnsi="宋体" w:hint="eastAsia"/>
          <w:sz w:val="24"/>
          <w:szCs w:val="24"/>
        </w:rPr>
        <w:t>几点</w:t>
      </w:r>
      <w:r w:rsidR="00C32418" w:rsidRPr="00F94B0C">
        <w:rPr>
          <w:rFonts w:ascii="宋体" w:eastAsia="宋体" w:hAnsi="宋体" w:hint="eastAsia"/>
          <w:sz w:val="24"/>
          <w:szCs w:val="24"/>
        </w:rPr>
        <w:t>：</w:t>
      </w:r>
    </w:p>
    <w:p w14:paraId="1624B3DA" w14:textId="21ED1427" w:rsidR="006948B5" w:rsidRPr="004F7261" w:rsidRDefault="003B08E8" w:rsidP="004F7261">
      <w:pPr>
        <w:spacing w:line="460" w:lineRule="exact"/>
        <w:ind w:firstLine="420"/>
        <w:rPr>
          <w:rFonts w:ascii="宋体" w:eastAsia="宋体" w:hAnsi="宋体"/>
          <w:sz w:val="24"/>
          <w:szCs w:val="24"/>
        </w:rPr>
      </w:pPr>
      <w:r w:rsidRPr="004F7261">
        <w:rPr>
          <w:rFonts w:ascii="宋体" w:eastAsia="宋体" w:hAnsi="宋体" w:hint="eastAsia"/>
          <w:sz w:val="24"/>
          <w:szCs w:val="24"/>
        </w:rPr>
        <w:t>（1）通过对功能模块进行划分并进行编码开发，在接口开发完成编写单元测试类对接口进行测试，达到整体开发完整的目的。</w:t>
      </w:r>
    </w:p>
    <w:p w14:paraId="1F2AD4F7" w14:textId="6C7E8563" w:rsidR="003B08E8" w:rsidRPr="004F7261" w:rsidRDefault="003B08E8" w:rsidP="004F7261">
      <w:pPr>
        <w:spacing w:line="460" w:lineRule="exact"/>
        <w:ind w:firstLine="420"/>
        <w:rPr>
          <w:rFonts w:ascii="宋体" w:eastAsia="宋体" w:hAnsi="宋体"/>
          <w:sz w:val="24"/>
          <w:szCs w:val="24"/>
        </w:rPr>
      </w:pPr>
      <w:r w:rsidRPr="004F7261">
        <w:rPr>
          <w:rFonts w:ascii="宋体" w:eastAsia="宋体" w:hAnsi="宋体" w:hint="eastAsia"/>
          <w:sz w:val="24"/>
          <w:szCs w:val="24"/>
        </w:rPr>
        <w:t>（2）在测试过程中测出不符合逻辑或者语法错误等问题，需要及时修复并进行迭代测试，保证测试通过。</w:t>
      </w:r>
    </w:p>
    <w:p w14:paraId="4CD0078C" w14:textId="1E61F98C" w:rsidR="003B08E8" w:rsidRPr="004F7261" w:rsidRDefault="003B08E8" w:rsidP="004F7261">
      <w:pPr>
        <w:spacing w:line="460" w:lineRule="exact"/>
        <w:ind w:firstLine="420"/>
        <w:rPr>
          <w:rFonts w:ascii="宋体" w:eastAsia="宋体" w:hAnsi="宋体"/>
          <w:sz w:val="24"/>
          <w:szCs w:val="24"/>
        </w:rPr>
      </w:pPr>
      <w:r w:rsidRPr="004F7261">
        <w:rPr>
          <w:rFonts w:ascii="宋体" w:eastAsia="宋体" w:hAnsi="宋体" w:hint="eastAsia"/>
          <w:sz w:val="24"/>
          <w:szCs w:val="24"/>
        </w:rPr>
        <w:t>（</w:t>
      </w:r>
      <w:r w:rsidRPr="004F7261">
        <w:rPr>
          <w:rFonts w:ascii="宋体" w:eastAsia="宋体" w:hAnsi="宋体"/>
          <w:sz w:val="24"/>
          <w:szCs w:val="24"/>
        </w:rPr>
        <w:t>3</w:t>
      </w:r>
      <w:r w:rsidRPr="004F7261">
        <w:rPr>
          <w:rFonts w:ascii="宋体" w:eastAsia="宋体" w:hAnsi="宋体" w:hint="eastAsia"/>
          <w:sz w:val="24"/>
          <w:szCs w:val="24"/>
        </w:rPr>
        <w:t>）在与前端对接接口后，对其接口</w:t>
      </w:r>
      <w:r w:rsidR="004F7261" w:rsidRPr="004F7261">
        <w:rPr>
          <w:rFonts w:ascii="宋体" w:eastAsia="宋体" w:hAnsi="宋体" w:hint="eastAsia"/>
          <w:sz w:val="24"/>
          <w:szCs w:val="24"/>
        </w:rPr>
        <w:t>返回</w:t>
      </w:r>
      <w:r w:rsidRPr="004F7261">
        <w:rPr>
          <w:rFonts w:ascii="宋体" w:eastAsia="宋体" w:hAnsi="宋体" w:hint="eastAsia"/>
          <w:sz w:val="24"/>
          <w:szCs w:val="24"/>
        </w:rPr>
        <w:t>结果进行</w:t>
      </w:r>
      <w:r w:rsidR="004F7261" w:rsidRPr="004F7261">
        <w:rPr>
          <w:rFonts w:ascii="宋体" w:eastAsia="宋体" w:hAnsi="宋体" w:hint="eastAsia"/>
          <w:sz w:val="24"/>
          <w:szCs w:val="24"/>
        </w:rPr>
        <w:t>测试验证。</w:t>
      </w:r>
    </w:p>
    <w:p w14:paraId="63211805" w14:textId="2A138866" w:rsidR="00C32418" w:rsidRPr="004F7261" w:rsidRDefault="004F7261" w:rsidP="004F7261">
      <w:pPr>
        <w:spacing w:line="460" w:lineRule="exact"/>
        <w:ind w:firstLine="420"/>
        <w:rPr>
          <w:rFonts w:ascii="宋体" w:eastAsia="宋体" w:hAnsi="宋体"/>
          <w:sz w:val="24"/>
          <w:szCs w:val="24"/>
        </w:rPr>
      </w:pPr>
      <w:r w:rsidRPr="004F7261">
        <w:rPr>
          <w:rFonts w:ascii="宋体" w:eastAsia="宋体" w:hAnsi="宋体" w:hint="eastAsia"/>
          <w:sz w:val="24"/>
          <w:szCs w:val="24"/>
        </w:rPr>
        <w:t>（4）完成开发并测试通过后，再部署阶段必然存在不足与问题，但是要确保尽可能减少人为缺陷，提高维护便捷度，降低在运维时出现不必要的成本损失。</w:t>
      </w:r>
    </w:p>
    <w:p w14:paraId="63EDA393" w14:textId="77777777" w:rsidR="00D6568D" w:rsidRPr="00D6568D" w:rsidRDefault="00D6568D" w:rsidP="00D847EC">
      <w:pPr>
        <w:pStyle w:val="a7"/>
        <w:keepNext/>
        <w:keepLines/>
        <w:numPr>
          <w:ilvl w:val="0"/>
          <w:numId w:val="10"/>
        </w:numPr>
        <w:spacing w:before="260" w:after="260" w:line="415" w:lineRule="auto"/>
        <w:ind w:firstLineChars="0"/>
        <w:outlineLvl w:val="2"/>
        <w:rPr>
          <w:rFonts w:eastAsia="黑体"/>
          <w:b/>
          <w:bCs/>
          <w:noProof/>
          <w:vanish/>
          <w:sz w:val="24"/>
          <w:szCs w:val="32"/>
        </w:rPr>
      </w:pPr>
      <w:bookmarkStart w:id="214" w:name="_Toc509779787"/>
      <w:bookmarkStart w:id="215" w:name="_Toc509961800"/>
      <w:bookmarkStart w:id="216" w:name="_Toc510132811"/>
      <w:bookmarkStart w:id="217" w:name="_Toc510169448"/>
      <w:bookmarkEnd w:id="214"/>
      <w:bookmarkEnd w:id="215"/>
      <w:bookmarkEnd w:id="216"/>
      <w:bookmarkEnd w:id="217"/>
    </w:p>
    <w:p w14:paraId="293BE6E0" w14:textId="77777777" w:rsidR="00D6568D" w:rsidRPr="00D6568D" w:rsidRDefault="00D6568D" w:rsidP="00D847EC">
      <w:pPr>
        <w:pStyle w:val="a7"/>
        <w:keepNext/>
        <w:keepLines/>
        <w:numPr>
          <w:ilvl w:val="0"/>
          <w:numId w:val="10"/>
        </w:numPr>
        <w:spacing w:before="260" w:after="260" w:line="415" w:lineRule="auto"/>
        <w:ind w:firstLineChars="0"/>
        <w:outlineLvl w:val="2"/>
        <w:rPr>
          <w:rFonts w:eastAsia="黑体"/>
          <w:b/>
          <w:bCs/>
          <w:noProof/>
          <w:vanish/>
          <w:sz w:val="24"/>
          <w:szCs w:val="32"/>
        </w:rPr>
      </w:pPr>
      <w:bookmarkStart w:id="218" w:name="_Toc509779788"/>
      <w:bookmarkStart w:id="219" w:name="_Toc509961801"/>
      <w:bookmarkStart w:id="220" w:name="_Toc510132812"/>
      <w:bookmarkStart w:id="221" w:name="_Toc510169449"/>
      <w:bookmarkEnd w:id="218"/>
      <w:bookmarkEnd w:id="219"/>
      <w:bookmarkEnd w:id="220"/>
      <w:bookmarkEnd w:id="221"/>
    </w:p>
    <w:p w14:paraId="113969B3" w14:textId="77777777" w:rsidR="00D6568D" w:rsidRPr="00D6568D" w:rsidRDefault="00D6568D" w:rsidP="00D847EC">
      <w:pPr>
        <w:pStyle w:val="a7"/>
        <w:keepNext/>
        <w:keepLines/>
        <w:numPr>
          <w:ilvl w:val="1"/>
          <w:numId w:val="10"/>
        </w:numPr>
        <w:spacing w:before="260" w:after="260" w:line="415" w:lineRule="auto"/>
        <w:ind w:firstLineChars="0"/>
        <w:outlineLvl w:val="2"/>
        <w:rPr>
          <w:rFonts w:eastAsia="黑体"/>
          <w:b/>
          <w:bCs/>
          <w:noProof/>
          <w:vanish/>
          <w:sz w:val="24"/>
          <w:szCs w:val="32"/>
        </w:rPr>
      </w:pPr>
      <w:bookmarkStart w:id="222" w:name="_Toc509779789"/>
      <w:bookmarkStart w:id="223" w:name="_Toc509961802"/>
      <w:bookmarkStart w:id="224" w:name="_Toc510132813"/>
      <w:bookmarkStart w:id="225" w:name="_Toc510169450"/>
      <w:bookmarkEnd w:id="222"/>
      <w:bookmarkEnd w:id="223"/>
      <w:bookmarkEnd w:id="224"/>
      <w:bookmarkEnd w:id="225"/>
    </w:p>
    <w:p w14:paraId="05867D7C" w14:textId="7A14F64A" w:rsidR="00C32418" w:rsidRDefault="00C32418" w:rsidP="00D847EC">
      <w:pPr>
        <w:pStyle w:val="2"/>
        <w:numPr>
          <w:ilvl w:val="1"/>
          <w:numId w:val="9"/>
        </w:numPr>
      </w:pPr>
      <w:bookmarkStart w:id="226" w:name="_Toc510169451"/>
      <w:r>
        <w:rPr>
          <w:rFonts w:hint="eastAsia"/>
        </w:rPr>
        <w:t>测试用例</w:t>
      </w:r>
      <w:bookmarkEnd w:id="226"/>
    </w:p>
    <w:p w14:paraId="123F291D" w14:textId="0EACAC36" w:rsidR="00DE1765" w:rsidRPr="00D77DB5" w:rsidRDefault="00DE1765" w:rsidP="0014050F">
      <w:pPr>
        <w:spacing w:line="460" w:lineRule="exact"/>
        <w:ind w:firstLine="420"/>
        <w:rPr>
          <w:rFonts w:ascii="宋体" w:eastAsia="宋体" w:hAnsi="宋体"/>
          <w:sz w:val="24"/>
          <w:szCs w:val="24"/>
        </w:rPr>
      </w:pPr>
      <w:r w:rsidRPr="00D77DB5">
        <w:rPr>
          <w:rFonts w:ascii="宋体" w:eastAsia="宋体" w:hAnsi="宋体" w:hint="eastAsia"/>
          <w:sz w:val="24"/>
          <w:szCs w:val="24"/>
        </w:rPr>
        <w:t>本小节旨在对学院招生管理系统功能模块进行测试，并对测试用例进行阐述：</w:t>
      </w:r>
    </w:p>
    <w:p w14:paraId="23D08C5B" w14:textId="080F0B8F" w:rsidR="00C32418" w:rsidRPr="00D77DB5" w:rsidRDefault="006E12FA" w:rsidP="0014050F">
      <w:pPr>
        <w:spacing w:line="460" w:lineRule="exact"/>
        <w:ind w:firstLine="420"/>
        <w:rPr>
          <w:rFonts w:ascii="宋体" w:eastAsia="宋体" w:hAnsi="宋体"/>
          <w:sz w:val="24"/>
          <w:szCs w:val="24"/>
        </w:rPr>
      </w:pPr>
      <w:r>
        <w:rPr>
          <w:rFonts w:ascii="宋体" w:eastAsia="宋体" w:hAnsi="宋体" w:hint="eastAsia"/>
          <w:sz w:val="24"/>
          <w:szCs w:val="24"/>
        </w:rPr>
        <w:t>（1）</w:t>
      </w:r>
      <w:r w:rsidR="00FC0673">
        <w:rPr>
          <w:rFonts w:ascii="宋体" w:eastAsia="宋体" w:hAnsi="宋体" w:hint="eastAsia"/>
          <w:sz w:val="24"/>
          <w:szCs w:val="24"/>
        </w:rPr>
        <w:t>院招生办</w:t>
      </w:r>
      <w:r w:rsidR="00C32418" w:rsidRPr="00D77DB5">
        <w:rPr>
          <w:rFonts w:ascii="宋体" w:eastAsia="宋体" w:hAnsi="宋体" w:hint="eastAsia"/>
          <w:sz w:val="24"/>
          <w:szCs w:val="24"/>
        </w:rPr>
        <w:t>登录测试</w:t>
      </w:r>
    </w:p>
    <w:p w14:paraId="4DEA2DC0" w14:textId="104149C0" w:rsidR="00C32418" w:rsidRPr="00D77DB5" w:rsidRDefault="00C32418" w:rsidP="0014050F">
      <w:pPr>
        <w:spacing w:line="460" w:lineRule="exact"/>
        <w:ind w:firstLine="420"/>
        <w:rPr>
          <w:rFonts w:ascii="宋体" w:eastAsia="宋体" w:hAnsi="宋体"/>
          <w:sz w:val="24"/>
          <w:szCs w:val="24"/>
        </w:rPr>
      </w:pPr>
      <w:r w:rsidRPr="00D77DB5">
        <w:rPr>
          <w:rFonts w:ascii="宋体" w:eastAsia="宋体" w:hAnsi="宋体" w:hint="eastAsia"/>
          <w:sz w:val="24"/>
          <w:szCs w:val="24"/>
        </w:rPr>
        <w:t>测试要点：</w:t>
      </w:r>
      <w:r w:rsidR="00BD7E87">
        <w:rPr>
          <w:rFonts w:ascii="宋体" w:eastAsia="宋体" w:hAnsi="宋体" w:hint="eastAsia"/>
          <w:sz w:val="24"/>
          <w:szCs w:val="24"/>
        </w:rPr>
        <w:t>账户名、</w:t>
      </w:r>
      <w:r w:rsidRPr="00D77DB5">
        <w:rPr>
          <w:rFonts w:ascii="宋体" w:eastAsia="宋体" w:hAnsi="宋体" w:hint="eastAsia"/>
          <w:sz w:val="24"/>
          <w:szCs w:val="24"/>
        </w:rPr>
        <w:t>密码</w:t>
      </w:r>
      <w:r w:rsidR="00BD7E87">
        <w:rPr>
          <w:rFonts w:ascii="宋体" w:eastAsia="宋体" w:hAnsi="宋体" w:hint="eastAsia"/>
          <w:sz w:val="24"/>
          <w:szCs w:val="24"/>
        </w:rPr>
        <w:t>、身份</w:t>
      </w:r>
    </w:p>
    <w:p w14:paraId="144E2E60" w14:textId="78DAE03A" w:rsidR="00C32418" w:rsidRPr="00D77DB5" w:rsidRDefault="00C32418" w:rsidP="0014050F">
      <w:pPr>
        <w:spacing w:line="460" w:lineRule="exact"/>
        <w:ind w:firstLine="420"/>
        <w:rPr>
          <w:rFonts w:ascii="宋体" w:eastAsia="宋体" w:hAnsi="宋体"/>
          <w:sz w:val="24"/>
          <w:szCs w:val="24"/>
        </w:rPr>
      </w:pPr>
      <w:r w:rsidRPr="00D77DB5">
        <w:rPr>
          <w:rFonts w:ascii="宋体" w:eastAsia="宋体" w:hAnsi="宋体" w:hint="eastAsia"/>
          <w:sz w:val="24"/>
          <w:szCs w:val="24"/>
        </w:rPr>
        <w:t>测试路径：需覆盖</w:t>
      </w:r>
      <w:r w:rsidR="00B412F9">
        <w:rPr>
          <w:rFonts w:ascii="宋体" w:eastAsia="宋体" w:hAnsi="宋体" w:hint="eastAsia"/>
          <w:sz w:val="24"/>
          <w:szCs w:val="24"/>
        </w:rPr>
        <w:t>账户名、</w:t>
      </w:r>
      <w:r w:rsidRPr="00D77DB5">
        <w:rPr>
          <w:rFonts w:ascii="宋体" w:eastAsia="宋体" w:hAnsi="宋体" w:hint="eastAsia"/>
          <w:sz w:val="24"/>
          <w:szCs w:val="24"/>
        </w:rPr>
        <w:t>密码各种输入情况</w:t>
      </w:r>
      <w:r w:rsidRPr="00D77DB5">
        <w:rPr>
          <w:rFonts w:ascii="宋体" w:eastAsia="宋体" w:hAnsi="宋体"/>
          <w:sz w:val="24"/>
          <w:szCs w:val="24"/>
        </w:rPr>
        <w:tab/>
      </w:r>
    </w:p>
    <w:p w14:paraId="1CB9C366" w14:textId="7465B207" w:rsidR="00C32418" w:rsidRPr="00D77DB5" w:rsidRDefault="00C32418" w:rsidP="0014050F">
      <w:pPr>
        <w:spacing w:line="460" w:lineRule="exact"/>
        <w:ind w:firstLine="420"/>
        <w:rPr>
          <w:rFonts w:ascii="宋体" w:eastAsia="宋体" w:hAnsi="宋体"/>
          <w:sz w:val="24"/>
          <w:szCs w:val="24"/>
        </w:rPr>
      </w:pPr>
      <w:r w:rsidRPr="00D77DB5">
        <w:rPr>
          <w:rFonts w:ascii="宋体" w:eastAsia="宋体" w:hAnsi="宋体" w:hint="eastAsia"/>
          <w:sz w:val="24"/>
          <w:szCs w:val="24"/>
        </w:rPr>
        <w:t>测试结果：</w:t>
      </w:r>
      <w:r w:rsidR="00B412F9">
        <w:rPr>
          <w:rFonts w:ascii="宋体" w:eastAsia="宋体" w:hAnsi="宋体" w:hint="eastAsia"/>
          <w:sz w:val="24"/>
          <w:szCs w:val="24"/>
        </w:rPr>
        <w:t>账户名</w:t>
      </w:r>
      <w:r w:rsidRPr="00D77DB5">
        <w:rPr>
          <w:rFonts w:ascii="宋体" w:eastAsia="宋体" w:hAnsi="宋体" w:hint="eastAsia"/>
          <w:sz w:val="24"/>
          <w:szCs w:val="24"/>
        </w:rPr>
        <w:t>和密码都正确，则</w:t>
      </w:r>
      <w:r w:rsidR="00AB10E8">
        <w:rPr>
          <w:rFonts w:ascii="宋体" w:eastAsia="宋体" w:hAnsi="宋体" w:hint="eastAsia"/>
          <w:sz w:val="24"/>
          <w:szCs w:val="24"/>
        </w:rPr>
        <w:t>身份认证通过</w:t>
      </w:r>
      <w:r w:rsidRPr="00D77DB5">
        <w:rPr>
          <w:rFonts w:ascii="宋体" w:eastAsia="宋体" w:hAnsi="宋体" w:hint="eastAsia"/>
          <w:sz w:val="24"/>
          <w:szCs w:val="24"/>
        </w:rPr>
        <w:t>，否则</w:t>
      </w:r>
      <w:r w:rsidR="00AB10E8">
        <w:rPr>
          <w:rFonts w:ascii="宋体" w:eastAsia="宋体" w:hAnsi="宋体" w:hint="eastAsia"/>
          <w:sz w:val="24"/>
          <w:szCs w:val="24"/>
        </w:rPr>
        <w:t>身份认证不通过</w:t>
      </w:r>
      <w:r w:rsidRPr="00D77DB5">
        <w:rPr>
          <w:rFonts w:ascii="宋体" w:eastAsia="宋体" w:hAnsi="宋体" w:hint="eastAsia"/>
          <w:sz w:val="24"/>
          <w:szCs w:val="24"/>
        </w:rPr>
        <w:t>。</w:t>
      </w:r>
    </w:p>
    <w:p w14:paraId="6F72A633" w14:textId="77777777" w:rsidR="00A24167" w:rsidRDefault="00A24167" w:rsidP="00E54418">
      <w:pPr>
        <w:ind w:firstLine="420"/>
      </w:pPr>
    </w:p>
    <w:p w14:paraId="67A8F32A" w14:textId="1F753344" w:rsidR="004B7B74" w:rsidRPr="00374A97" w:rsidRDefault="004B7B74"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10</w:t>
      </w:r>
      <w:r w:rsidRPr="00374A97">
        <w:rPr>
          <w:rFonts w:ascii="黑体" w:hAnsi="黑体"/>
          <w:sz w:val="21"/>
          <w:szCs w:val="21"/>
        </w:rPr>
        <w:fldChar w:fldCharType="end"/>
      </w:r>
      <w:r w:rsidRPr="00374A97">
        <w:rPr>
          <w:rFonts w:ascii="黑体" w:hAnsi="黑体"/>
          <w:sz w:val="21"/>
          <w:szCs w:val="21"/>
        </w:rPr>
        <w:t xml:space="preserve">  </w:t>
      </w:r>
      <w:r w:rsidR="003A6DE0" w:rsidRPr="00374A97">
        <w:rPr>
          <w:rFonts w:ascii="黑体" w:hAnsi="黑体" w:hint="eastAsia"/>
          <w:sz w:val="21"/>
          <w:szCs w:val="21"/>
        </w:rPr>
        <w:t>院招生办</w:t>
      </w:r>
      <w:r w:rsidRPr="00374A97">
        <w:rPr>
          <w:rFonts w:ascii="黑体" w:hAnsi="黑体" w:hint="eastAsia"/>
          <w:sz w:val="21"/>
          <w:szCs w:val="21"/>
        </w:rPr>
        <w:t>登录测试</w:t>
      </w:r>
      <w:r w:rsidR="00491A94" w:rsidRPr="00374A97">
        <w:rPr>
          <w:rFonts w:ascii="黑体" w:hAnsi="黑体" w:hint="eastAsia"/>
          <w:sz w:val="21"/>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1"/>
        <w:gridCol w:w="1920"/>
        <w:gridCol w:w="2040"/>
        <w:gridCol w:w="2945"/>
      </w:tblGrid>
      <w:tr w:rsidR="00183C88" w14:paraId="67E70F33" w14:textId="77777777" w:rsidTr="004B7B74">
        <w:trPr>
          <w:jc w:val="center"/>
        </w:trPr>
        <w:tc>
          <w:tcPr>
            <w:tcW w:w="1931" w:type="dxa"/>
            <w:shd w:val="clear" w:color="auto" w:fill="B3B3B3"/>
          </w:tcPr>
          <w:p w14:paraId="50F8C1CC" w14:textId="77777777" w:rsidR="00183C88" w:rsidRDefault="00183C88" w:rsidP="00FE6AB3">
            <w:pPr>
              <w:spacing w:line="460" w:lineRule="exact"/>
              <w:rPr>
                <w:rFonts w:ascii="宋体" w:hAnsi="宋体"/>
              </w:rPr>
            </w:pPr>
            <w:r>
              <w:rPr>
                <w:rFonts w:ascii="宋体" w:hAnsi="宋体" w:hint="eastAsia"/>
              </w:rPr>
              <w:t>测试项目编号</w:t>
            </w:r>
          </w:p>
        </w:tc>
        <w:tc>
          <w:tcPr>
            <w:tcW w:w="1920" w:type="dxa"/>
            <w:shd w:val="clear" w:color="auto" w:fill="B3B3B3"/>
          </w:tcPr>
          <w:p w14:paraId="722F8892" w14:textId="77777777" w:rsidR="00183C88" w:rsidRDefault="00183C88" w:rsidP="00FE6AB3">
            <w:pPr>
              <w:spacing w:line="460" w:lineRule="exact"/>
              <w:ind w:left="472"/>
              <w:rPr>
                <w:rFonts w:ascii="宋体" w:hAnsi="宋体"/>
              </w:rPr>
            </w:pPr>
            <w:r>
              <w:rPr>
                <w:rFonts w:ascii="宋体" w:hAnsi="宋体" w:hint="eastAsia"/>
              </w:rPr>
              <w:t>001</w:t>
            </w:r>
          </w:p>
        </w:tc>
        <w:tc>
          <w:tcPr>
            <w:tcW w:w="2040" w:type="dxa"/>
            <w:shd w:val="clear" w:color="auto" w:fill="B3B3B3"/>
          </w:tcPr>
          <w:p w14:paraId="24974499" w14:textId="77777777" w:rsidR="00183C88" w:rsidRDefault="00183C88" w:rsidP="00FE6AB3">
            <w:pPr>
              <w:spacing w:line="460" w:lineRule="exact"/>
              <w:rPr>
                <w:rFonts w:ascii="宋体" w:hAnsi="宋体"/>
              </w:rPr>
            </w:pPr>
            <w:r>
              <w:rPr>
                <w:rFonts w:ascii="宋体" w:hAnsi="宋体" w:hint="eastAsia"/>
              </w:rPr>
              <w:t>测试项目名称</w:t>
            </w:r>
          </w:p>
        </w:tc>
        <w:tc>
          <w:tcPr>
            <w:tcW w:w="2945" w:type="dxa"/>
            <w:shd w:val="clear" w:color="auto" w:fill="B3B3B3"/>
          </w:tcPr>
          <w:p w14:paraId="5A2F694A" w14:textId="6A95A87A" w:rsidR="00183C88" w:rsidRDefault="003655C9" w:rsidP="00FE6AB3">
            <w:pPr>
              <w:spacing w:line="460" w:lineRule="exact"/>
              <w:ind w:left="472"/>
              <w:rPr>
                <w:rFonts w:ascii="宋体" w:hAnsi="宋体"/>
              </w:rPr>
            </w:pPr>
            <w:r>
              <w:rPr>
                <w:rFonts w:ascii="宋体" w:hAnsi="宋体" w:hint="eastAsia"/>
              </w:rPr>
              <w:t>院招生办登录模块测试</w:t>
            </w:r>
          </w:p>
        </w:tc>
      </w:tr>
      <w:tr w:rsidR="00183C88" w14:paraId="5D6733A3" w14:textId="77777777" w:rsidTr="004B7B74">
        <w:trPr>
          <w:cantSplit/>
          <w:trHeight w:val="567"/>
          <w:jc w:val="center"/>
        </w:trPr>
        <w:tc>
          <w:tcPr>
            <w:tcW w:w="8836" w:type="dxa"/>
            <w:gridSpan w:val="4"/>
          </w:tcPr>
          <w:p w14:paraId="263F1722" w14:textId="77777777" w:rsidR="00183C88" w:rsidRDefault="00183C88" w:rsidP="00FE6AB3">
            <w:pPr>
              <w:spacing w:line="460" w:lineRule="exact"/>
              <w:ind w:left="472"/>
              <w:rPr>
                <w:rFonts w:ascii="宋体" w:hAnsi="宋体"/>
              </w:rPr>
            </w:pPr>
            <w:r>
              <w:rPr>
                <w:rFonts w:ascii="宋体" w:hAnsi="宋体" w:hint="eastAsia"/>
              </w:rPr>
              <w:t>测试用例编号：</w:t>
            </w:r>
            <w:r>
              <w:rPr>
                <w:rFonts w:ascii="宋体" w:hAnsi="宋体" w:hint="eastAsia"/>
              </w:rPr>
              <w:t>001</w:t>
            </w:r>
          </w:p>
        </w:tc>
      </w:tr>
      <w:tr w:rsidR="00183C88" w14:paraId="643C3069" w14:textId="77777777" w:rsidTr="004B7B74">
        <w:trPr>
          <w:cantSplit/>
          <w:trHeight w:val="567"/>
          <w:jc w:val="center"/>
        </w:trPr>
        <w:tc>
          <w:tcPr>
            <w:tcW w:w="8836" w:type="dxa"/>
            <w:gridSpan w:val="4"/>
          </w:tcPr>
          <w:p w14:paraId="5B34EE92" w14:textId="10B1F23E" w:rsidR="00183C88" w:rsidRDefault="00183C88" w:rsidP="00FE6AB3">
            <w:pPr>
              <w:spacing w:line="460" w:lineRule="exact"/>
              <w:ind w:left="472"/>
              <w:rPr>
                <w:rFonts w:ascii="宋体" w:hAnsi="宋体"/>
              </w:rPr>
            </w:pPr>
            <w:r>
              <w:rPr>
                <w:rFonts w:ascii="宋体" w:hAnsi="宋体" w:hint="eastAsia"/>
              </w:rPr>
              <w:t xml:space="preserve">(1) </w:t>
            </w:r>
            <w:r>
              <w:rPr>
                <w:rFonts w:ascii="宋体" w:hAnsi="宋体" w:hint="eastAsia"/>
              </w:rPr>
              <w:t>输入：</w:t>
            </w:r>
            <w:r w:rsidR="00EC74E2">
              <w:rPr>
                <w:rFonts w:ascii="宋体" w:hAnsi="宋体" w:hint="eastAsia"/>
              </w:rPr>
              <w:t>账户名</w:t>
            </w:r>
            <w:r>
              <w:rPr>
                <w:rFonts w:ascii="宋体" w:hAnsi="宋体" w:hint="eastAsia"/>
              </w:rPr>
              <w:t>：</w:t>
            </w:r>
            <w:r w:rsidR="009B1F11">
              <w:rPr>
                <w:rFonts w:ascii="宋体" w:hAnsi="宋体" w:hint="eastAsia"/>
              </w:rPr>
              <w:t>admin</w:t>
            </w:r>
          </w:p>
          <w:p w14:paraId="15465772" w14:textId="188851C3" w:rsidR="00183C88" w:rsidRDefault="00183C88" w:rsidP="00FE6AB3">
            <w:pPr>
              <w:spacing w:line="460" w:lineRule="exact"/>
              <w:ind w:left="472"/>
              <w:rPr>
                <w:rFonts w:ascii="宋体" w:hAnsi="宋体"/>
              </w:rPr>
            </w:pPr>
            <w:r>
              <w:rPr>
                <w:rFonts w:ascii="宋体" w:hAnsi="宋体" w:hint="eastAsia"/>
              </w:rPr>
              <w:t xml:space="preserve">          </w:t>
            </w:r>
            <w:r>
              <w:rPr>
                <w:rFonts w:ascii="宋体" w:hAnsi="宋体" w:hint="eastAsia"/>
              </w:rPr>
              <w:t>密码：</w:t>
            </w:r>
            <w:r w:rsidR="009B1F11">
              <w:rPr>
                <w:rFonts w:ascii="宋体" w:hAnsi="宋体"/>
              </w:rPr>
              <w:t>admin</w:t>
            </w:r>
          </w:p>
          <w:p w14:paraId="18B148A2" w14:textId="0A6AB826" w:rsidR="00187F34" w:rsidRDefault="00187F34" w:rsidP="00FE6AB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身份：</w:t>
            </w:r>
            <w:r w:rsidR="009B1F11">
              <w:rPr>
                <w:rFonts w:ascii="宋体" w:hAnsi="宋体" w:hint="eastAsia"/>
              </w:rPr>
              <w:t>院招生办</w:t>
            </w:r>
          </w:p>
        </w:tc>
      </w:tr>
      <w:tr w:rsidR="00183C88" w14:paraId="2AC54846" w14:textId="77777777" w:rsidTr="004B7B74">
        <w:trPr>
          <w:cantSplit/>
          <w:trHeight w:val="567"/>
          <w:jc w:val="center"/>
        </w:trPr>
        <w:tc>
          <w:tcPr>
            <w:tcW w:w="8836" w:type="dxa"/>
            <w:gridSpan w:val="4"/>
          </w:tcPr>
          <w:p w14:paraId="741A29DF" w14:textId="23380B75" w:rsidR="00183C88" w:rsidRDefault="00183C88" w:rsidP="00FE6AB3">
            <w:pPr>
              <w:spacing w:line="460" w:lineRule="exact"/>
              <w:ind w:left="472"/>
              <w:rPr>
                <w:rFonts w:ascii="宋体" w:hAnsi="宋体"/>
              </w:rPr>
            </w:pPr>
            <w:r>
              <w:rPr>
                <w:rFonts w:ascii="宋体" w:hAnsi="宋体" w:hint="eastAsia"/>
              </w:rPr>
              <w:t xml:space="preserve">(2) </w:t>
            </w:r>
            <w:r>
              <w:rPr>
                <w:rFonts w:ascii="宋体" w:hAnsi="宋体" w:hint="eastAsia"/>
              </w:rPr>
              <w:t>输出：登录成功</w:t>
            </w:r>
            <w:r>
              <w:rPr>
                <w:rFonts w:ascii="宋体" w:hAnsi="宋体" w:hint="eastAsia"/>
              </w:rPr>
              <w:t>,</w:t>
            </w:r>
            <w:r>
              <w:rPr>
                <w:rFonts w:ascii="宋体" w:hAnsi="宋体" w:hint="eastAsia"/>
              </w:rPr>
              <w:t>进入</w:t>
            </w:r>
            <w:r w:rsidR="004F62E2">
              <w:rPr>
                <w:rFonts w:ascii="宋体" w:hAnsi="宋体" w:hint="eastAsia"/>
              </w:rPr>
              <w:t>后台管理</w:t>
            </w:r>
            <w:r w:rsidR="00C03F53">
              <w:rPr>
                <w:rFonts w:ascii="宋体" w:hAnsi="宋体" w:hint="eastAsia"/>
              </w:rPr>
              <w:t>主</w:t>
            </w:r>
            <w:r w:rsidRPr="00DA1CFA">
              <w:rPr>
                <w:rFonts w:ascii="宋体" w:hAnsi="宋体" w:hint="eastAsia"/>
              </w:rPr>
              <w:t>页面</w:t>
            </w:r>
          </w:p>
        </w:tc>
      </w:tr>
      <w:tr w:rsidR="00183C88" w14:paraId="59DD2A84" w14:textId="77777777" w:rsidTr="004B7B74">
        <w:trPr>
          <w:cantSplit/>
          <w:trHeight w:val="567"/>
          <w:jc w:val="center"/>
        </w:trPr>
        <w:tc>
          <w:tcPr>
            <w:tcW w:w="8836" w:type="dxa"/>
            <w:gridSpan w:val="4"/>
          </w:tcPr>
          <w:p w14:paraId="6D726D6F" w14:textId="7AA2F680" w:rsidR="00183C88" w:rsidRDefault="00183C88" w:rsidP="00FE6AB3">
            <w:pPr>
              <w:spacing w:line="460" w:lineRule="exact"/>
              <w:ind w:left="472"/>
              <w:rPr>
                <w:rFonts w:ascii="宋体" w:hAnsi="宋体"/>
              </w:rPr>
            </w:pPr>
            <w:r>
              <w:rPr>
                <w:rFonts w:ascii="宋体" w:hAnsi="宋体" w:hint="eastAsia"/>
              </w:rPr>
              <w:t xml:space="preserve">(3) </w:t>
            </w:r>
            <w:r>
              <w:rPr>
                <w:rFonts w:ascii="宋体" w:hAnsi="宋体" w:hint="eastAsia"/>
              </w:rPr>
              <w:t>步骤及操作：输入</w:t>
            </w:r>
            <w:r w:rsidR="00D16A74">
              <w:rPr>
                <w:rFonts w:ascii="宋体" w:hAnsi="宋体" w:hint="eastAsia"/>
              </w:rPr>
              <w:t>账户名</w:t>
            </w:r>
            <w:r>
              <w:rPr>
                <w:rFonts w:ascii="宋体" w:hAnsi="宋体" w:hint="eastAsia"/>
              </w:rPr>
              <w:t>密码，点击“登录”按钮</w:t>
            </w:r>
          </w:p>
        </w:tc>
      </w:tr>
    </w:tbl>
    <w:p w14:paraId="537A71B1" w14:textId="11D06DD9" w:rsidR="00A24167" w:rsidRDefault="00A24167" w:rsidP="004035A0"/>
    <w:p w14:paraId="6B4518F9" w14:textId="017E6F56" w:rsidR="00200D2A" w:rsidRPr="00374A97" w:rsidRDefault="00200D2A"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11</w:t>
      </w:r>
      <w:r w:rsidRPr="00374A97">
        <w:rPr>
          <w:rFonts w:ascii="黑体" w:hAnsi="黑体"/>
          <w:sz w:val="21"/>
          <w:szCs w:val="21"/>
        </w:rPr>
        <w:fldChar w:fldCharType="end"/>
      </w:r>
      <w:r w:rsidRPr="00374A97">
        <w:rPr>
          <w:rFonts w:ascii="黑体" w:hAnsi="黑体"/>
          <w:sz w:val="21"/>
          <w:szCs w:val="21"/>
        </w:rPr>
        <w:t xml:space="preserve"> </w:t>
      </w:r>
      <w:r w:rsidR="00C32C4A" w:rsidRPr="00374A97">
        <w:rPr>
          <w:rFonts w:ascii="黑体" w:hAnsi="黑体" w:hint="eastAsia"/>
          <w:sz w:val="21"/>
          <w:szCs w:val="21"/>
        </w:rPr>
        <w:t>院招生办</w:t>
      </w:r>
      <w:r w:rsidRPr="00374A97">
        <w:rPr>
          <w:rFonts w:ascii="黑体" w:hAnsi="黑体" w:hint="eastAsia"/>
          <w:sz w:val="21"/>
          <w:szCs w:val="21"/>
        </w:rPr>
        <w:t xml:space="preserve">登录测试 </w:t>
      </w:r>
      <w:r w:rsidRPr="00374A97">
        <w:rPr>
          <w:rFonts w:ascii="黑体" w:hAnsi="黑体"/>
          <w:sz w:val="21"/>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1"/>
        <w:gridCol w:w="1920"/>
        <w:gridCol w:w="2040"/>
        <w:gridCol w:w="2945"/>
      </w:tblGrid>
      <w:tr w:rsidR="00F15032" w14:paraId="5E341584" w14:textId="77777777" w:rsidTr="00FE6AB3">
        <w:trPr>
          <w:jc w:val="center"/>
        </w:trPr>
        <w:tc>
          <w:tcPr>
            <w:tcW w:w="1931" w:type="dxa"/>
            <w:shd w:val="clear" w:color="auto" w:fill="B3B3B3"/>
          </w:tcPr>
          <w:p w14:paraId="64C029A8" w14:textId="77777777" w:rsidR="00F15032" w:rsidRDefault="00F15032" w:rsidP="00FE6AB3">
            <w:pPr>
              <w:spacing w:line="460" w:lineRule="exact"/>
              <w:rPr>
                <w:rFonts w:ascii="宋体" w:hAnsi="宋体"/>
              </w:rPr>
            </w:pPr>
            <w:r>
              <w:rPr>
                <w:rFonts w:ascii="宋体" w:hAnsi="宋体" w:hint="eastAsia"/>
              </w:rPr>
              <w:t>测试项目编号</w:t>
            </w:r>
          </w:p>
        </w:tc>
        <w:tc>
          <w:tcPr>
            <w:tcW w:w="1920" w:type="dxa"/>
            <w:shd w:val="clear" w:color="auto" w:fill="B3B3B3"/>
          </w:tcPr>
          <w:p w14:paraId="3B0B05F2" w14:textId="3AFDE134" w:rsidR="00F15032" w:rsidRDefault="00F15032" w:rsidP="00FE6AB3">
            <w:pPr>
              <w:spacing w:line="460" w:lineRule="exact"/>
              <w:ind w:left="472"/>
              <w:rPr>
                <w:rFonts w:ascii="宋体" w:hAnsi="宋体"/>
              </w:rPr>
            </w:pPr>
            <w:r>
              <w:rPr>
                <w:rFonts w:ascii="宋体" w:hAnsi="宋体" w:hint="eastAsia"/>
              </w:rPr>
              <w:t>00</w:t>
            </w:r>
            <w:r w:rsidR="00187F34">
              <w:rPr>
                <w:rFonts w:ascii="宋体" w:hAnsi="宋体"/>
              </w:rPr>
              <w:t>2</w:t>
            </w:r>
          </w:p>
        </w:tc>
        <w:tc>
          <w:tcPr>
            <w:tcW w:w="2040" w:type="dxa"/>
            <w:shd w:val="clear" w:color="auto" w:fill="B3B3B3"/>
          </w:tcPr>
          <w:p w14:paraId="30EFEEAE" w14:textId="77777777" w:rsidR="00F15032" w:rsidRDefault="00F15032" w:rsidP="00FE6AB3">
            <w:pPr>
              <w:spacing w:line="460" w:lineRule="exact"/>
              <w:rPr>
                <w:rFonts w:ascii="宋体" w:hAnsi="宋体"/>
              </w:rPr>
            </w:pPr>
            <w:r>
              <w:rPr>
                <w:rFonts w:ascii="宋体" w:hAnsi="宋体" w:hint="eastAsia"/>
              </w:rPr>
              <w:t>测试项目名称</w:t>
            </w:r>
          </w:p>
        </w:tc>
        <w:tc>
          <w:tcPr>
            <w:tcW w:w="2945" w:type="dxa"/>
            <w:shd w:val="clear" w:color="auto" w:fill="B3B3B3"/>
          </w:tcPr>
          <w:p w14:paraId="7FA453E9" w14:textId="72554D60" w:rsidR="00F15032" w:rsidRDefault="003655C9" w:rsidP="00FE6AB3">
            <w:pPr>
              <w:spacing w:line="460" w:lineRule="exact"/>
              <w:ind w:left="472"/>
              <w:rPr>
                <w:rFonts w:ascii="宋体" w:hAnsi="宋体"/>
              </w:rPr>
            </w:pPr>
            <w:r>
              <w:rPr>
                <w:rFonts w:ascii="宋体" w:hAnsi="宋体" w:hint="eastAsia"/>
              </w:rPr>
              <w:t>院招生办</w:t>
            </w:r>
            <w:r w:rsidR="00F15032">
              <w:rPr>
                <w:rFonts w:ascii="宋体" w:hAnsi="宋体" w:hint="eastAsia"/>
              </w:rPr>
              <w:t>登录模块测试</w:t>
            </w:r>
          </w:p>
        </w:tc>
      </w:tr>
      <w:tr w:rsidR="00F15032" w14:paraId="674509E5" w14:textId="77777777" w:rsidTr="00FE6AB3">
        <w:trPr>
          <w:cantSplit/>
          <w:trHeight w:val="567"/>
          <w:jc w:val="center"/>
        </w:trPr>
        <w:tc>
          <w:tcPr>
            <w:tcW w:w="8836" w:type="dxa"/>
            <w:gridSpan w:val="4"/>
          </w:tcPr>
          <w:p w14:paraId="0F2A5D2C" w14:textId="5569D592" w:rsidR="00F15032" w:rsidRDefault="00F15032" w:rsidP="00FE6AB3">
            <w:pPr>
              <w:spacing w:line="460" w:lineRule="exact"/>
              <w:ind w:left="472"/>
              <w:rPr>
                <w:rFonts w:ascii="宋体" w:hAnsi="宋体"/>
              </w:rPr>
            </w:pPr>
            <w:r>
              <w:rPr>
                <w:rFonts w:ascii="宋体" w:hAnsi="宋体" w:hint="eastAsia"/>
              </w:rPr>
              <w:t>测试用例编号：</w:t>
            </w:r>
            <w:r>
              <w:rPr>
                <w:rFonts w:ascii="宋体" w:hAnsi="宋体" w:hint="eastAsia"/>
              </w:rPr>
              <w:t>00</w:t>
            </w:r>
            <w:r w:rsidR="00187F34">
              <w:rPr>
                <w:rFonts w:ascii="宋体" w:hAnsi="宋体"/>
              </w:rPr>
              <w:t>2</w:t>
            </w:r>
          </w:p>
        </w:tc>
      </w:tr>
      <w:tr w:rsidR="00F15032" w14:paraId="66BCA550" w14:textId="77777777" w:rsidTr="00FE6AB3">
        <w:trPr>
          <w:cantSplit/>
          <w:trHeight w:val="567"/>
          <w:jc w:val="center"/>
        </w:trPr>
        <w:tc>
          <w:tcPr>
            <w:tcW w:w="8836" w:type="dxa"/>
            <w:gridSpan w:val="4"/>
          </w:tcPr>
          <w:p w14:paraId="5E9976C6" w14:textId="04DE1DF5" w:rsidR="00F15032" w:rsidRDefault="00F15032" w:rsidP="00FE6AB3">
            <w:pPr>
              <w:spacing w:line="460" w:lineRule="exact"/>
              <w:ind w:left="472"/>
              <w:rPr>
                <w:rFonts w:ascii="宋体" w:hAnsi="宋体"/>
              </w:rPr>
            </w:pPr>
            <w:r>
              <w:rPr>
                <w:rFonts w:ascii="宋体" w:hAnsi="宋体" w:hint="eastAsia"/>
              </w:rPr>
              <w:t xml:space="preserve">(1) </w:t>
            </w:r>
            <w:r>
              <w:rPr>
                <w:rFonts w:ascii="宋体" w:hAnsi="宋体" w:hint="eastAsia"/>
              </w:rPr>
              <w:t>输入：账户名：</w:t>
            </w:r>
            <w:r w:rsidR="00245C81">
              <w:rPr>
                <w:rFonts w:ascii="宋体" w:hAnsi="宋体" w:hint="eastAsia"/>
              </w:rPr>
              <w:t xml:space="preserve">admin </w:t>
            </w:r>
          </w:p>
          <w:p w14:paraId="12EB63F9" w14:textId="0D5733FF" w:rsidR="00F15032" w:rsidRDefault="00F15032" w:rsidP="00FE6AB3">
            <w:pPr>
              <w:spacing w:line="460" w:lineRule="exact"/>
              <w:ind w:left="472"/>
              <w:rPr>
                <w:rFonts w:ascii="宋体" w:hAnsi="宋体"/>
              </w:rPr>
            </w:pPr>
            <w:r>
              <w:rPr>
                <w:rFonts w:ascii="宋体" w:hAnsi="宋体" w:hint="eastAsia"/>
              </w:rPr>
              <w:t xml:space="preserve">          </w:t>
            </w:r>
            <w:r>
              <w:rPr>
                <w:rFonts w:ascii="宋体" w:hAnsi="宋体" w:hint="eastAsia"/>
              </w:rPr>
              <w:t>密码：</w:t>
            </w:r>
            <w:r w:rsidR="003655C9">
              <w:rPr>
                <w:rFonts w:ascii="宋体" w:hAnsi="宋体"/>
              </w:rPr>
              <w:t>1440112321</w:t>
            </w:r>
          </w:p>
          <w:p w14:paraId="406E68F0" w14:textId="22E01C4E" w:rsidR="00187F34" w:rsidRDefault="00187F34" w:rsidP="00FE6AB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身份：院招生办</w:t>
            </w:r>
          </w:p>
        </w:tc>
      </w:tr>
      <w:tr w:rsidR="00F15032" w14:paraId="3137B471" w14:textId="77777777" w:rsidTr="00FE6AB3">
        <w:trPr>
          <w:cantSplit/>
          <w:trHeight w:val="567"/>
          <w:jc w:val="center"/>
        </w:trPr>
        <w:tc>
          <w:tcPr>
            <w:tcW w:w="8836" w:type="dxa"/>
            <w:gridSpan w:val="4"/>
          </w:tcPr>
          <w:p w14:paraId="6E1EDE01" w14:textId="2A5D16BA" w:rsidR="00F15032" w:rsidRDefault="00F15032" w:rsidP="00FE6AB3">
            <w:pPr>
              <w:spacing w:line="460" w:lineRule="exact"/>
              <w:ind w:left="472"/>
              <w:rPr>
                <w:rFonts w:ascii="宋体" w:hAnsi="宋体"/>
              </w:rPr>
            </w:pPr>
            <w:r>
              <w:rPr>
                <w:rFonts w:ascii="宋体" w:hAnsi="宋体" w:hint="eastAsia"/>
              </w:rPr>
              <w:t xml:space="preserve">(2) </w:t>
            </w:r>
            <w:r>
              <w:rPr>
                <w:rFonts w:ascii="宋体" w:hAnsi="宋体" w:hint="eastAsia"/>
              </w:rPr>
              <w:t>输出：</w:t>
            </w:r>
            <w:r w:rsidR="00187F34">
              <w:rPr>
                <w:rFonts w:ascii="宋体" w:hAnsi="宋体" w:hint="eastAsia"/>
              </w:rPr>
              <w:t>系统提示</w:t>
            </w:r>
            <w:r w:rsidR="00187F34">
              <w:rPr>
                <w:rFonts w:ascii="Arial" w:hAnsi="Arial" w:cs="Arial"/>
                <w:color w:val="FFFFFF"/>
                <w:szCs w:val="21"/>
                <w:shd w:val="clear" w:color="auto" w:fill="BD362F"/>
              </w:rPr>
              <w:t>用户名或密码错误，请重新填写！</w:t>
            </w:r>
          </w:p>
        </w:tc>
      </w:tr>
      <w:tr w:rsidR="00F15032" w14:paraId="6D4BE6CC" w14:textId="77777777" w:rsidTr="00FE6AB3">
        <w:trPr>
          <w:cantSplit/>
          <w:trHeight w:val="567"/>
          <w:jc w:val="center"/>
        </w:trPr>
        <w:tc>
          <w:tcPr>
            <w:tcW w:w="8836" w:type="dxa"/>
            <w:gridSpan w:val="4"/>
          </w:tcPr>
          <w:p w14:paraId="41121211" w14:textId="77777777" w:rsidR="00F15032" w:rsidRDefault="00F15032" w:rsidP="00FE6AB3">
            <w:pPr>
              <w:spacing w:line="460" w:lineRule="exact"/>
              <w:ind w:left="472"/>
              <w:rPr>
                <w:rFonts w:ascii="宋体" w:hAnsi="宋体"/>
              </w:rPr>
            </w:pPr>
            <w:r>
              <w:rPr>
                <w:rFonts w:ascii="宋体" w:hAnsi="宋体" w:hint="eastAsia"/>
              </w:rPr>
              <w:t xml:space="preserve">(3) </w:t>
            </w:r>
            <w:r>
              <w:rPr>
                <w:rFonts w:ascii="宋体" w:hAnsi="宋体" w:hint="eastAsia"/>
              </w:rPr>
              <w:t>步骤及操作：输入账户名密码，点击“登录”按钮</w:t>
            </w:r>
          </w:p>
        </w:tc>
      </w:tr>
    </w:tbl>
    <w:p w14:paraId="0412EAA3" w14:textId="7599A726" w:rsidR="00F15032" w:rsidRDefault="00F15032" w:rsidP="004035A0"/>
    <w:p w14:paraId="22AE43AF" w14:textId="17DD5272" w:rsidR="009730C9" w:rsidRPr="009730C9" w:rsidRDefault="004F459C" w:rsidP="004F459C">
      <w:pPr>
        <w:spacing w:line="460" w:lineRule="exact"/>
        <w:rPr>
          <w:rFonts w:ascii="宋体" w:eastAsia="宋体" w:hAnsi="宋体"/>
          <w:sz w:val="24"/>
          <w:szCs w:val="24"/>
        </w:rPr>
      </w:pPr>
      <w:r>
        <w:rPr>
          <w:rFonts w:ascii="宋体" w:eastAsia="宋体" w:hAnsi="宋体" w:hint="eastAsia"/>
          <w:sz w:val="24"/>
          <w:szCs w:val="24"/>
        </w:rPr>
        <w:t>（2）</w:t>
      </w:r>
      <w:r w:rsidR="009730C9" w:rsidRPr="009730C9">
        <w:rPr>
          <w:rFonts w:ascii="宋体" w:eastAsia="宋体" w:hAnsi="宋体" w:hint="eastAsia"/>
          <w:sz w:val="24"/>
          <w:szCs w:val="24"/>
        </w:rPr>
        <w:t>学生登录模块测试</w:t>
      </w:r>
    </w:p>
    <w:p w14:paraId="710CAA01" w14:textId="77777777" w:rsidR="009730C9" w:rsidRPr="009730C9" w:rsidRDefault="009730C9" w:rsidP="009730C9">
      <w:pPr>
        <w:spacing w:line="460" w:lineRule="exact"/>
        <w:rPr>
          <w:rFonts w:ascii="宋体" w:eastAsia="宋体" w:hAnsi="宋体"/>
          <w:sz w:val="24"/>
          <w:szCs w:val="24"/>
        </w:rPr>
      </w:pPr>
      <w:r w:rsidRPr="009730C9">
        <w:rPr>
          <w:rFonts w:ascii="宋体" w:eastAsia="宋体" w:hAnsi="宋体" w:hint="eastAsia"/>
          <w:sz w:val="24"/>
          <w:szCs w:val="24"/>
        </w:rPr>
        <w:t>测试要点：账户名、密码、身份</w:t>
      </w:r>
    </w:p>
    <w:p w14:paraId="0DE2D550" w14:textId="77777777" w:rsidR="009730C9" w:rsidRPr="009730C9" w:rsidRDefault="009730C9" w:rsidP="009730C9">
      <w:pPr>
        <w:spacing w:line="460" w:lineRule="exact"/>
        <w:rPr>
          <w:rFonts w:ascii="宋体" w:eastAsia="宋体" w:hAnsi="宋体"/>
          <w:sz w:val="24"/>
          <w:szCs w:val="24"/>
        </w:rPr>
      </w:pPr>
      <w:r w:rsidRPr="009730C9">
        <w:rPr>
          <w:rFonts w:ascii="宋体" w:eastAsia="宋体" w:hAnsi="宋体" w:hint="eastAsia"/>
          <w:sz w:val="24"/>
          <w:szCs w:val="24"/>
        </w:rPr>
        <w:t>测试路径：需覆盖账户名、密码各种输入情况</w:t>
      </w:r>
      <w:r w:rsidRPr="009730C9">
        <w:rPr>
          <w:rFonts w:ascii="宋体" w:eastAsia="宋体" w:hAnsi="宋体"/>
          <w:sz w:val="24"/>
          <w:szCs w:val="24"/>
        </w:rPr>
        <w:tab/>
      </w:r>
    </w:p>
    <w:p w14:paraId="3BF5F24A" w14:textId="63FD255B" w:rsidR="009730C9" w:rsidRDefault="009730C9" w:rsidP="009730C9">
      <w:pPr>
        <w:rPr>
          <w:rFonts w:ascii="宋体" w:eastAsia="宋体" w:hAnsi="宋体"/>
          <w:sz w:val="24"/>
          <w:szCs w:val="24"/>
        </w:rPr>
      </w:pPr>
      <w:r w:rsidRPr="009730C9">
        <w:rPr>
          <w:rFonts w:ascii="宋体" w:eastAsia="宋体" w:hAnsi="宋体" w:hint="eastAsia"/>
          <w:sz w:val="24"/>
          <w:szCs w:val="24"/>
        </w:rPr>
        <w:t>测试结果：账户名和密码都正确，则身份认证通过，否则身份认证不通过。</w:t>
      </w:r>
    </w:p>
    <w:p w14:paraId="43656813" w14:textId="302F380A" w:rsidR="009B1F11" w:rsidRPr="00374A97" w:rsidRDefault="009B1F11"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12</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学生模块登录测试1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1"/>
        <w:gridCol w:w="1920"/>
        <w:gridCol w:w="2040"/>
        <w:gridCol w:w="2945"/>
      </w:tblGrid>
      <w:tr w:rsidR="009B1F11" w14:paraId="420FFDB9" w14:textId="77777777" w:rsidTr="00FE6AB3">
        <w:trPr>
          <w:jc w:val="center"/>
        </w:trPr>
        <w:tc>
          <w:tcPr>
            <w:tcW w:w="1931" w:type="dxa"/>
            <w:shd w:val="clear" w:color="auto" w:fill="B3B3B3"/>
          </w:tcPr>
          <w:p w14:paraId="661AE1C4" w14:textId="77777777" w:rsidR="009B1F11" w:rsidRDefault="009B1F11" w:rsidP="00FE6AB3">
            <w:pPr>
              <w:spacing w:line="460" w:lineRule="exact"/>
              <w:rPr>
                <w:rFonts w:ascii="宋体" w:hAnsi="宋体"/>
              </w:rPr>
            </w:pPr>
            <w:r>
              <w:rPr>
                <w:rFonts w:ascii="宋体" w:hAnsi="宋体" w:hint="eastAsia"/>
              </w:rPr>
              <w:lastRenderedPageBreak/>
              <w:t>测试项目编号</w:t>
            </w:r>
          </w:p>
        </w:tc>
        <w:tc>
          <w:tcPr>
            <w:tcW w:w="1920" w:type="dxa"/>
            <w:shd w:val="clear" w:color="auto" w:fill="B3B3B3"/>
          </w:tcPr>
          <w:p w14:paraId="3053F705" w14:textId="007CC16D" w:rsidR="009B1F11" w:rsidRDefault="009B1F11" w:rsidP="00FE6AB3">
            <w:pPr>
              <w:spacing w:line="460" w:lineRule="exact"/>
              <w:ind w:left="472"/>
              <w:rPr>
                <w:rFonts w:ascii="宋体" w:hAnsi="宋体"/>
              </w:rPr>
            </w:pPr>
            <w:r>
              <w:rPr>
                <w:rFonts w:ascii="宋体" w:hAnsi="宋体" w:hint="eastAsia"/>
              </w:rPr>
              <w:t>00</w:t>
            </w:r>
            <w:r w:rsidR="00A35229">
              <w:rPr>
                <w:rFonts w:ascii="宋体" w:hAnsi="宋体"/>
              </w:rPr>
              <w:t>4</w:t>
            </w:r>
          </w:p>
        </w:tc>
        <w:tc>
          <w:tcPr>
            <w:tcW w:w="2040" w:type="dxa"/>
            <w:shd w:val="clear" w:color="auto" w:fill="B3B3B3"/>
          </w:tcPr>
          <w:p w14:paraId="20383F74" w14:textId="77777777" w:rsidR="009B1F11" w:rsidRDefault="009B1F11" w:rsidP="00FE6AB3">
            <w:pPr>
              <w:spacing w:line="460" w:lineRule="exact"/>
              <w:rPr>
                <w:rFonts w:ascii="宋体" w:hAnsi="宋体"/>
              </w:rPr>
            </w:pPr>
            <w:r>
              <w:rPr>
                <w:rFonts w:ascii="宋体" w:hAnsi="宋体" w:hint="eastAsia"/>
              </w:rPr>
              <w:t>测试项目名称</w:t>
            </w:r>
          </w:p>
        </w:tc>
        <w:tc>
          <w:tcPr>
            <w:tcW w:w="2945" w:type="dxa"/>
            <w:shd w:val="clear" w:color="auto" w:fill="B3B3B3"/>
          </w:tcPr>
          <w:p w14:paraId="28E7074E" w14:textId="45A510A7" w:rsidR="009B1F11" w:rsidRDefault="009B1F11" w:rsidP="00FE6AB3">
            <w:pPr>
              <w:spacing w:line="460" w:lineRule="exact"/>
              <w:ind w:left="472"/>
              <w:rPr>
                <w:rFonts w:ascii="宋体" w:hAnsi="宋体"/>
              </w:rPr>
            </w:pPr>
            <w:r>
              <w:rPr>
                <w:rFonts w:ascii="宋体" w:hAnsi="宋体" w:hint="eastAsia"/>
              </w:rPr>
              <w:t>学生登录模块测试</w:t>
            </w:r>
          </w:p>
        </w:tc>
      </w:tr>
      <w:tr w:rsidR="009B1F11" w14:paraId="6D92EE6D" w14:textId="77777777" w:rsidTr="00FE6AB3">
        <w:trPr>
          <w:cantSplit/>
          <w:trHeight w:val="567"/>
          <w:jc w:val="center"/>
        </w:trPr>
        <w:tc>
          <w:tcPr>
            <w:tcW w:w="8836" w:type="dxa"/>
            <w:gridSpan w:val="4"/>
          </w:tcPr>
          <w:p w14:paraId="7A85797F" w14:textId="3E0C67F7" w:rsidR="009B1F11" w:rsidRDefault="009B1F11" w:rsidP="00FE6AB3">
            <w:pPr>
              <w:spacing w:line="460" w:lineRule="exact"/>
              <w:ind w:left="472"/>
              <w:rPr>
                <w:rFonts w:ascii="宋体" w:hAnsi="宋体"/>
              </w:rPr>
            </w:pPr>
            <w:r>
              <w:rPr>
                <w:rFonts w:ascii="宋体" w:hAnsi="宋体" w:hint="eastAsia"/>
              </w:rPr>
              <w:t>测试用例编号：</w:t>
            </w:r>
            <w:r>
              <w:rPr>
                <w:rFonts w:ascii="宋体" w:hAnsi="宋体" w:hint="eastAsia"/>
              </w:rPr>
              <w:t>00</w:t>
            </w:r>
            <w:r w:rsidR="00A35229">
              <w:rPr>
                <w:rFonts w:ascii="宋体" w:hAnsi="宋体"/>
              </w:rPr>
              <w:t>4</w:t>
            </w:r>
          </w:p>
        </w:tc>
      </w:tr>
      <w:tr w:rsidR="009B1F11" w14:paraId="7EE2232F" w14:textId="77777777" w:rsidTr="00FE6AB3">
        <w:trPr>
          <w:cantSplit/>
          <w:trHeight w:val="567"/>
          <w:jc w:val="center"/>
        </w:trPr>
        <w:tc>
          <w:tcPr>
            <w:tcW w:w="8836" w:type="dxa"/>
            <w:gridSpan w:val="4"/>
          </w:tcPr>
          <w:p w14:paraId="38D1BE04" w14:textId="77777777" w:rsidR="009B1F11" w:rsidRDefault="009B1F11" w:rsidP="00FE6AB3">
            <w:pPr>
              <w:spacing w:line="460" w:lineRule="exact"/>
              <w:ind w:left="472"/>
              <w:rPr>
                <w:rFonts w:ascii="宋体" w:hAnsi="宋体"/>
              </w:rPr>
            </w:pPr>
            <w:r>
              <w:rPr>
                <w:rFonts w:ascii="宋体" w:hAnsi="宋体" w:hint="eastAsia"/>
              </w:rPr>
              <w:t xml:space="preserve">(1) </w:t>
            </w:r>
            <w:r>
              <w:rPr>
                <w:rFonts w:ascii="宋体" w:hAnsi="宋体" w:hint="eastAsia"/>
              </w:rPr>
              <w:t>输入：账户名：黄光亮</w:t>
            </w:r>
          </w:p>
          <w:p w14:paraId="61736103" w14:textId="77777777" w:rsidR="009B1F11" w:rsidRDefault="009B1F11" w:rsidP="00FE6AB3">
            <w:pPr>
              <w:spacing w:line="460" w:lineRule="exact"/>
              <w:ind w:left="472"/>
              <w:rPr>
                <w:rFonts w:ascii="宋体" w:hAnsi="宋体"/>
              </w:rPr>
            </w:pPr>
            <w:r>
              <w:rPr>
                <w:rFonts w:ascii="宋体" w:hAnsi="宋体" w:hint="eastAsia"/>
              </w:rPr>
              <w:t xml:space="preserve">          </w:t>
            </w:r>
            <w:r>
              <w:rPr>
                <w:rFonts w:ascii="宋体" w:hAnsi="宋体" w:hint="eastAsia"/>
              </w:rPr>
              <w:t>密码：</w:t>
            </w:r>
            <w:r>
              <w:rPr>
                <w:rFonts w:ascii="宋体" w:hAnsi="宋体"/>
              </w:rPr>
              <w:t>1440112321</w:t>
            </w:r>
          </w:p>
          <w:p w14:paraId="225DADD2" w14:textId="77777777" w:rsidR="009B1F11" w:rsidRDefault="009B1F11" w:rsidP="00FE6AB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身份：学生</w:t>
            </w:r>
            <w:r>
              <w:rPr>
                <w:rFonts w:ascii="宋体" w:hAnsi="宋体" w:hint="eastAsia"/>
              </w:rPr>
              <w:t xml:space="preserve"> </w:t>
            </w:r>
          </w:p>
        </w:tc>
      </w:tr>
      <w:tr w:rsidR="009B1F11" w14:paraId="18B6EE60" w14:textId="77777777" w:rsidTr="00FE6AB3">
        <w:trPr>
          <w:cantSplit/>
          <w:trHeight w:val="567"/>
          <w:jc w:val="center"/>
        </w:trPr>
        <w:tc>
          <w:tcPr>
            <w:tcW w:w="8836" w:type="dxa"/>
            <w:gridSpan w:val="4"/>
          </w:tcPr>
          <w:p w14:paraId="446CB05E" w14:textId="77777777" w:rsidR="009B1F11" w:rsidRDefault="009B1F11" w:rsidP="00FE6AB3">
            <w:pPr>
              <w:spacing w:line="460" w:lineRule="exact"/>
              <w:ind w:left="472"/>
              <w:rPr>
                <w:rFonts w:ascii="宋体" w:hAnsi="宋体"/>
              </w:rPr>
            </w:pPr>
            <w:r>
              <w:rPr>
                <w:rFonts w:ascii="宋体" w:hAnsi="宋体" w:hint="eastAsia"/>
              </w:rPr>
              <w:t xml:space="preserve">(2) </w:t>
            </w:r>
            <w:r>
              <w:rPr>
                <w:rFonts w:ascii="宋体" w:hAnsi="宋体" w:hint="eastAsia"/>
              </w:rPr>
              <w:t>输出：登录成功</w:t>
            </w:r>
            <w:r>
              <w:rPr>
                <w:rFonts w:ascii="宋体" w:hAnsi="宋体" w:hint="eastAsia"/>
              </w:rPr>
              <w:t>,</w:t>
            </w:r>
            <w:r>
              <w:rPr>
                <w:rFonts w:ascii="宋体" w:hAnsi="宋体" w:hint="eastAsia"/>
              </w:rPr>
              <w:t>进入后台学生</w:t>
            </w:r>
            <w:r w:rsidRPr="00DA1CFA">
              <w:rPr>
                <w:rFonts w:ascii="宋体" w:hAnsi="宋体" w:hint="eastAsia"/>
              </w:rPr>
              <w:t>主页面</w:t>
            </w:r>
          </w:p>
        </w:tc>
      </w:tr>
      <w:tr w:rsidR="009B1F11" w14:paraId="045A9E88" w14:textId="77777777" w:rsidTr="00FE6AB3">
        <w:trPr>
          <w:cantSplit/>
          <w:trHeight w:val="567"/>
          <w:jc w:val="center"/>
        </w:trPr>
        <w:tc>
          <w:tcPr>
            <w:tcW w:w="8836" w:type="dxa"/>
            <w:gridSpan w:val="4"/>
          </w:tcPr>
          <w:p w14:paraId="3CE3A5C0" w14:textId="77777777" w:rsidR="009B1F11" w:rsidRDefault="009B1F11" w:rsidP="00FE6AB3">
            <w:pPr>
              <w:spacing w:line="460" w:lineRule="exact"/>
              <w:ind w:left="472"/>
              <w:rPr>
                <w:rFonts w:ascii="宋体" w:hAnsi="宋体"/>
              </w:rPr>
            </w:pPr>
            <w:r>
              <w:rPr>
                <w:rFonts w:ascii="宋体" w:hAnsi="宋体" w:hint="eastAsia"/>
              </w:rPr>
              <w:t xml:space="preserve">(3) </w:t>
            </w:r>
            <w:r>
              <w:rPr>
                <w:rFonts w:ascii="宋体" w:hAnsi="宋体" w:hint="eastAsia"/>
              </w:rPr>
              <w:t>步骤及操作：输入账户名密码，点击“登录”按钮</w:t>
            </w:r>
          </w:p>
        </w:tc>
      </w:tr>
    </w:tbl>
    <w:p w14:paraId="018F00B5" w14:textId="79EDFEE3" w:rsidR="009B1F11" w:rsidRDefault="009B1F11" w:rsidP="009730C9"/>
    <w:p w14:paraId="5C63DD68" w14:textId="04637E31" w:rsidR="009B1F11" w:rsidRPr="00374A97" w:rsidRDefault="009B1F11"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13</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学生模块登录测试2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1"/>
        <w:gridCol w:w="1920"/>
        <w:gridCol w:w="2040"/>
        <w:gridCol w:w="2945"/>
      </w:tblGrid>
      <w:tr w:rsidR="009B1F11" w14:paraId="15CAE39F" w14:textId="77777777" w:rsidTr="00FE6AB3">
        <w:trPr>
          <w:jc w:val="center"/>
        </w:trPr>
        <w:tc>
          <w:tcPr>
            <w:tcW w:w="1931" w:type="dxa"/>
            <w:shd w:val="clear" w:color="auto" w:fill="B3B3B3"/>
          </w:tcPr>
          <w:p w14:paraId="68189529" w14:textId="77777777" w:rsidR="009B1F11" w:rsidRDefault="009B1F11" w:rsidP="00FE6AB3">
            <w:pPr>
              <w:spacing w:line="460" w:lineRule="exact"/>
              <w:rPr>
                <w:rFonts w:ascii="宋体" w:hAnsi="宋体"/>
              </w:rPr>
            </w:pPr>
            <w:r>
              <w:rPr>
                <w:rFonts w:ascii="宋体" w:hAnsi="宋体" w:hint="eastAsia"/>
              </w:rPr>
              <w:t>测试项目编号</w:t>
            </w:r>
          </w:p>
        </w:tc>
        <w:tc>
          <w:tcPr>
            <w:tcW w:w="1920" w:type="dxa"/>
            <w:shd w:val="clear" w:color="auto" w:fill="B3B3B3"/>
          </w:tcPr>
          <w:p w14:paraId="121F291A" w14:textId="1C3D560F" w:rsidR="009B1F11" w:rsidRDefault="009B1F11" w:rsidP="00FE6AB3">
            <w:pPr>
              <w:spacing w:line="460" w:lineRule="exact"/>
              <w:ind w:left="472"/>
              <w:rPr>
                <w:rFonts w:ascii="宋体" w:hAnsi="宋体"/>
              </w:rPr>
            </w:pPr>
            <w:r>
              <w:rPr>
                <w:rFonts w:ascii="宋体" w:hAnsi="宋体" w:hint="eastAsia"/>
              </w:rPr>
              <w:t>00</w:t>
            </w:r>
            <w:r w:rsidR="00A35229">
              <w:rPr>
                <w:rFonts w:ascii="宋体" w:hAnsi="宋体"/>
              </w:rPr>
              <w:t>5</w:t>
            </w:r>
          </w:p>
        </w:tc>
        <w:tc>
          <w:tcPr>
            <w:tcW w:w="2040" w:type="dxa"/>
            <w:shd w:val="clear" w:color="auto" w:fill="B3B3B3"/>
          </w:tcPr>
          <w:p w14:paraId="507890CD" w14:textId="77777777" w:rsidR="009B1F11" w:rsidRDefault="009B1F11" w:rsidP="00FE6AB3">
            <w:pPr>
              <w:spacing w:line="460" w:lineRule="exact"/>
              <w:rPr>
                <w:rFonts w:ascii="宋体" w:hAnsi="宋体"/>
              </w:rPr>
            </w:pPr>
            <w:r>
              <w:rPr>
                <w:rFonts w:ascii="宋体" w:hAnsi="宋体" w:hint="eastAsia"/>
              </w:rPr>
              <w:t>测试项目名称</w:t>
            </w:r>
          </w:p>
        </w:tc>
        <w:tc>
          <w:tcPr>
            <w:tcW w:w="2945" w:type="dxa"/>
            <w:shd w:val="clear" w:color="auto" w:fill="B3B3B3"/>
          </w:tcPr>
          <w:p w14:paraId="3C57F7D1" w14:textId="77777777" w:rsidR="009B1F11" w:rsidRDefault="009B1F11" w:rsidP="00FE6AB3">
            <w:pPr>
              <w:spacing w:line="460" w:lineRule="exact"/>
              <w:ind w:left="472"/>
              <w:rPr>
                <w:rFonts w:ascii="宋体" w:hAnsi="宋体"/>
              </w:rPr>
            </w:pPr>
            <w:r>
              <w:rPr>
                <w:rFonts w:ascii="宋体" w:hAnsi="宋体" w:hint="eastAsia"/>
              </w:rPr>
              <w:t>院招生办登录模块测试</w:t>
            </w:r>
          </w:p>
        </w:tc>
      </w:tr>
      <w:tr w:rsidR="009B1F11" w14:paraId="2731115C" w14:textId="77777777" w:rsidTr="00FE6AB3">
        <w:trPr>
          <w:cantSplit/>
          <w:trHeight w:val="567"/>
          <w:jc w:val="center"/>
        </w:trPr>
        <w:tc>
          <w:tcPr>
            <w:tcW w:w="8836" w:type="dxa"/>
            <w:gridSpan w:val="4"/>
          </w:tcPr>
          <w:p w14:paraId="238B044F" w14:textId="46E8BD7E" w:rsidR="009B1F11" w:rsidRDefault="009B1F11" w:rsidP="00FE6AB3">
            <w:pPr>
              <w:spacing w:line="460" w:lineRule="exact"/>
              <w:ind w:left="472"/>
              <w:rPr>
                <w:rFonts w:ascii="宋体" w:hAnsi="宋体"/>
              </w:rPr>
            </w:pPr>
            <w:r>
              <w:rPr>
                <w:rFonts w:ascii="宋体" w:hAnsi="宋体" w:hint="eastAsia"/>
              </w:rPr>
              <w:t>测试用例编号：</w:t>
            </w:r>
            <w:r>
              <w:rPr>
                <w:rFonts w:ascii="宋体" w:hAnsi="宋体" w:hint="eastAsia"/>
              </w:rPr>
              <w:t>00</w:t>
            </w:r>
            <w:r w:rsidR="00A35229">
              <w:rPr>
                <w:rFonts w:ascii="宋体" w:hAnsi="宋体"/>
              </w:rPr>
              <w:t>5</w:t>
            </w:r>
          </w:p>
        </w:tc>
      </w:tr>
      <w:tr w:rsidR="009B1F11" w14:paraId="0A8F4AE7" w14:textId="77777777" w:rsidTr="00FE6AB3">
        <w:trPr>
          <w:cantSplit/>
          <w:trHeight w:val="567"/>
          <w:jc w:val="center"/>
        </w:trPr>
        <w:tc>
          <w:tcPr>
            <w:tcW w:w="8836" w:type="dxa"/>
            <w:gridSpan w:val="4"/>
          </w:tcPr>
          <w:p w14:paraId="2073B4EA" w14:textId="77777777" w:rsidR="009B1F11" w:rsidRDefault="009B1F11" w:rsidP="00FE6AB3">
            <w:pPr>
              <w:spacing w:line="460" w:lineRule="exact"/>
              <w:ind w:left="472"/>
              <w:rPr>
                <w:rFonts w:ascii="宋体" w:hAnsi="宋体"/>
              </w:rPr>
            </w:pPr>
            <w:r>
              <w:rPr>
                <w:rFonts w:ascii="宋体" w:hAnsi="宋体" w:hint="eastAsia"/>
              </w:rPr>
              <w:t xml:space="preserve">(1) </w:t>
            </w:r>
            <w:r>
              <w:rPr>
                <w:rFonts w:ascii="宋体" w:hAnsi="宋体" w:hint="eastAsia"/>
              </w:rPr>
              <w:t>输入：账户名：</w:t>
            </w:r>
            <w:r>
              <w:rPr>
                <w:rFonts w:ascii="宋体" w:hAnsi="宋体" w:hint="eastAsia"/>
              </w:rPr>
              <w:t xml:space="preserve">admin </w:t>
            </w:r>
          </w:p>
          <w:p w14:paraId="11F03B38" w14:textId="77777777" w:rsidR="009B1F11" w:rsidRDefault="009B1F11" w:rsidP="00FE6AB3">
            <w:pPr>
              <w:spacing w:line="460" w:lineRule="exact"/>
              <w:ind w:left="472"/>
              <w:rPr>
                <w:rFonts w:ascii="宋体" w:hAnsi="宋体"/>
              </w:rPr>
            </w:pPr>
            <w:r>
              <w:rPr>
                <w:rFonts w:ascii="宋体" w:hAnsi="宋体" w:hint="eastAsia"/>
              </w:rPr>
              <w:t xml:space="preserve">          </w:t>
            </w:r>
            <w:r>
              <w:rPr>
                <w:rFonts w:ascii="宋体" w:hAnsi="宋体" w:hint="eastAsia"/>
              </w:rPr>
              <w:t>密码：</w:t>
            </w:r>
            <w:r>
              <w:rPr>
                <w:rFonts w:ascii="宋体" w:hAnsi="宋体"/>
              </w:rPr>
              <w:t>1440112321</w:t>
            </w:r>
          </w:p>
          <w:p w14:paraId="481C8E63" w14:textId="77777777" w:rsidR="009B1F11" w:rsidRDefault="009B1F11" w:rsidP="00FE6AB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身份：院招生办</w:t>
            </w:r>
          </w:p>
        </w:tc>
      </w:tr>
      <w:tr w:rsidR="009B1F11" w14:paraId="4C41922E" w14:textId="77777777" w:rsidTr="00FE6AB3">
        <w:trPr>
          <w:cantSplit/>
          <w:trHeight w:val="567"/>
          <w:jc w:val="center"/>
        </w:trPr>
        <w:tc>
          <w:tcPr>
            <w:tcW w:w="8836" w:type="dxa"/>
            <w:gridSpan w:val="4"/>
          </w:tcPr>
          <w:p w14:paraId="363938B7" w14:textId="77777777" w:rsidR="009B1F11" w:rsidRDefault="009B1F11" w:rsidP="00FE6AB3">
            <w:pPr>
              <w:spacing w:line="460" w:lineRule="exact"/>
              <w:ind w:left="472"/>
              <w:rPr>
                <w:rFonts w:ascii="宋体" w:hAnsi="宋体"/>
              </w:rPr>
            </w:pPr>
            <w:r>
              <w:rPr>
                <w:rFonts w:ascii="宋体" w:hAnsi="宋体" w:hint="eastAsia"/>
              </w:rPr>
              <w:t xml:space="preserve">(2) </w:t>
            </w:r>
            <w:r>
              <w:rPr>
                <w:rFonts w:ascii="宋体" w:hAnsi="宋体" w:hint="eastAsia"/>
              </w:rPr>
              <w:t>输出：系统提示</w:t>
            </w:r>
            <w:r>
              <w:rPr>
                <w:rFonts w:ascii="Arial" w:hAnsi="Arial" w:cs="Arial"/>
                <w:color w:val="FFFFFF"/>
                <w:szCs w:val="21"/>
                <w:shd w:val="clear" w:color="auto" w:fill="BD362F"/>
              </w:rPr>
              <w:t>用户名或密码错误，请重新填写！</w:t>
            </w:r>
          </w:p>
        </w:tc>
      </w:tr>
      <w:tr w:rsidR="009B1F11" w14:paraId="17DB62F9" w14:textId="77777777" w:rsidTr="00FE6AB3">
        <w:trPr>
          <w:cantSplit/>
          <w:trHeight w:val="567"/>
          <w:jc w:val="center"/>
        </w:trPr>
        <w:tc>
          <w:tcPr>
            <w:tcW w:w="8836" w:type="dxa"/>
            <w:gridSpan w:val="4"/>
          </w:tcPr>
          <w:p w14:paraId="0A91D66A" w14:textId="77777777" w:rsidR="009B1F11" w:rsidRDefault="009B1F11" w:rsidP="00FE6AB3">
            <w:pPr>
              <w:spacing w:line="460" w:lineRule="exact"/>
              <w:ind w:left="472"/>
              <w:rPr>
                <w:rFonts w:ascii="宋体" w:hAnsi="宋体"/>
              </w:rPr>
            </w:pPr>
            <w:r>
              <w:rPr>
                <w:rFonts w:ascii="宋体" w:hAnsi="宋体" w:hint="eastAsia"/>
              </w:rPr>
              <w:t xml:space="preserve">(3) </w:t>
            </w:r>
            <w:r>
              <w:rPr>
                <w:rFonts w:ascii="宋体" w:hAnsi="宋体" w:hint="eastAsia"/>
              </w:rPr>
              <w:t>步骤及操作：输入账户名密码，点击“登录”按钮</w:t>
            </w:r>
          </w:p>
        </w:tc>
      </w:tr>
    </w:tbl>
    <w:p w14:paraId="3A5849EB" w14:textId="77777777" w:rsidR="009B1F11" w:rsidRPr="009B1F11" w:rsidRDefault="009B1F11" w:rsidP="009730C9"/>
    <w:p w14:paraId="117AC49A" w14:textId="43547696" w:rsidR="00C21C38" w:rsidRPr="00C21C38" w:rsidRDefault="0003379D" w:rsidP="00D847EC">
      <w:pPr>
        <w:pStyle w:val="a7"/>
        <w:numPr>
          <w:ilvl w:val="0"/>
          <w:numId w:val="19"/>
        </w:numPr>
        <w:spacing w:line="460" w:lineRule="exact"/>
        <w:ind w:firstLineChars="0"/>
        <w:rPr>
          <w:rFonts w:ascii="宋体" w:eastAsia="宋体" w:hAnsi="宋体"/>
          <w:sz w:val="24"/>
          <w:szCs w:val="24"/>
        </w:rPr>
      </w:pPr>
      <w:r w:rsidRPr="00F31BBB">
        <w:rPr>
          <w:rFonts w:ascii="宋体" w:eastAsia="宋体" w:hAnsi="宋体" w:hint="eastAsia"/>
          <w:sz w:val="24"/>
          <w:szCs w:val="24"/>
        </w:rPr>
        <w:t>招生数据统计</w:t>
      </w:r>
      <w:r w:rsidR="004D000A" w:rsidRPr="00F31BBB">
        <w:rPr>
          <w:rFonts w:ascii="宋体" w:eastAsia="宋体" w:hAnsi="宋体" w:hint="eastAsia"/>
          <w:sz w:val="24"/>
          <w:szCs w:val="24"/>
        </w:rPr>
        <w:t>模块</w:t>
      </w:r>
      <w:r w:rsidR="00A24167" w:rsidRPr="00F31BBB">
        <w:rPr>
          <w:rFonts w:ascii="宋体" w:eastAsia="宋体" w:hAnsi="宋体" w:hint="eastAsia"/>
          <w:sz w:val="24"/>
          <w:szCs w:val="24"/>
        </w:rPr>
        <w:t>测试</w:t>
      </w:r>
    </w:p>
    <w:p w14:paraId="13FFBDDB" w14:textId="4153650C" w:rsidR="00F31BBB" w:rsidRPr="00374A97" w:rsidRDefault="00F31BBB"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14</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招生数据统计模块测试</w:t>
      </w:r>
    </w:p>
    <w:tbl>
      <w:tblPr>
        <w:tblW w:w="8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087"/>
      </w:tblGrid>
      <w:tr w:rsidR="00F31BBB" w14:paraId="2D9F384E" w14:textId="77777777" w:rsidTr="005C7FF0">
        <w:trPr>
          <w:jc w:val="center"/>
        </w:trPr>
        <w:tc>
          <w:tcPr>
            <w:tcW w:w="1946" w:type="dxa"/>
            <w:shd w:val="clear" w:color="auto" w:fill="B3B3B3"/>
          </w:tcPr>
          <w:p w14:paraId="07018C99" w14:textId="77777777" w:rsidR="00F31BBB" w:rsidRDefault="00F31BBB"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617B727E" w14:textId="26881734" w:rsidR="00F31BBB" w:rsidRDefault="00F31BBB" w:rsidP="005C7FF0">
            <w:pPr>
              <w:spacing w:line="460" w:lineRule="exact"/>
              <w:ind w:left="472"/>
              <w:rPr>
                <w:rFonts w:ascii="宋体" w:hAnsi="宋体"/>
              </w:rPr>
            </w:pPr>
            <w:r>
              <w:rPr>
                <w:rFonts w:ascii="宋体" w:hAnsi="宋体" w:hint="eastAsia"/>
              </w:rPr>
              <w:t>0</w:t>
            </w:r>
            <w:r w:rsidR="002F04CA">
              <w:rPr>
                <w:rFonts w:ascii="宋体" w:hAnsi="宋体"/>
              </w:rPr>
              <w:t>0</w:t>
            </w:r>
            <w:r w:rsidR="00C179F3">
              <w:rPr>
                <w:rFonts w:ascii="宋体" w:hAnsi="宋体"/>
              </w:rPr>
              <w:t>6</w:t>
            </w:r>
          </w:p>
        </w:tc>
        <w:tc>
          <w:tcPr>
            <w:tcW w:w="2040" w:type="dxa"/>
            <w:shd w:val="clear" w:color="auto" w:fill="B3B3B3"/>
          </w:tcPr>
          <w:p w14:paraId="57E42C5B" w14:textId="77777777" w:rsidR="00F31BBB" w:rsidRDefault="00F31BBB" w:rsidP="005C7FF0">
            <w:pPr>
              <w:spacing w:line="460" w:lineRule="exact"/>
              <w:rPr>
                <w:rFonts w:ascii="宋体" w:hAnsi="宋体"/>
              </w:rPr>
            </w:pPr>
            <w:r>
              <w:rPr>
                <w:rFonts w:ascii="宋体" w:hAnsi="宋体" w:hint="eastAsia"/>
              </w:rPr>
              <w:t>测试项目名称</w:t>
            </w:r>
          </w:p>
        </w:tc>
        <w:tc>
          <w:tcPr>
            <w:tcW w:w="3087" w:type="dxa"/>
            <w:shd w:val="clear" w:color="auto" w:fill="B3B3B3"/>
          </w:tcPr>
          <w:p w14:paraId="67867E11" w14:textId="2C5905CE" w:rsidR="00F31BBB" w:rsidRDefault="00C179F3" w:rsidP="005C7FF0">
            <w:pPr>
              <w:spacing w:line="460" w:lineRule="exact"/>
              <w:ind w:left="472"/>
              <w:rPr>
                <w:rFonts w:ascii="宋体" w:hAnsi="宋体"/>
              </w:rPr>
            </w:pPr>
            <w:r>
              <w:rPr>
                <w:rFonts w:ascii="宋体" w:hAnsi="宋体" w:hint="eastAsia"/>
              </w:rPr>
              <w:t>首页获取招生</w:t>
            </w:r>
            <w:r w:rsidR="00683F82">
              <w:rPr>
                <w:rFonts w:ascii="宋体" w:hAnsi="宋体" w:hint="eastAsia"/>
              </w:rPr>
              <w:t>情况统计</w:t>
            </w:r>
          </w:p>
        </w:tc>
      </w:tr>
      <w:tr w:rsidR="00F31BBB" w14:paraId="3B64E615" w14:textId="77777777" w:rsidTr="005C7FF0">
        <w:trPr>
          <w:cantSplit/>
          <w:trHeight w:val="567"/>
          <w:jc w:val="center"/>
        </w:trPr>
        <w:tc>
          <w:tcPr>
            <w:tcW w:w="8978" w:type="dxa"/>
            <w:gridSpan w:val="4"/>
          </w:tcPr>
          <w:p w14:paraId="503FD1EA" w14:textId="4DEEF730" w:rsidR="00F31BBB" w:rsidRDefault="00F31BBB" w:rsidP="005C7FF0">
            <w:pPr>
              <w:spacing w:line="460" w:lineRule="exact"/>
              <w:ind w:left="472"/>
              <w:rPr>
                <w:rFonts w:ascii="宋体" w:hAnsi="宋体"/>
              </w:rPr>
            </w:pPr>
            <w:r>
              <w:rPr>
                <w:rFonts w:ascii="宋体" w:hAnsi="宋体" w:hint="eastAsia"/>
              </w:rPr>
              <w:t>测试用例编号：</w:t>
            </w:r>
            <w:r>
              <w:rPr>
                <w:rFonts w:ascii="宋体" w:hAnsi="宋体" w:hint="eastAsia"/>
              </w:rPr>
              <w:t>0</w:t>
            </w:r>
            <w:r w:rsidR="002F04CA">
              <w:rPr>
                <w:rFonts w:ascii="宋体" w:hAnsi="宋体"/>
              </w:rPr>
              <w:t>0</w:t>
            </w:r>
            <w:r w:rsidR="00ED020D">
              <w:rPr>
                <w:rFonts w:ascii="宋体" w:hAnsi="宋体"/>
              </w:rPr>
              <w:t>6</w:t>
            </w:r>
          </w:p>
        </w:tc>
      </w:tr>
      <w:tr w:rsidR="00F31BBB" w14:paraId="0B86D27B" w14:textId="77777777" w:rsidTr="005C7FF0">
        <w:trPr>
          <w:cantSplit/>
          <w:trHeight w:val="567"/>
          <w:jc w:val="center"/>
        </w:trPr>
        <w:tc>
          <w:tcPr>
            <w:tcW w:w="8978" w:type="dxa"/>
            <w:gridSpan w:val="4"/>
          </w:tcPr>
          <w:p w14:paraId="28DB98EF" w14:textId="0ED9F49E" w:rsidR="00F31BBB" w:rsidRDefault="00F31BBB" w:rsidP="005C7FF0">
            <w:pPr>
              <w:spacing w:line="460" w:lineRule="exact"/>
              <w:ind w:left="472"/>
              <w:rPr>
                <w:rFonts w:ascii="宋体" w:hAnsi="宋体"/>
              </w:rPr>
            </w:pPr>
            <w:r>
              <w:rPr>
                <w:rFonts w:ascii="宋体" w:hAnsi="宋体" w:hint="eastAsia"/>
              </w:rPr>
              <w:t xml:space="preserve">(1) </w:t>
            </w:r>
            <w:r>
              <w:rPr>
                <w:rFonts w:ascii="宋体" w:hAnsi="宋体" w:hint="eastAsia"/>
              </w:rPr>
              <w:t>输入：空</w:t>
            </w:r>
          </w:p>
        </w:tc>
      </w:tr>
      <w:tr w:rsidR="00F31BBB" w14:paraId="5B80ADF7" w14:textId="77777777" w:rsidTr="005C7FF0">
        <w:trPr>
          <w:cantSplit/>
          <w:trHeight w:val="567"/>
          <w:jc w:val="center"/>
        </w:trPr>
        <w:tc>
          <w:tcPr>
            <w:tcW w:w="8978" w:type="dxa"/>
            <w:gridSpan w:val="4"/>
          </w:tcPr>
          <w:p w14:paraId="4E45815D" w14:textId="59DF14B5" w:rsidR="00F31BBB" w:rsidRDefault="00F31BBB" w:rsidP="005C7FF0">
            <w:pPr>
              <w:spacing w:line="460" w:lineRule="exact"/>
              <w:ind w:left="472"/>
              <w:rPr>
                <w:rFonts w:ascii="宋体" w:hAnsi="宋体"/>
              </w:rPr>
            </w:pPr>
            <w:r>
              <w:rPr>
                <w:rFonts w:ascii="宋体" w:hAnsi="宋体" w:hint="eastAsia"/>
              </w:rPr>
              <w:t xml:space="preserve">(2) </w:t>
            </w:r>
            <w:r>
              <w:rPr>
                <w:rFonts w:ascii="宋体" w:hAnsi="宋体" w:hint="eastAsia"/>
              </w:rPr>
              <w:t>输出：</w:t>
            </w:r>
            <w:r w:rsidR="00852B7E">
              <w:rPr>
                <w:rFonts w:ascii="宋体" w:hAnsi="宋体" w:hint="eastAsia"/>
              </w:rPr>
              <w:t>计划招生人数、报到率等基本信息正确</w:t>
            </w:r>
          </w:p>
        </w:tc>
      </w:tr>
      <w:tr w:rsidR="00F31BBB" w:rsidRPr="00623418" w14:paraId="513009C8" w14:textId="77777777" w:rsidTr="005C7FF0">
        <w:trPr>
          <w:cantSplit/>
          <w:trHeight w:val="567"/>
          <w:jc w:val="center"/>
        </w:trPr>
        <w:tc>
          <w:tcPr>
            <w:tcW w:w="8978" w:type="dxa"/>
            <w:gridSpan w:val="4"/>
          </w:tcPr>
          <w:p w14:paraId="729ECD1F" w14:textId="2792F47C" w:rsidR="00F31BBB" w:rsidRDefault="00F31BBB"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593FD3">
              <w:rPr>
                <w:rFonts w:ascii="宋体" w:hAnsi="宋体" w:hint="eastAsia"/>
              </w:rPr>
              <w:t>院招生办</w:t>
            </w:r>
            <w:r>
              <w:rPr>
                <w:rFonts w:ascii="宋体" w:hAnsi="宋体" w:hint="eastAsia"/>
              </w:rPr>
              <w:t>登录，</w:t>
            </w:r>
            <w:r w:rsidR="00593FD3">
              <w:rPr>
                <w:rFonts w:ascii="宋体" w:hAnsi="宋体" w:hint="eastAsia"/>
              </w:rPr>
              <w:t>进入首页，首页加载招生数据统计结果</w:t>
            </w:r>
            <w:r w:rsidR="00593FD3">
              <w:rPr>
                <w:rFonts w:ascii="宋体" w:hAnsi="宋体" w:hint="eastAsia"/>
              </w:rPr>
              <w:t xml:space="preserve"> </w:t>
            </w:r>
          </w:p>
        </w:tc>
      </w:tr>
    </w:tbl>
    <w:p w14:paraId="11DEAD77" w14:textId="24D4CE56" w:rsidR="00A24167" w:rsidRDefault="00A24167" w:rsidP="004035A0"/>
    <w:p w14:paraId="12FC7EC7" w14:textId="132596A0" w:rsidR="000F6656" w:rsidRDefault="00C901F9" w:rsidP="00D847EC">
      <w:pPr>
        <w:pStyle w:val="a7"/>
        <w:numPr>
          <w:ilvl w:val="0"/>
          <w:numId w:val="19"/>
        </w:numPr>
        <w:spacing w:line="460" w:lineRule="exact"/>
        <w:ind w:firstLineChars="0"/>
        <w:rPr>
          <w:rFonts w:ascii="宋体" w:eastAsia="宋体" w:hAnsi="宋体"/>
          <w:sz w:val="24"/>
          <w:szCs w:val="24"/>
        </w:rPr>
      </w:pPr>
      <w:r>
        <w:rPr>
          <w:rFonts w:ascii="宋体" w:eastAsia="宋体" w:hAnsi="宋体" w:hint="eastAsia"/>
          <w:sz w:val="24"/>
          <w:szCs w:val="24"/>
        </w:rPr>
        <w:t>考生数据</w:t>
      </w:r>
      <w:r w:rsidR="002F04CA">
        <w:rPr>
          <w:rFonts w:ascii="宋体" w:eastAsia="宋体" w:hAnsi="宋体" w:hint="eastAsia"/>
          <w:sz w:val="24"/>
          <w:szCs w:val="24"/>
        </w:rPr>
        <w:t>提取模块</w:t>
      </w:r>
    </w:p>
    <w:p w14:paraId="787C0FDE" w14:textId="03E364C3" w:rsidR="009A2207" w:rsidRPr="00374A97" w:rsidRDefault="009A2207"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15</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考生数据提取模块 测试1</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076"/>
      </w:tblGrid>
      <w:tr w:rsidR="002F04CA" w14:paraId="7CB387A1" w14:textId="77777777" w:rsidTr="005C7FF0">
        <w:trPr>
          <w:jc w:val="center"/>
        </w:trPr>
        <w:tc>
          <w:tcPr>
            <w:tcW w:w="1946" w:type="dxa"/>
            <w:shd w:val="clear" w:color="auto" w:fill="B3B3B3"/>
          </w:tcPr>
          <w:p w14:paraId="30489E07" w14:textId="77777777" w:rsidR="002F04CA" w:rsidRDefault="002F04CA"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6CE34BC8" w14:textId="51723E29" w:rsidR="002F04CA" w:rsidRDefault="002F04CA" w:rsidP="005C7FF0">
            <w:pPr>
              <w:spacing w:line="460" w:lineRule="exact"/>
              <w:ind w:left="472"/>
              <w:rPr>
                <w:rFonts w:ascii="宋体" w:hAnsi="宋体"/>
              </w:rPr>
            </w:pPr>
            <w:r>
              <w:rPr>
                <w:rFonts w:ascii="宋体" w:hAnsi="宋体" w:hint="eastAsia"/>
              </w:rPr>
              <w:t>00</w:t>
            </w:r>
            <w:r>
              <w:rPr>
                <w:rFonts w:ascii="宋体" w:hAnsi="宋体"/>
              </w:rPr>
              <w:t>7</w:t>
            </w:r>
          </w:p>
        </w:tc>
        <w:tc>
          <w:tcPr>
            <w:tcW w:w="2040" w:type="dxa"/>
            <w:shd w:val="clear" w:color="auto" w:fill="B3B3B3"/>
          </w:tcPr>
          <w:p w14:paraId="66DF1E4E" w14:textId="77777777" w:rsidR="002F04CA" w:rsidRDefault="002F04CA" w:rsidP="005C7FF0">
            <w:pPr>
              <w:spacing w:line="460" w:lineRule="exact"/>
              <w:rPr>
                <w:rFonts w:ascii="宋体" w:hAnsi="宋体"/>
              </w:rPr>
            </w:pPr>
            <w:r>
              <w:rPr>
                <w:rFonts w:ascii="宋体" w:hAnsi="宋体" w:hint="eastAsia"/>
              </w:rPr>
              <w:t>测试项目名称</w:t>
            </w:r>
          </w:p>
        </w:tc>
        <w:tc>
          <w:tcPr>
            <w:tcW w:w="3076" w:type="dxa"/>
            <w:shd w:val="clear" w:color="auto" w:fill="B3B3B3"/>
          </w:tcPr>
          <w:p w14:paraId="189A90D9" w14:textId="6D95D6BC" w:rsidR="002F04CA" w:rsidRDefault="002F04CA" w:rsidP="005C7FF0">
            <w:pPr>
              <w:spacing w:line="460" w:lineRule="exact"/>
              <w:ind w:left="472"/>
              <w:rPr>
                <w:rFonts w:ascii="宋体" w:hAnsi="宋体"/>
              </w:rPr>
            </w:pPr>
            <w:r>
              <w:rPr>
                <w:rFonts w:ascii="宋体" w:hAnsi="宋体" w:hint="eastAsia"/>
              </w:rPr>
              <w:t>考生数据提取模块</w:t>
            </w:r>
          </w:p>
        </w:tc>
      </w:tr>
      <w:tr w:rsidR="002F04CA" w14:paraId="27E42CF6" w14:textId="77777777" w:rsidTr="005C7FF0">
        <w:trPr>
          <w:cantSplit/>
          <w:trHeight w:val="567"/>
          <w:jc w:val="center"/>
        </w:trPr>
        <w:tc>
          <w:tcPr>
            <w:tcW w:w="8967" w:type="dxa"/>
            <w:gridSpan w:val="4"/>
          </w:tcPr>
          <w:p w14:paraId="0E67318A" w14:textId="52976B4D" w:rsidR="002F04CA" w:rsidRDefault="002F04CA" w:rsidP="005C7FF0">
            <w:pPr>
              <w:spacing w:line="460" w:lineRule="exact"/>
              <w:ind w:left="472"/>
              <w:rPr>
                <w:rFonts w:ascii="宋体" w:hAnsi="宋体"/>
              </w:rPr>
            </w:pPr>
            <w:r>
              <w:rPr>
                <w:rFonts w:ascii="宋体" w:hAnsi="宋体" w:hint="eastAsia"/>
              </w:rPr>
              <w:t>测试用例编号：</w:t>
            </w:r>
            <w:r>
              <w:rPr>
                <w:rFonts w:ascii="宋体" w:hAnsi="宋体" w:hint="eastAsia"/>
              </w:rPr>
              <w:t>00</w:t>
            </w:r>
            <w:r>
              <w:rPr>
                <w:rFonts w:ascii="宋体" w:hAnsi="宋体"/>
              </w:rPr>
              <w:t>7</w:t>
            </w:r>
          </w:p>
        </w:tc>
      </w:tr>
      <w:tr w:rsidR="002F04CA" w14:paraId="5B270F41" w14:textId="77777777" w:rsidTr="005C7FF0">
        <w:trPr>
          <w:cantSplit/>
          <w:trHeight w:val="567"/>
          <w:jc w:val="center"/>
        </w:trPr>
        <w:tc>
          <w:tcPr>
            <w:tcW w:w="8967" w:type="dxa"/>
            <w:gridSpan w:val="4"/>
          </w:tcPr>
          <w:p w14:paraId="779DAB30" w14:textId="29FA3668" w:rsidR="002F04CA" w:rsidRDefault="002F04CA" w:rsidP="005C7FF0">
            <w:pPr>
              <w:spacing w:line="460" w:lineRule="exact"/>
              <w:ind w:left="472"/>
              <w:rPr>
                <w:rFonts w:ascii="宋体" w:hAnsi="宋体"/>
              </w:rPr>
            </w:pPr>
            <w:r>
              <w:rPr>
                <w:rFonts w:ascii="宋体" w:hAnsi="宋体" w:hint="eastAsia"/>
              </w:rPr>
              <w:lastRenderedPageBreak/>
              <w:t xml:space="preserve">(1) </w:t>
            </w:r>
            <w:r>
              <w:rPr>
                <w:rFonts w:ascii="宋体" w:hAnsi="宋体" w:hint="eastAsia"/>
              </w:rPr>
              <w:t>输入：准考证号</w:t>
            </w:r>
            <w:r>
              <w:rPr>
                <w:rFonts w:ascii="宋体" w:hAnsi="宋体" w:hint="eastAsia"/>
              </w:rPr>
              <w:t xml:space="preserve"> </w:t>
            </w:r>
          </w:p>
          <w:p w14:paraId="76BD37C3" w14:textId="5B6B3D16"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学生姓名</w:t>
            </w:r>
          </w:p>
          <w:p w14:paraId="54112043" w14:textId="3C369827"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年龄</w:t>
            </w:r>
          </w:p>
          <w:p w14:paraId="300F7DE3" w14:textId="39DF59D5"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性别</w:t>
            </w:r>
          </w:p>
          <w:p w14:paraId="5D5D353F" w14:textId="72C4F070"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籍贯</w:t>
            </w:r>
          </w:p>
          <w:p w14:paraId="5BD08C2D" w14:textId="4B64B2C2"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通讯地址</w:t>
            </w:r>
          </w:p>
          <w:p w14:paraId="6A9E6F77" w14:textId="7846C15E" w:rsidR="002F04CA" w:rsidRDefault="002F04CA" w:rsidP="005C7FF0">
            <w:pPr>
              <w:spacing w:line="460" w:lineRule="exact"/>
              <w:ind w:left="472"/>
              <w:rPr>
                <w:rFonts w:ascii="宋体" w:hAnsi="宋体"/>
              </w:rPr>
            </w:pPr>
            <w:r>
              <w:rPr>
                <w:rFonts w:ascii="宋体" w:hAnsi="宋体" w:hint="eastAsia"/>
              </w:rPr>
              <w:t xml:space="preserve">          </w:t>
            </w:r>
            <w:r>
              <w:rPr>
                <w:rFonts w:ascii="宋体" w:hAnsi="宋体" w:hint="eastAsia"/>
              </w:rPr>
              <w:t>报考专业</w:t>
            </w:r>
          </w:p>
        </w:tc>
      </w:tr>
      <w:tr w:rsidR="002F04CA" w14:paraId="69D343C3" w14:textId="77777777" w:rsidTr="005C7FF0">
        <w:trPr>
          <w:cantSplit/>
          <w:trHeight w:val="567"/>
          <w:jc w:val="center"/>
        </w:trPr>
        <w:tc>
          <w:tcPr>
            <w:tcW w:w="8967" w:type="dxa"/>
            <w:gridSpan w:val="4"/>
          </w:tcPr>
          <w:p w14:paraId="04812774" w14:textId="77777777" w:rsidR="002F04CA" w:rsidRDefault="002F04CA" w:rsidP="005C7FF0">
            <w:pPr>
              <w:spacing w:line="460" w:lineRule="exact"/>
              <w:ind w:left="472"/>
              <w:rPr>
                <w:rFonts w:ascii="宋体" w:hAnsi="宋体"/>
              </w:rPr>
            </w:pPr>
            <w:r>
              <w:rPr>
                <w:rFonts w:ascii="宋体" w:hAnsi="宋体" w:hint="eastAsia"/>
              </w:rPr>
              <w:t xml:space="preserve">(2) </w:t>
            </w:r>
            <w:r>
              <w:rPr>
                <w:rFonts w:ascii="宋体" w:hAnsi="宋体" w:hint="eastAsia"/>
              </w:rPr>
              <w:t>输出：保存成功</w:t>
            </w:r>
          </w:p>
        </w:tc>
      </w:tr>
      <w:tr w:rsidR="002F04CA" w14:paraId="46D64E56" w14:textId="77777777" w:rsidTr="005C7FF0">
        <w:trPr>
          <w:cantSplit/>
          <w:trHeight w:val="567"/>
          <w:jc w:val="center"/>
        </w:trPr>
        <w:tc>
          <w:tcPr>
            <w:tcW w:w="8967" w:type="dxa"/>
            <w:gridSpan w:val="4"/>
          </w:tcPr>
          <w:p w14:paraId="68DB79A3" w14:textId="2526AE83" w:rsidR="002F04CA" w:rsidRDefault="002F04CA"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730E0F">
              <w:rPr>
                <w:rFonts w:ascii="宋体" w:hAnsi="宋体" w:hint="eastAsia"/>
              </w:rPr>
              <w:t>：院招生办</w:t>
            </w:r>
            <w:r>
              <w:rPr>
                <w:rFonts w:ascii="宋体" w:hAnsi="宋体" w:hint="eastAsia"/>
              </w:rPr>
              <w:t>登录后，在</w:t>
            </w:r>
            <w:r w:rsidR="00730E0F">
              <w:rPr>
                <w:rFonts w:ascii="宋体" w:hAnsi="宋体" w:hint="eastAsia"/>
              </w:rPr>
              <w:t>考生数据提取模块下的考生基本信息</w:t>
            </w:r>
            <w:r>
              <w:rPr>
                <w:rFonts w:ascii="宋体" w:hAnsi="宋体" w:hint="eastAsia"/>
              </w:rPr>
              <w:t>页面下，</w:t>
            </w:r>
            <w:r w:rsidR="00730E0F">
              <w:rPr>
                <w:rFonts w:ascii="宋体" w:hAnsi="宋体" w:hint="eastAsia"/>
              </w:rPr>
              <w:t>点击新增考生信息，录入考生信息。</w:t>
            </w:r>
          </w:p>
        </w:tc>
      </w:tr>
    </w:tbl>
    <w:p w14:paraId="31475DEB" w14:textId="620D26AF" w:rsidR="008239A7" w:rsidRDefault="008239A7" w:rsidP="008239A7">
      <w:pPr>
        <w:pStyle w:val="a7"/>
        <w:spacing w:line="460" w:lineRule="exact"/>
        <w:ind w:left="720" w:firstLineChars="0" w:firstLine="0"/>
        <w:rPr>
          <w:rFonts w:ascii="宋体" w:eastAsia="宋体" w:hAnsi="宋体"/>
          <w:sz w:val="24"/>
          <w:szCs w:val="24"/>
        </w:rPr>
      </w:pPr>
    </w:p>
    <w:p w14:paraId="23DC85F4" w14:textId="50BC9CAA" w:rsidR="00143243" w:rsidRPr="00374A97" w:rsidRDefault="00143243"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16</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考生数据提取模块测试2</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076"/>
      </w:tblGrid>
      <w:tr w:rsidR="00D64875" w14:paraId="593B7582" w14:textId="77777777" w:rsidTr="00401CCB">
        <w:trPr>
          <w:jc w:val="center"/>
        </w:trPr>
        <w:tc>
          <w:tcPr>
            <w:tcW w:w="1946" w:type="dxa"/>
            <w:shd w:val="clear" w:color="auto" w:fill="B3B3B3"/>
          </w:tcPr>
          <w:p w14:paraId="53F1099B" w14:textId="77777777" w:rsidR="00D64875" w:rsidRDefault="00D64875" w:rsidP="00401CCB">
            <w:pPr>
              <w:spacing w:line="460" w:lineRule="exact"/>
              <w:rPr>
                <w:rFonts w:ascii="宋体" w:hAnsi="宋体"/>
              </w:rPr>
            </w:pPr>
            <w:r>
              <w:rPr>
                <w:rFonts w:ascii="宋体" w:hAnsi="宋体" w:hint="eastAsia"/>
              </w:rPr>
              <w:t>测试项目编号</w:t>
            </w:r>
          </w:p>
        </w:tc>
        <w:tc>
          <w:tcPr>
            <w:tcW w:w="1905" w:type="dxa"/>
            <w:shd w:val="clear" w:color="auto" w:fill="B3B3B3"/>
          </w:tcPr>
          <w:p w14:paraId="610A5DA4" w14:textId="4AD42FCB" w:rsidR="00D64875" w:rsidRDefault="00D64875" w:rsidP="00401CCB">
            <w:pPr>
              <w:spacing w:line="460" w:lineRule="exact"/>
              <w:ind w:left="472"/>
              <w:rPr>
                <w:rFonts w:ascii="宋体" w:hAnsi="宋体"/>
              </w:rPr>
            </w:pPr>
            <w:r>
              <w:rPr>
                <w:rFonts w:ascii="宋体" w:hAnsi="宋体" w:hint="eastAsia"/>
              </w:rPr>
              <w:t>00</w:t>
            </w:r>
            <w:r w:rsidR="00143243">
              <w:rPr>
                <w:rFonts w:ascii="宋体" w:hAnsi="宋体"/>
              </w:rPr>
              <w:t>8</w:t>
            </w:r>
          </w:p>
        </w:tc>
        <w:tc>
          <w:tcPr>
            <w:tcW w:w="2040" w:type="dxa"/>
            <w:shd w:val="clear" w:color="auto" w:fill="B3B3B3"/>
          </w:tcPr>
          <w:p w14:paraId="65B750B7" w14:textId="77777777" w:rsidR="00D64875" w:rsidRDefault="00D64875" w:rsidP="00401CCB">
            <w:pPr>
              <w:spacing w:line="460" w:lineRule="exact"/>
              <w:rPr>
                <w:rFonts w:ascii="宋体" w:hAnsi="宋体"/>
              </w:rPr>
            </w:pPr>
            <w:r>
              <w:rPr>
                <w:rFonts w:ascii="宋体" w:hAnsi="宋体" w:hint="eastAsia"/>
              </w:rPr>
              <w:t>测试项目名称</w:t>
            </w:r>
          </w:p>
        </w:tc>
        <w:tc>
          <w:tcPr>
            <w:tcW w:w="3076" w:type="dxa"/>
            <w:shd w:val="clear" w:color="auto" w:fill="B3B3B3"/>
          </w:tcPr>
          <w:p w14:paraId="44A06B26" w14:textId="77777777" w:rsidR="00D64875" w:rsidRDefault="00D64875" w:rsidP="00401CCB">
            <w:pPr>
              <w:spacing w:line="460" w:lineRule="exact"/>
              <w:ind w:left="472"/>
              <w:rPr>
                <w:rFonts w:ascii="宋体" w:hAnsi="宋体"/>
              </w:rPr>
            </w:pPr>
            <w:r>
              <w:rPr>
                <w:rFonts w:ascii="宋体" w:hAnsi="宋体" w:hint="eastAsia"/>
              </w:rPr>
              <w:t>考生数据提取模块</w:t>
            </w:r>
          </w:p>
        </w:tc>
      </w:tr>
      <w:tr w:rsidR="00D64875" w14:paraId="03341393" w14:textId="77777777" w:rsidTr="00401CCB">
        <w:trPr>
          <w:cantSplit/>
          <w:trHeight w:val="567"/>
          <w:jc w:val="center"/>
        </w:trPr>
        <w:tc>
          <w:tcPr>
            <w:tcW w:w="8967" w:type="dxa"/>
            <w:gridSpan w:val="4"/>
          </w:tcPr>
          <w:p w14:paraId="5917DADC" w14:textId="6053ADEB" w:rsidR="00D64875" w:rsidRDefault="00D64875" w:rsidP="00401CCB">
            <w:pPr>
              <w:spacing w:line="460" w:lineRule="exact"/>
              <w:ind w:left="472"/>
              <w:rPr>
                <w:rFonts w:ascii="宋体" w:hAnsi="宋体"/>
              </w:rPr>
            </w:pPr>
            <w:r>
              <w:rPr>
                <w:rFonts w:ascii="宋体" w:hAnsi="宋体" w:hint="eastAsia"/>
              </w:rPr>
              <w:t>测试用例编号：</w:t>
            </w:r>
            <w:r>
              <w:rPr>
                <w:rFonts w:ascii="宋体" w:hAnsi="宋体" w:hint="eastAsia"/>
              </w:rPr>
              <w:t>00</w:t>
            </w:r>
            <w:r w:rsidR="00143243">
              <w:rPr>
                <w:rFonts w:ascii="宋体" w:hAnsi="宋体"/>
              </w:rPr>
              <w:t>8</w:t>
            </w:r>
          </w:p>
        </w:tc>
      </w:tr>
      <w:tr w:rsidR="00D64875" w14:paraId="76F0F0BB" w14:textId="77777777" w:rsidTr="00401CCB">
        <w:trPr>
          <w:cantSplit/>
          <w:trHeight w:val="567"/>
          <w:jc w:val="center"/>
        </w:trPr>
        <w:tc>
          <w:tcPr>
            <w:tcW w:w="8967" w:type="dxa"/>
            <w:gridSpan w:val="4"/>
          </w:tcPr>
          <w:p w14:paraId="7EC0D844" w14:textId="4B3D65CE" w:rsidR="00D64875" w:rsidRDefault="00D64875" w:rsidP="00963A84">
            <w:pPr>
              <w:spacing w:line="460" w:lineRule="exact"/>
              <w:ind w:left="472"/>
              <w:rPr>
                <w:rFonts w:ascii="宋体" w:hAnsi="宋体"/>
              </w:rPr>
            </w:pPr>
            <w:r>
              <w:rPr>
                <w:rFonts w:ascii="宋体" w:hAnsi="宋体" w:hint="eastAsia"/>
              </w:rPr>
              <w:t xml:space="preserve">(1) </w:t>
            </w:r>
            <w:r>
              <w:rPr>
                <w:rFonts w:ascii="宋体" w:hAnsi="宋体" w:hint="eastAsia"/>
              </w:rPr>
              <w:t>输入：</w:t>
            </w:r>
            <w:r>
              <w:rPr>
                <w:rFonts w:ascii="宋体" w:hAnsi="宋体" w:hint="eastAsia"/>
              </w:rPr>
              <w:t xml:space="preserve"> </w:t>
            </w:r>
            <w:r>
              <w:rPr>
                <w:rFonts w:ascii="宋体" w:hAnsi="宋体" w:hint="eastAsia"/>
              </w:rPr>
              <w:t>年龄</w:t>
            </w:r>
          </w:p>
          <w:p w14:paraId="4735B0EC" w14:textId="77777777" w:rsidR="00D64875" w:rsidRDefault="00D64875" w:rsidP="00401CCB">
            <w:pPr>
              <w:spacing w:line="460" w:lineRule="exact"/>
              <w:ind w:left="472"/>
              <w:rPr>
                <w:rFonts w:ascii="宋体" w:hAnsi="宋体"/>
              </w:rPr>
            </w:pPr>
            <w:r>
              <w:rPr>
                <w:rFonts w:ascii="宋体" w:hAnsi="宋体" w:hint="eastAsia"/>
              </w:rPr>
              <w:t xml:space="preserve">          </w:t>
            </w:r>
            <w:r>
              <w:rPr>
                <w:rFonts w:ascii="宋体" w:hAnsi="宋体" w:hint="eastAsia"/>
              </w:rPr>
              <w:t>性别</w:t>
            </w:r>
          </w:p>
          <w:p w14:paraId="71D13043" w14:textId="77777777" w:rsidR="00D64875" w:rsidRDefault="00D64875" w:rsidP="00401CCB">
            <w:pPr>
              <w:spacing w:line="460" w:lineRule="exact"/>
              <w:ind w:left="472"/>
              <w:rPr>
                <w:rFonts w:ascii="宋体" w:hAnsi="宋体"/>
              </w:rPr>
            </w:pPr>
            <w:r>
              <w:rPr>
                <w:rFonts w:ascii="宋体" w:hAnsi="宋体" w:hint="eastAsia"/>
              </w:rPr>
              <w:t xml:space="preserve">          </w:t>
            </w:r>
            <w:r>
              <w:rPr>
                <w:rFonts w:ascii="宋体" w:hAnsi="宋体" w:hint="eastAsia"/>
              </w:rPr>
              <w:t>籍贯</w:t>
            </w:r>
          </w:p>
          <w:p w14:paraId="01357514" w14:textId="77777777" w:rsidR="00D64875" w:rsidRDefault="00D64875" w:rsidP="00401CCB">
            <w:pPr>
              <w:spacing w:line="460" w:lineRule="exact"/>
              <w:ind w:left="472"/>
              <w:rPr>
                <w:rFonts w:ascii="宋体" w:hAnsi="宋体"/>
              </w:rPr>
            </w:pPr>
            <w:r>
              <w:rPr>
                <w:rFonts w:ascii="宋体" w:hAnsi="宋体" w:hint="eastAsia"/>
              </w:rPr>
              <w:t xml:space="preserve">          </w:t>
            </w:r>
            <w:r>
              <w:rPr>
                <w:rFonts w:ascii="宋体" w:hAnsi="宋体" w:hint="eastAsia"/>
              </w:rPr>
              <w:t>通讯地址</w:t>
            </w:r>
          </w:p>
          <w:p w14:paraId="7AD921C1" w14:textId="77777777" w:rsidR="00D64875" w:rsidRDefault="00D64875" w:rsidP="00401CCB">
            <w:pPr>
              <w:spacing w:line="460" w:lineRule="exact"/>
              <w:ind w:left="472"/>
              <w:rPr>
                <w:rFonts w:ascii="宋体" w:hAnsi="宋体"/>
              </w:rPr>
            </w:pPr>
            <w:r>
              <w:rPr>
                <w:rFonts w:ascii="宋体" w:hAnsi="宋体" w:hint="eastAsia"/>
              </w:rPr>
              <w:t xml:space="preserve">          </w:t>
            </w:r>
            <w:r>
              <w:rPr>
                <w:rFonts w:ascii="宋体" w:hAnsi="宋体" w:hint="eastAsia"/>
              </w:rPr>
              <w:t>报考专业</w:t>
            </w:r>
          </w:p>
        </w:tc>
      </w:tr>
      <w:tr w:rsidR="00D64875" w14:paraId="64A129CE" w14:textId="77777777" w:rsidTr="00401CCB">
        <w:trPr>
          <w:cantSplit/>
          <w:trHeight w:val="567"/>
          <w:jc w:val="center"/>
        </w:trPr>
        <w:tc>
          <w:tcPr>
            <w:tcW w:w="8967" w:type="dxa"/>
            <w:gridSpan w:val="4"/>
          </w:tcPr>
          <w:p w14:paraId="145038D6" w14:textId="0FB004E2" w:rsidR="00D64875" w:rsidRDefault="00D64875" w:rsidP="00401CCB">
            <w:pPr>
              <w:spacing w:line="460" w:lineRule="exact"/>
              <w:ind w:left="472"/>
              <w:rPr>
                <w:rFonts w:ascii="宋体" w:hAnsi="宋体"/>
              </w:rPr>
            </w:pPr>
            <w:r>
              <w:rPr>
                <w:rFonts w:ascii="宋体" w:hAnsi="宋体" w:hint="eastAsia"/>
              </w:rPr>
              <w:t xml:space="preserve">(2) </w:t>
            </w:r>
            <w:r>
              <w:rPr>
                <w:rFonts w:ascii="宋体" w:hAnsi="宋体" w:hint="eastAsia"/>
              </w:rPr>
              <w:t>输出：保存</w:t>
            </w:r>
            <w:r w:rsidR="003F434F">
              <w:rPr>
                <w:rFonts w:ascii="宋体" w:hAnsi="宋体" w:hint="eastAsia"/>
              </w:rPr>
              <w:t>失败，</w:t>
            </w:r>
            <w:r w:rsidR="00821A47">
              <w:rPr>
                <w:rFonts w:ascii="宋体" w:hAnsi="宋体" w:hint="eastAsia"/>
              </w:rPr>
              <w:t>系统跳转到错误页面</w:t>
            </w:r>
            <w:r w:rsidR="003F434F">
              <w:rPr>
                <w:rFonts w:ascii="宋体" w:hAnsi="宋体" w:hint="eastAsia"/>
              </w:rPr>
              <w:t>非空字段为空</w:t>
            </w:r>
          </w:p>
        </w:tc>
      </w:tr>
      <w:tr w:rsidR="00D64875" w14:paraId="0DE4537A" w14:textId="77777777" w:rsidTr="00401CCB">
        <w:trPr>
          <w:cantSplit/>
          <w:trHeight w:val="567"/>
          <w:jc w:val="center"/>
        </w:trPr>
        <w:tc>
          <w:tcPr>
            <w:tcW w:w="8967" w:type="dxa"/>
            <w:gridSpan w:val="4"/>
          </w:tcPr>
          <w:p w14:paraId="15CDA94B" w14:textId="77777777" w:rsidR="00D64875" w:rsidRDefault="00D64875" w:rsidP="00401CCB">
            <w:pPr>
              <w:spacing w:line="460" w:lineRule="exact"/>
              <w:ind w:left="472"/>
              <w:rPr>
                <w:rFonts w:ascii="宋体" w:hAnsi="宋体"/>
              </w:rPr>
            </w:pPr>
            <w:r>
              <w:rPr>
                <w:rFonts w:ascii="宋体" w:hAnsi="宋体" w:hint="eastAsia"/>
              </w:rPr>
              <w:t xml:space="preserve">(3) </w:t>
            </w:r>
            <w:r>
              <w:rPr>
                <w:rFonts w:ascii="宋体" w:hAnsi="宋体" w:hint="eastAsia"/>
              </w:rPr>
              <w:t>步骤及操作：院招生办登录后，在考生数据提取模块下的考生基本信息页面下，点击新增考生信息，录入考生信息。</w:t>
            </w:r>
          </w:p>
        </w:tc>
      </w:tr>
    </w:tbl>
    <w:p w14:paraId="2D91F858" w14:textId="77777777" w:rsidR="00D64875" w:rsidRPr="00D64875" w:rsidRDefault="00D64875" w:rsidP="008239A7">
      <w:pPr>
        <w:pStyle w:val="a7"/>
        <w:spacing w:line="460" w:lineRule="exact"/>
        <w:ind w:left="720" w:firstLineChars="0" w:firstLine="0"/>
        <w:rPr>
          <w:rFonts w:ascii="宋体" w:eastAsia="宋体" w:hAnsi="宋体"/>
          <w:sz w:val="24"/>
          <w:szCs w:val="24"/>
        </w:rPr>
      </w:pPr>
    </w:p>
    <w:p w14:paraId="4BD7EA9B" w14:textId="6EB46CA8" w:rsidR="00C901F9" w:rsidRDefault="00415E6C" w:rsidP="00D847EC">
      <w:pPr>
        <w:pStyle w:val="a7"/>
        <w:numPr>
          <w:ilvl w:val="0"/>
          <w:numId w:val="19"/>
        </w:numPr>
        <w:spacing w:line="460" w:lineRule="exact"/>
        <w:ind w:firstLineChars="0"/>
        <w:rPr>
          <w:rFonts w:ascii="宋体" w:eastAsia="宋体" w:hAnsi="宋体"/>
          <w:sz w:val="24"/>
          <w:szCs w:val="24"/>
        </w:rPr>
      </w:pPr>
      <w:r w:rsidRPr="00054982">
        <w:rPr>
          <w:rFonts w:ascii="宋体" w:eastAsia="宋体" w:hAnsi="宋体" w:hint="eastAsia"/>
          <w:sz w:val="24"/>
          <w:szCs w:val="24"/>
        </w:rPr>
        <w:t>招生计划管理模块</w:t>
      </w:r>
      <w:r w:rsidR="00054982" w:rsidRPr="00054982">
        <w:rPr>
          <w:rFonts w:ascii="宋体" w:eastAsia="宋体" w:hAnsi="宋体" w:hint="eastAsia"/>
          <w:sz w:val="24"/>
          <w:szCs w:val="24"/>
        </w:rPr>
        <w:t>测试</w:t>
      </w:r>
    </w:p>
    <w:p w14:paraId="088CEC6F" w14:textId="679D1447" w:rsidR="00FB0976" w:rsidRPr="00374A97" w:rsidRDefault="00FB0976"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17</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招生计划修改信息 测试1</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B819CB" w14:paraId="43524CF5" w14:textId="77777777" w:rsidTr="00401CCB">
        <w:trPr>
          <w:jc w:val="center"/>
        </w:trPr>
        <w:tc>
          <w:tcPr>
            <w:tcW w:w="1946" w:type="dxa"/>
            <w:shd w:val="clear" w:color="auto" w:fill="B3B3B3"/>
          </w:tcPr>
          <w:p w14:paraId="0978A713" w14:textId="77777777" w:rsidR="00B819CB" w:rsidRDefault="00B819CB" w:rsidP="00401CCB">
            <w:pPr>
              <w:spacing w:line="460" w:lineRule="exact"/>
              <w:rPr>
                <w:rFonts w:ascii="宋体" w:hAnsi="宋体"/>
              </w:rPr>
            </w:pPr>
            <w:r>
              <w:rPr>
                <w:rFonts w:ascii="宋体" w:hAnsi="宋体" w:hint="eastAsia"/>
              </w:rPr>
              <w:t>测试项目编号</w:t>
            </w:r>
          </w:p>
        </w:tc>
        <w:tc>
          <w:tcPr>
            <w:tcW w:w="1905" w:type="dxa"/>
            <w:shd w:val="clear" w:color="auto" w:fill="B3B3B3"/>
          </w:tcPr>
          <w:p w14:paraId="74AE4ADB" w14:textId="77777777" w:rsidR="00B819CB" w:rsidRDefault="00B819CB" w:rsidP="00401CCB">
            <w:pPr>
              <w:spacing w:line="460" w:lineRule="exact"/>
              <w:ind w:left="472"/>
              <w:rPr>
                <w:rFonts w:ascii="宋体" w:hAnsi="宋体"/>
              </w:rPr>
            </w:pPr>
            <w:r>
              <w:rPr>
                <w:rFonts w:ascii="宋体" w:hAnsi="宋体" w:hint="eastAsia"/>
              </w:rPr>
              <w:t>0</w:t>
            </w:r>
            <w:r>
              <w:rPr>
                <w:rFonts w:ascii="宋体" w:hAnsi="宋体"/>
              </w:rPr>
              <w:t>09</w:t>
            </w:r>
          </w:p>
        </w:tc>
        <w:tc>
          <w:tcPr>
            <w:tcW w:w="2040" w:type="dxa"/>
            <w:shd w:val="clear" w:color="auto" w:fill="B3B3B3"/>
          </w:tcPr>
          <w:p w14:paraId="5D7AB449" w14:textId="77777777" w:rsidR="00B819CB" w:rsidRDefault="00B819CB" w:rsidP="00401CCB">
            <w:pPr>
              <w:spacing w:line="460" w:lineRule="exact"/>
              <w:rPr>
                <w:rFonts w:ascii="宋体" w:hAnsi="宋体"/>
              </w:rPr>
            </w:pPr>
            <w:r>
              <w:rPr>
                <w:rFonts w:ascii="宋体" w:hAnsi="宋体" w:hint="eastAsia"/>
              </w:rPr>
              <w:t>测试项目名称</w:t>
            </w:r>
          </w:p>
        </w:tc>
        <w:tc>
          <w:tcPr>
            <w:tcW w:w="3218" w:type="dxa"/>
            <w:shd w:val="clear" w:color="auto" w:fill="B3B3B3"/>
          </w:tcPr>
          <w:p w14:paraId="476330C2" w14:textId="059DDC5F" w:rsidR="00B819CB" w:rsidRDefault="00B819CB" w:rsidP="00401CCB">
            <w:pPr>
              <w:spacing w:line="460" w:lineRule="exact"/>
              <w:ind w:left="472"/>
              <w:rPr>
                <w:rFonts w:ascii="宋体" w:hAnsi="宋体"/>
              </w:rPr>
            </w:pPr>
            <w:r>
              <w:rPr>
                <w:rFonts w:ascii="宋体" w:hAnsi="宋体" w:hint="eastAsia"/>
              </w:rPr>
              <w:t>招生计划</w:t>
            </w:r>
            <w:r w:rsidR="00A26399">
              <w:rPr>
                <w:rFonts w:ascii="宋体" w:hAnsi="宋体" w:hint="eastAsia"/>
              </w:rPr>
              <w:t>修改信息</w:t>
            </w:r>
          </w:p>
        </w:tc>
      </w:tr>
      <w:tr w:rsidR="00B819CB" w14:paraId="26B309E3" w14:textId="77777777" w:rsidTr="00401CCB">
        <w:trPr>
          <w:cantSplit/>
          <w:trHeight w:val="567"/>
          <w:jc w:val="center"/>
        </w:trPr>
        <w:tc>
          <w:tcPr>
            <w:tcW w:w="9109" w:type="dxa"/>
            <w:gridSpan w:val="4"/>
          </w:tcPr>
          <w:p w14:paraId="475F1B9C" w14:textId="77777777" w:rsidR="00B819CB" w:rsidRDefault="00B819CB" w:rsidP="00401CCB">
            <w:pPr>
              <w:spacing w:line="460" w:lineRule="exact"/>
              <w:ind w:left="472"/>
              <w:rPr>
                <w:rFonts w:ascii="宋体" w:hAnsi="宋体"/>
              </w:rPr>
            </w:pPr>
            <w:r>
              <w:rPr>
                <w:rFonts w:ascii="宋体" w:hAnsi="宋体" w:hint="eastAsia"/>
              </w:rPr>
              <w:t>测试用例编号：</w:t>
            </w:r>
            <w:r>
              <w:rPr>
                <w:rFonts w:ascii="宋体" w:hAnsi="宋体" w:hint="eastAsia"/>
              </w:rPr>
              <w:t>0</w:t>
            </w:r>
            <w:r>
              <w:rPr>
                <w:rFonts w:ascii="宋体" w:hAnsi="宋体"/>
              </w:rPr>
              <w:t>09</w:t>
            </w:r>
          </w:p>
        </w:tc>
      </w:tr>
      <w:tr w:rsidR="00B819CB" w14:paraId="0291542D" w14:textId="77777777" w:rsidTr="00401CCB">
        <w:trPr>
          <w:cantSplit/>
          <w:trHeight w:val="567"/>
          <w:jc w:val="center"/>
        </w:trPr>
        <w:tc>
          <w:tcPr>
            <w:tcW w:w="9109" w:type="dxa"/>
            <w:gridSpan w:val="4"/>
          </w:tcPr>
          <w:p w14:paraId="3D8F179E" w14:textId="5D3E51A5" w:rsidR="00B819CB" w:rsidRDefault="00B819CB" w:rsidP="00401CCB">
            <w:pPr>
              <w:pStyle w:val="a7"/>
              <w:numPr>
                <w:ilvl w:val="0"/>
                <w:numId w:val="21"/>
              </w:numPr>
              <w:spacing w:line="460" w:lineRule="exact"/>
              <w:ind w:firstLineChars="0"/>
              <w:rPr>
                <w:rFonts w:ascii="宋体" w:hAnsi="宋体"/>
              </w:rPr>
            </w:pPr>
            <w:r w:rsidRPr="005B2F36">
              <w:rPr>
                <w:rFonts w:ascii="宋体" w:hAnsi="宋体" w:hint="eastAsia"/>
              </w:rPr>
              <w:lastRenderedPageBreak/>
              <w:t>输入：</w:t>
            </w:r>
            <w:r w:rsidR="009C60AD">
              <w:rPr>
                <w:rFonts w:ascii="宋体" w:hAnsi="宋体" w:hint="eastAsia"/>
              </w:rPr>
              <w:t>学院专业代码</w:t>
            </w:r>
          </w:p>
          <w:p w14:paraId="3ACF140A" w14:textId="31B0D92A" w:rsidR="009C60AD" w:rsidRDefault="009C60AD" w:rsidP="009C60AD">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专业名称</w:t>
            </w:r>
          </w:p>
          <w:p w14:paraId="6887ECC2" w14:textId="0BA138A6" w:rsidR="009C60AD" w:rsidRDefault="009C60AD" w:rsidP="009C60AD">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计划招生人数</w:t>
            </w:r>
          </w:p>
          <w:p w14:paraId="4306E676" w14:textId="6420C18A" w:rsidR="009C60AD" w:rsidRDefault="009C60AD" w:rsidP="009C60AD">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计划补录人数</w:t>
            </w:r>
          </w:p>
          <w:p w14:paraId="3589CD2F" w14:textId="61A9CB74" w:rsidR="00B819CB" w:rsidRPr="005B2F36" w:rsidRDefault="009C60AD" w:rsidP="00285055">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所属院系</w:t>
            </w:r>
          </w:p>
        </w:tc>
      </w:tr>
      <w:tr w:rsidR="00B819CB" w14:paraId="502145D1" w14:textId="77777777" w:rsidTr="00401CCB">
        <w:trPr>
          <w:cantSplit/>
          <w:trHeight w:val="567"/>
          <w:jc w:val="center"/>
        </w:trPr>
        <w:tc>
          <w:tcPr>
            <w:tcW w:w="9109" w:type="dxa"/>
            <w:gridSpan w:val="4"/>
          </w:tcPr>
          <w:p w14:paraId="1C56FC7F" w14:textId="5605B7E0" w:rsidR="00B819CB" w:rsidRDefault="00B819CB" w:rsidP="00401CCB">
            <w:pPr>
              <w:spacing w:line="460" w:lineRule="exact"/>
              <w:ind w:left="472"/>
              <w:rPr>
                <w:rFonts w:ascii="宋体" w:hAnsi="宋体"/>
              </w:rPr>
            </w:pPr>
            <w:r>
              <w:rPr>
                <w:rFonts w:ascii="宋体" w:hAnsi="宋体" w:hint="eastAsia"/>
              </w:rPr>
              <w:t xml:space="preserve">(2) </w:t>
            </w:r>
            <w:r>
              <w:rPr>
                <w:rFonts w:ascii="宋体" w:hAnsi="宋体" w:hint="eastAsia"/>
              </w:rPr>
              <w:t>输出：</w:t>
            </w:r>
            <w:r w:rsidR="00F06E77">
              <w:rPr>
                <w:rFonts w:ascii="宋体" w:hAnsi="宋体" w:hint="eastAsia"/>
              </w:rPr>
              <w:t>保存完成</w:t>
            </w:r>
            <w:r>
              <w:rPr>
                <w:rFonts w:ascii="宋体" w:hAnsi="宋体" w:hint="eastAsia"/>
              </w:rPr>
              <w:t xml:space="preserve"> </w:t>
            </w:r>
            <w:r w:rsidR="00F06E77">
              <w:rPr>
                <w:rFonts w:ascii="宋体" w:hAnsi="宋体" w:hint="eastAsia"/>
              </w:rPr>
              <w:t>，审核记录表插入一条修改审核记录，待审核。</w:t>
            </w:r>
          </w:p>
        </w:tc>
      </w:tr>
      <w:tr w:rsidR="00B819CB" w14:paraId="7DD03B10" w14:textId="77777777" w:rsidTr="00401CCB">
        <w:trPr>
          <w:cantSplit/>
          <w:trHeight w:val="567"/>
          <w:jc w:val="center"/>
        </w:trPr>
        <w:tc>
          <w:tcPr>
            <w:tcW w:w="9109" w:type="dxa"/>
            <w:gridSpan w:val="4"/>
          </w:tcPr>
          <w:p w14:paraId="27803DD1" w14:textId="41423763" w:rsidR="00B819CB" w:rsidRDefault="00B819CB" w:rsidP="00401CCB">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F06E77">
              <w:rPr>
                <w:rFonts w:ascii="宋体" w:hAnsi="宋体" w:hint="eastAsia"/>
              </w:rPr>
              <w:t>招生办工作人员登录系统后，</w:t>
            </w:r>
            <w:r w:rsidR="00863DD0">
              <w:rPr>
                <w:rFonts w:ascii="宋体" w:hAnsi="宋体" w:hint="eastAsia"/>
              </w:rPr>
              <w:t>输入新的</w:t>
            </w:r>
            <w:r w:rsidR="00F06E77">
              <w:rPr>
                <w:rFonts w:ascii="宋体" w:hAnsi="宋体" w:hint="eastAsia"/>
              </w:rPr>
              <w:t>学院信息</w:t>
            </w:r>
            <w:r w:rsidR="00863DD0">
              <w:rPr>
                <w:rFonts w:ascii="宋体" w:hAnsi="宋体" w:hint="eastAsia"/>
              </w:rPr>
              <w:t>，点击</w:t>
            </w:r>
            <w:r w:rsidR="00F06E77">
              <w:rPr>
                <w:rFonts w:ascii="宋体" w:hAnsi="宋体" w:hint="eastAsia"/>
              </w:rPr>
              <w:t>修改。</w:t>
            </w:r>
            <w:r w:rsidR="00F06E77">
              <w:rPr>
                <w:rFonts w:ascii="宋体" w:hAnsi="宋体"/>
              </w:rPr>
              <w:t xml:space="preserve"> </w:t>
            </w:r>
          </w:p>
        </w:tc>
      </w:tr>
    </w:tbl>
    <w:p w14:paraId="1AB95468" w14:textId="50FC7FDC" w:rsidR="00B819CB" w:rsidRPr="00863DD0" w:rsidRDefault="00B819CB" w:rsidP="00B819CB">
      <w:pPr>
        <w:spacing w:line="460" w:lineRule="exact"/>
        <w:rPr>
          <w:rFonts w:ascii="宋体" w:eastAsia="宋体" w:hAnsi="宋体"/>
          <w:sz w:val="24"/>
          <w:szCs w:val="24"/>
        </w:rPr>
      </w:pPr>
    </w:p>
    <w:p w14:paraId="6C593143" w14:textId="11038402" w:rsidR="004B3E6E" w:rsidRPr="00374A97" w:rsidRDefault="004B3E6E"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18</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招生计划修改信息测试2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FB0976" w14:paraId="62893F87" w14:textId="77777777" w:rsidTr="00781CF3">
        <w:trPr>
          <w:jc w:val="center"/>
        </w:trPr>
        <w:tc>
          <w:tcPr>
            <w:tcW w:w="1946" w:type="dxa"/>
            <w:shd w:val="clear" w:color="auto" w:fill="B3B3B3"/>
          </w:tcPr>
          <w:p w14:paraId="29D9D87D" w14:textId="77777777" w:rsidR="00FB0976" w:rsidRDefault="00FB0976"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2552F041" w14:textId="6BBE83F2" w:rsidR="00FB0976" w:rsidRDefault="00FB0976" w:rsidP="00781CF3">
            <w:pPr>
              <w:spacing w:line="460" w:lineRule="exact"/>
              <w:ind w:left="472"/>
              <w:rPr>
                <w:rFonts w:ascii="宋体" w:hAnsi="宋体"/>
              </w:rPr>
            </w:pPr>
            <w:r>
              <w:rPr>
                <w:rFonts w:ascii="宋体" w:hAnsi="宋体" w:hint="eastAsia"/>
              </w:rPr>
              <w:t>0</w:t>
            </w:r>
            <w:r w:rsidR="004B3E6E">
              <w:rPr>
                <w:rFonts w:ascii="宋体" w:hAnsi="宋体"/>
              </w:rPr>
              <w:t>10</w:t>
            </w:r>
          </w:p>
        </w:tc>
        <w:tc>
          <w:tcPr>
            <w:tcW w:w="2040" w:type="dxa"/>
            <w:shd w:val="clear" w:color="auto" w:fill="B3B3B3"/>
          </w:tcPr>
          <w:p w14:paraId="79D7B3F8" w14:textId="77777777" w:rsidR="00FB0976" w:rsidRDefault="00FB0976"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6320206F" w14:textId="77777777" w:rsidR="00FB0976" w:rsidRDefault="00FB0976" w:rsidP="00781CF3">
            <w:pPr>
              <w:spacing w:line="460" w:lineRule="exact"/>
              <w:ind w:left="472"/>
              <w:rPr>
                <w:rFonts w:ascii="宋体" w:hAnsi="宋体"/>
              </w:rPr>
            </w:pPr>
            <w:r>
              <w:rPr>
                <w:rFonts w:ascii="宋体" w:hAnsi="宋体" w:hint="eastAsia"/>
              </w:rPr>
              <w:t>招生计划修改信息</w:t>
            </w:r>
          </w:p>
        </w:tc>
      </w:tr>
      <w:tr w:rsidR="00FB0976" w14:paraId="146FE83F" w14:textId="77777777" w:rsidTr="00781CF3">
        <w:trPr>
          <w:cantSplit/>
          <w:trHeight w:val="567"/>
          <w:jc w:val="center"/>
        </w:trPr>
        <w:tc>
          <w:tcPr>
            <w:tcW w:w="9109" w:type="dxa"/>
            <w:gridSpan w:val="4"/>
          </w:tcPr>
          <w:p w14:paraId="46570BE3" w14:textId="44728CA7" w:rsidR="00FB0976" w:rsidRDefault="00FB0976" w:rsidP="00781CF3">
            <w:pPr>
              <w:spacing w:line="460" w:lineRule="exact"/>
              <w:ind w:left="472"/>
              <w:rPr>
                <w:rFonts w:ascii="宋体" w:hAnsi="宋体"/>
              </w:rPr>
            </w:pPr>
            <w:r>
              <w:rPr>
                <w:rFonts w:ascii="宋体" w:hAnsi="宋体" w:hint="eastAsia"/>
              </w:rPr>
              <w:t>测试用例编号：</w:t>
            </w:r>
            <w:r>
              <w:rPr>
                <w:rFonts w:ascii="宋体" w:hAnsi="宋体" w:hint="eastAsia"/>
              </w:rPr>
              <w:t>0</w:t>
            </w:r>
            <w:r w:rsidR="004B3E6E">
              <w:rPr>
                <w:rFonts w:ascii="宋体" w:hAnsi="宋体"/>
              </w:rPr>
              <w:t>10</w:t>
            </w:r>
          </w:p>
        </w:tc>
      </w:tr>
      <w:tr w:rsidR="00FB0976" w14:paraId="3E776F32" w14:textId="77777777" w:rsidTr="00781CF3">
        <w:trPr>
          <w:cantSplit/>
          <w:trHeight w:val="567"/>
          <w:jc w:val="center"/>
        </w:trPr>
        <w:tc>
          <w:tcPr>
            <w:tcW w:w="9109" w:type="dxa"/>
            <w:gridSpan w:val="4"/>
          </w:tcPr>
          <w:p w14:paraId="12113BBB" w14:textId="41BBEF24" w:rsidR="00FB0976" w:rsidRPr="00427C1F" w:rsidRDefault="00427C1F" w:rsidP="00427C1F">
            <w:pPr>
              <w:spacing w:line="460" w:lineRule="exact"/>
              <w:ind w:firstLineChars="250" w:firstLine="525"/>
              <w:rPr>
                <w:rFonts w:ascii="宋体" w:hAnsi="宋体"/>
              </w:rPr>
            </w:pPr>
            <w:r>
              <w:rPr>
                <w:rFonts w:ascii="宋体" w:hAnsi="宋体" w:hint="eastAsia"/>
              </w:rPr>
              <w:t>(</w:t>
            </w:r>
            <w:r>
              <w:rPr>
                <w:rFonts w:ascii="宋体" w:hAnsi="宋体"/>
              </w:rPr>
              <w:t>1)</w:t>
            </w:r>
            <w:r w:rsidR="00FB0976" w:rsidRPr="00427C1F">
              <w:rPr>
                <w:rFonts w:ascii="宋体" w:hAnsi="宋体" w:hint="eastAsia"/>
              </w:rPr>
              <w:t>输入：计划招生人数</w:t>
            </w:r>
          </w:p>
          <w:p w14:paraId="3A2D3167" w14:textId="77777777" w:rsidR="00FB0976" w:rsidRDefault="00FB0976" w:rsidP="00781CF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计划补录人数</w:t>
            </w:r>
          </w:p>
          <w:p w14:paraId="72CD064B" w14:textId="77777777" w:rsidR="00FB0976" w:rsidRPr="005B2F36" w:rsidRDefault="00FB0976" w:rsidP="00781CF3">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所属院系</w:t>
            </w:r>
          </w:p>
        </w:tc>
      </w:tr>
      <w:tr w:rsidR="00FB0976" w14:paraId="7F7C5F91" w14:textId="77777777" w:rsidTr="00781CF3">
        <w:trPr>
          <w:cantSplit/>
          <w:trHeight w:val="567"/>
          <w:jc w:val="center"/>
        </w:trPr>
        <w:tc>
          <w:tcPr>
            <w:tcW w:w="9109" w:type="dxa"/>
            <w:gridSpan w:val="4"/>
          </w:tcPr>
          <w:p w14:paraId="06F1A610" w14:textId="3ECC57D9" w:rsidR="00FB0976" w:rsidRDefault="00FB0976" w:rsidP="00781CF3">
            <w:pPr>
              <w:spacing w:line="460" w:lineRule="exact"/>
              <w:ind w:left="472"/>
              <w:rPr>
                <w:rFonts w:ascii="宋体" w:hAnsi="宋体"/>
              </w:rPr>
            </w:pPr>
            <w:r>
              <w:rPr>
                <w:rFonts w:ascii="宋体" w:hAnsi="宋体" w:hint="eastAsia"/>
              </w:rPr>
              <w:t xml:space="preserve">(2) </w:t>
            </w:r>
            <w:r>
              <w:rPr>
                <w:rFonts w:ascii="宋体" w:hAnsi="宋体" w:hint="eastAsia"/>
              </w:rPr>
              <w:t>输出：保存</w:t>
            </w:r>
            <w:r w:rsidR="00803CB2">
              <w:rPr>
                <w:rFonts w:ascii="宋体" w:hAnsi="宋体" w:hint="eastAsia"/>
              </w:rPr>
              <w:t>失败</w:t>
            </w:r>
            <w:r>
              <w:rPr>
                <w:rFonts w:ascii="宋体" w:hAnsi="宋体" w:hint="eastAsia"/>
              </w:rPr>
              <w:t xml:space="preserve"> </w:t>
            </w:r>
            <w:r>
              <w:rPr>
                <w:rFonts w:ascii="宋体" w:hAnsi="宋体" w:hint="eastAsia"/>
              </w:rPr>
              <w:t>，</w:t>
            </w:r>
            <w:r w:rsidR="00803CB2">
              <w:rPr>
                <w:rFonts w:ascii="宋体" w:hAnsi="宋体" w:hint="eastAsia"/>
              </w:rPr>
              <w:t>必填字段为空，系统跳转到错误提醒页面</w:t>
            </w:r>
          </w:p>
        </w:tc>
      </w:tr>
      <w:tr w:rsidR="00FB0976" w14:paraId="6AA4AD4F" w14:textId="77777777" w:rsidTr="00781CF3">
        <w:trPr>
          <w:cantSplit/>
          <w:trHeight w:val="567"/>
          <w:jc w:val="center"/>
        </w:trPr>
        <w:tc>
          <w:tcPr>
            <w:tcW w:w="9109" w:type="dxa"/>
            <w:gridSpan w:val="4"/>
          </w:tcPr>
          <w:p w14:paraId="616B40E0" w14:textId="2C8263A0" w:rsidR="00FB0976" w:rsidRDefault="00FB0976"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步骤及操作：招生办工作人员登录系统后，</w:t>
            </w:r>
            <w:r w:rsidR="00F4423D">
              <w:rPr>
                <w:rFonts w:ascii="宋体" w:hAnsi="宋体" w:hint="eastAsia"/>
              </w:rPr>
              <w:t>输入</w:t>
            </w:r>
            <w:r>
              <w:rPr>
                <w:rFonts w:ascii="宋体" w:hAnsi="宋体" w:hint="eastAsia"/>
              </w:rPr>
              <w:t>学院信息</w:t>
            </w:r>
            <w:r w:rsidR="00F4423D">
              <w:rPr>
                <w:rFonts w:ascii="宋体" w:hAnsi="宋体" w:hint="eastAsia"/>
              </w:rPr>
              <w:t>，点击</w:t>
            </w:r>
            <w:r>
              <w:rPr>
                <w:rFonts w:ascii="宋体" w:hAnsi="宋体" w:hint="eastAsia"/>
              </w:rPr>
              <w:t>修改。</w:t>
            </w:r>
            <w:r>
              <w:rPr>
                <w:rFonts w:ascii="宋体" w:hAnsi="宋体"/>
              </w:rPr>
              <w:t xml:space="preserve"> </w:t>
            </w:r>
          </w:p>
        </w:tc>
      </w:tr>
    </w:tbl>
    <w:p w14:paraId="418F19B4" w14:textId="77777777" w:rsidR="00FB0976" w:rsidRPr="00B819CB" w:rsidRDefault="00FB0976" w:rsidP="00B819CB">
      <w:pPr>
        <w:spacing w:line="460" w:lineRule="exact"/>
        <w:rPr>
          <w:rFonts w:ascii="宋体" w:eastAsia="宋体" w:hAnsi="宋体"/>
          <w:sz w:val="24"/>
          <w:szCs w:val="24"/>
        </w:rPr>
      </w:pPr>
    </w:p>
    <w:p w14:paraId="4AE532E7" w14:textId="6B215069" w:rsidR="00E735D5" w:rsidRPr="00374A97" w:rsidRDefault="00E735D5"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19</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招生计划</w:t>
      </w:r>
      <w:r w:rsidR="005F70A0" w:rsidRPr="00374A97">
        <w:rPr>
          <w:rFonts w:ascii="黑体" w:hAnsi="黑体" w:hint="eastAsia"/>
          <w:sz w:val="21"/>
          <w:szCs w:val="21"/>
        </w:rPr>
        <w:t>管理</w:t>
      </w:r>
      <w:r w:rsidRPr="00374A97">
        <w:rPr>
          <w:rFonts w:ascii="黑体" w:hAnsi="黑体" w:hint="eastAsia"/>
          <w:sz w:val="21"/>
          <w:szCs w:val="21"/>
        </w:rPr>
        <w:t>测试1</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E735D5" w14:paraId="207C0175" w14:textId="77777777" w:rsidTr="005C7FF0">
        <w:trPr>
          <w:jc w:val="center"/>
        </w:trPr>
        <w:tc>
          <w:tcPr>
            <w:tcW w:w="1946" w:type="dxa"/>
            <w:shd w:val="clear" w:color="auto" w:fill="B3B3B3"/>
          </w:tcPr>
          <w:p w14:paraId="7C223769" w14:textId="77777777" w:rsidR="00E735D5" w:rsidRDefault="00E735D5"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47B4C2E3" w14:textId="59E59B75" w:rsidR="00E735D5" w:rsidRDefault="00E735D5" w:rsidP="005C7FF0">
            <w:pPr>
              <w:spacing w:line="460" w:lineRule="exact"/>
              <w:ind w:left="472"/>
              <w:rPr>
                <w:rFonts w:ascii="宋体" w:hAnsi="宋体"/>
              </w:rPr>
            </w:pPr>
            <w:r>
              <w:rPr>
                <w:rFonts w:ascii="宋体" w:hAnsi="宋体" w:hint="eastAsia"/>
              </w:rPr>
              <w:t>0</w:t>
            </w:r>
            <w:r w:rsidR="00252E98">
              <w:rPr>
                <w:rFonts w:ascii="宋体" w:hAnsi="宋体"/>
              </w:rPr>
              <w:t>11</w:t>
            </w:r>
          </w:p>
        </w:tc>
        <w:tc>
          <w:tcPr>
            <w:tcW w:w="2040" w:type="dxa"/>
            <w:shd w:val="clear" w:color="auto" w:fill="B3B3B3"/>
          </w:tcPr>
          <w:p w14:paraId="7CA54F29" w14:textId="77777777" w:rsidR="00E735D5" w:rsidRDefault="00E735D5" w:rsidP="005C7FF0">
            <w:pPr>
              <w:spacing w:line="460" w:lineRule="exact"/>
              <w:rPr>
                <w:rFonts w:ascii="宋体" w:hAnsi="宋体"/>
              </w:rPr>
            </w:pPr>
            <w:r>
              <w:rPr>
                <w:rFonts w:ascii="宋体" w:hAnsi="宋体" w:hint="eastAsia"/>
              </w:rPr>
              <w:t>测试项目名称</w:t>
            </w:r>
          </w:p>
        </w:tc>
        <w:tc>
          <w:tcPr>
            <w:tcW w:w="3218" w:type="dxa"/>
            <w:shd w:val="clear" w:color="auto" w:fill="B3B3B3"/>
          </w:tcPr>
          <w:p w14:paraId="6CDAC9C8" w14:textId="269CF896" w:rsidR="00E735D5" w:rsidRDefault="00D021DC" w:rsidP="005C7FF0">
            <w:pPr>
              <w:spacing w:line="460" w:lineRule="exact"/>
              <w:ind w:left="472"/>
              <w:rPr>
                <w:rFonts w:ascii="宋体" w:hAnsi="宋体"/>
              </w:rPr>
            </w:pPr>
            <w:r>
              <w:rPr>
                <w:rFonts w:ascii="宋体" w:hAnsi="宋体" w:hint="eastAsia"/>
              </w:rPr>
              <w:t>招生计划审核</w:t>
            </w:r>
          </w:p>
        </w:tc>
      </w:tr>
      <w:tr w:rsidR="00E735D5" w14:paraId="41F5053B" w14:textId="77777777" w:rsidTr="005C7FF0">
        <w:trPr>
          <w:cantSplit/>
          <w:trHeight w:val="567"/>
          <w:jc w:val="center"/>
        </w:trPr>
        <w:tc>
          <w:tcPr>
            <w:tcW w:w="9109" w:type="dxa"/>
            <w:gridSpan w:val="4"/>
          </w:tcPr>
          <w:p w14:paraId="5050AC76" w14:textId="6E9ECCFC" w:rsidR="00E735D5" w:rsidRDefault="00E735D5" w:rsidP="005C7FF0">
            <w:pPr>
              <w:spacing w:line="460" w:lineRule="exact"/>
              <w:ind w:left="472"/>
              <w:rPr>
                <w:rFonts w:ascii="宋体" w:hAnsi="宋体"/>
              </w:rPr>
            </w:pPr>
            <w:r>
              <w:rPr>
                <w:rFonts w:ascii="宋体" w:hAnsi="宋体" w:hint="eastAsia"/>
              </w:rPr>
              <w:t>测试用例编号：</w:t>
            </w:r>
            <w:r>
              <w:rPr>
                <w:rFonts w:ascii="宋体" w:hAnsi="宋体" w:hint="eastAsia"/>
              </w:rPr>
              <w:t>0</w:t>
            </w:r>
            <w:r w:rsidR="00781389">
              <w:rPr>
                <w:rFonts w:ascii="宋体" w:hAnsi="宋体"/>
              </w:rPr>
              <w:t>11</w:t>
            </w:r>
          </w:p>
        </w:tc>
      </w:tr>
      <w:tr w:rsidR="00E735D5" w14:paraId="13A6C53A" w14:textId="77777777" w:rsidTr="005C7FF0">
        <w:trPr>
          <w:cantSplit/>
          <w:trHeight w:val="567"/>
          <w:jc w:val="center"/>
        </w:trPr>
        <w:tc>
          <w:tcPr>
            <w:tcW w:w="9109" w:type="dxa"/>
            <w:gridSpan w:val="4"/>
          </w:tcPr>
          <w:p w14:paraId="1603D7A6" w14:textId="67F55280" w:rsidR="00E735D5" w:rsidRPr="006D7971" w:rsidRDefault="006D7971" w:rsidP="006D7971">
            <w:pPr>
              <w:spacing w:line="460" w:lineRule="exact"/>
              <w:ind w:left="472"/>
              <w:rPr>
                <w:rFonts w:ascii="宋体" w:hAnsi="宋体"/>
              </w:rPr>
            </w:pPr>
            <w:r>
              <w:rPr>
                <w:rFonts w:ascii="宋体" w:hAnsi="宋体" w:hint="eastAsia"/>
              </w:rPr>
              <w:t>(</w:t>
            </w:r>
            <w:r>
              <w:rPr>
                <w:rFonts w:ascii="宋体" w:hAnsi="宋体"/>
              </w:rPr>
              <w:t>1)</w:t>
            </w:r>
            <w:r w:rsidR="00E735D5" w:rsidRPr="006D7971">
              <w:rPr>
                <w:rFonts w:ascii="宋体" w:hAnsi="宋体" w:hint="eastAsia"/>
              </w:rPr>
              <w:t>输入：</w:t>
            </w:r>
            <w:r w:rsidR="00F12622" w:rsidRPr="006D7971">
              <w:rPr>
                <w:rFonts w:ascii="宋体" w:hAnsi="宋体" w:hint="eastAsia"/>
              </w:rPr>
              <w:t>学院专业内部编码</w:t>
            </w:r>
          </w:p>
          <w:p w14:paraId="07573B85" w14:textId="03CBC664" w:rsidR="00F12622" w:rsidRPr="005B2F36" w:rsidRDefault="00F12622" w:rsidP="00F12622">
            <w:pPr>
              <w:pStyle w:val="a7"/>
              <w:spacing w:line="460" w:lineRule="exact"/>
              <w:ind w:left="892" w:firstLineChars="0" w:firstLine="0"/>
              <w:rPr>
                <w:rFonts w:ascii="宋体" w:hAnsi="宋体"/>
              </w:rPr>
            </w:pPr>
            <w:r>
              <w:rPr>
                <w:rFonts w:ascii="宋体" w:hAnsi="宋体" w:hint="eastAsia"/>
              </w:rPr>
              <w:t xml:space="preserve"> </w:t>
            </w:r>
            <w:r>
              <w:rPr>
                <w:rFonts w:ascii="宋体" w:hAnsi="宋体"/>
              </w:rPr>
              <w:t xml:space="preserve">     </w:t>
            </w:r>
            <w:r>
              <w:rPr>
                <w:rFonts w:ascii="宋体" w:hAnsi="宋体" w:hint="eastAsia"/>
              </w:rPr>
              <w:t>审核记录内部编码</w:t>
            </w:r>
          </w:p>
          <w:p w14:paraId="6FD68485" w14:textId="4E80B565" w:rsidR="005B2F36" w:rsidRPr="005B2F36" w:rsidRDefault="005B2F36" w:rsidP="005B2F36">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审核通过</w:t>
            </w:r>
            <w:r w:rsidR="00781389">
              <w:rPr>
                <w:rFonts w:ascii="宋体" w:hAnsi="宋体" w:hint="eastAsia"/>
              </w:rPr>
              <w:t>（</w:t>
            </w:r>
            <w:r w:rsidR="00781389">
              <w:rPr>
                <w:rFonts w:ascii="宋体" w:hAnsi="宋体" w:hint="eastAsia"/>
              </w:rPr>
              <w:t>1</w:t>
            </w:r>
            <w:r w:rsidR="00781389">
              <w:rPr>
                <w:rFonts w:ascii="宋体" w:hAnsi="宋体" w:hint="eastAsia"/>
              </w:rPr>
              <w:t>）</w:t>
            </w:r>
          </w:p>
        </w:tc>
      </w:tr>
      <w:tr w:rsidR="00E735D5" w14:paraId="25C7DD0D" w14:textId="77777777" w:rsidTr="005C7FF0">
        <w:trPr>
          <w:cantSplit/>
          <w:trHeight w:val="567"/>
          <w:jc w:val="center"/>
        </w:trPr>
        <w:tc>
          <w:tcPr>
            <w:tcW w:w="9109" w:type="dxa"/>
            <w:gridSpan w:val="4"/>
          </w:tcPr>
          <w:p w14:paraId="7FE8EC8D" w14:textId="7F9A9B6C" w:rsidR="00E735D5" w:rsidRDefault="00E735D5" w:rsidP="005C7FF0">
            <w:pPr>
              <w:spacing w:line="460" w:lineRule="exact"/>
              <w:ind w:left="472"/>
              <w:rPr>
                <w:rFonts w:ascii="宋体" w:hAnsi="宋体"/>
              </w:rPr>
            </w:pPr>
            <w:r>
              <w:rPr>
                <w:rFonts w:ascii="宋体" w:hAnsi="宋体" w:hint="eastAsia"/>
              </w:rPr>
              <w:t xml:space="preserve">(2) </w:t>
            </w:r>
            <w:r>
              <w:rPr>
                <w:rFonts w:ascii="宋体" w:hAnsi="宋体" w:hint="eastAsia"/>
              </w:rPr>
              <w:t>输出：</w:t>
            </w:r>
            <w:r w:rsidR="00317C3A">
              <w:rPr>
                <w:rFonts w:ascii="宋体" w:hAnsi="宋体" w:hint="eastAsia"/>
              </w:rPr>
              <w:t>审核通过完成</w:t>
            </w:r>
            <w:r w:rsidR="00CF2001">
              <w:rPr>
                <w:rFonts w:ascii="宋体" w:hAnsi="宋体" w:hint="eastAsia"/>
              </w:rPr>
              <w:t xml:space="preserve"> </w:t>
            </w:r>
          </w:p>
        </w:tc>
      </w:tr>
      <w:tr w:rsidR="00E735D5" w14:paraId="3C338EBF" w14:textId="77777777" w:rsidTr="005C7FF0">
        <w:trPr>
          <w:cantSplit/>
          <w:trHeight w:val="567"/>
          <w:jc w:val="center"/>
        </w:trPr>
        <w:tc>
          <w:tcPr>
            <w:tcW w:w="9109" w:type="dxa"/>
            <w:gridSpan w:val="4"/>
          </w:tcPr>
          <w:p w14:paraId="7F781110" w14:textId="68B7ED53" w:rsidR="00E735D5" w:rsidRDefault="00E735D5"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252E98">
              <w:rPr>
                <w:rFonts w:ascii="宋体" w:hAnsi="宋体" w:hint="eastAsia"/>
              </w:rPr>
              <w:t>院招生办管理人员对修改进行审核，勾选审核记录，支持批量审核</w:t>
            </w:r>
            <w:r w:rsidR="00586C4B">
              <w:rPr>
                <w:rFonts w:ascii="宋体" w:hAnsi="宋体" w:hint="eastAsia"/>
              </w:rPr>
              <w:t>，点击审核通过</w:t>
            </w:r>
            <w:r w:rsidR="00252E98">
              <w:rPr>
                <w:rFonts w:ascii="宋体" w:hAnsi="宋体" w:hint="eastAsia"/>
              </w:rPr>
              <w:t>。</w:t>
            </w:r>
            <w:r w:rsidR="00252E98">
              <w:rPr>
                <w:rFonts w:ascii="宋体" w:hAnsi="宋体"/>
              </w:rPr>
              <w:t xml:space="preserve"> </w:t>
            </w:r>
          </w:p>
        </w:tc>
      </w:tr>
    </w:tbl>
    <w:p w14:paraId="34D53396" w14:textId="708CE70D" w:rsidR="00054982" w:rsidRPr="00374A97" w:rsidRDefault="00054982" w:rsidP="00374A97">
      <w:pPr>
        <w:pStyle w:val="af4"/>
        <w:jc w:val="center"/>
        <w:rPr>
          <w:rFonts w:ascii="黑体" w:hAnsi="黑体"/>
          <w:sz w:val="21"/>
          <w:szCs w:val="21"/>
        </w:rPr>
      </w:pPr>
    </w:p>
    <w:p w14:paraId="0F5E5F8A" w14:textId="23274867" w:rsidR="00F12622" w:rsidRPr="00374A97" w:rsidRDefault="00F12622"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20</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招生计划管理测试2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317C3A" w14:paraId="7C40D30F" w14:textId="77777777" w:rsidTr="005C7FF0">
        <w:trPr>
          <w:jc w:val="center"/>
        </w:trPr>
        <w:tc>
          <w:tcPr>
            <w:tcW w:w="1946" w:type="dxa"/>
            <w:shd w:val="clear" w:color="auto" w:fill="B3B3B3"/>
          </w:tcPr>
          <w:p w14:paraId="63C27558" w14:textId="77777777" w:rsidR="00317C3A" w:rsidRDefault="00317C3A"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361CABDA" w14:textId="1451CD14" w:rsidR="00317C3A" w:rsidRDefault="00317C3A" w:rsidP="005C7FF0">
            <w:pPr>
              <w:spacing w:line="460" w:lineRule="exact"/>
              <w:ind w:left="472"/>
              <w:rPr>
                <w:rFonts w:ascii="宋体" w:hAnsi="宋体"/>
              </w:rPr>
            </w:pPr>
            <w:r>
              <w:rPr>
                <w:rFonts w:ascii="宋体" w:hAnsi="宋体" w:hint="eastAsia"/>
              </w:rPr>
              <w:t>0</w:t>
            </w:r>
            <w:r w:rsidR="00F12622">
              <w:rPr>
                <w:rFonts w:ascii="宋体" w:hAnsi="宋体"/>
              </w:rPr>
              <w:t>12</w:t>
            </w:r>
          </w:p>
        </w:tc>
        <w:tc>
          <w:tcPr>
            <w:tcW w:w="2040" w:type="dxa"/>
            <w:shd w:val="clear" w:color="auto" w:fill="B3B3B3"/>
          </w:tcPr>
          <w:p w14:paraId="04F99FD8" w14:textId="77777777" w:rsidR="00317C3A" w:rsidRDefault="00317C3A" w:rsidP="005C7FF0">
            <w:pPr>
              <w:spacing w:line="460" w:lineRule="exact"/>
              <w:rPr>
                <w:rFonts w:ascii="宋体" w:hAnsi="宋体"/>
              </w:rPr>
            </w:pPr>
            <w:r>
              <w:rPr>
                <w:rFonts w:ascii="宋体" w:hAnsi="宋体" w:hint="eastAsia"/>
              </w:rPr>
              <w:t>测试项目名称</w:t>
            </w:r>
          </w:p>
        </w:tc>
        <w:tc>
          <w:tcPr>
            <w:tcW w:w="3218" w:type="dxa"/>
            <w:shd w:val="clear" w:color="auto" w:fill="B3B3B3"/>
          </w:tcPr>
          <w:p w14:paraId="7775C62E" w14:textId="77777777" w:rsidR="00317C3A" w:rsidRDefault="00317C3A" w:rsidP="005C7FF0">
            <w:pPr>
              <w:spacing w:line="460" w:lineRule="exact"/>
              <w:ind w:left="472"/>
              <w:rPr>
                <w:rFonts w:ascii="宋体" w:hAnsi="宋体"/>
              </w:rPr>
            </w:pPr>
            <w:r>
              <w:rPr>
                <w:rFonts w:ascii="宋体" w:hAnsi="宋体" w:hint="eastAsia"/>
              </w:rPr>
              <w:t>招生计划审核</w:t>
            </w:r>
          </w:p>
        </w:tc>
      </w:tr>
      <w:tr w:rsidR="00317C3A" w14:paraId="0B969C55" w14:textId="77777777" w:rsidTr="005C7FF0">
        <w:trPr>
          <w:cantSplit/>
          <w:trHeight w:val="567"/>
          <w:jc w:val="center"/>
        </w:trPr>
        <w:tc>
          <w:tcPr>
            <w:tcW w:w="9109" w:type="dxa"/>
            <w:gridSpan w:val="4"/>
          </w:tcPr>
          <w:p w14:paraId="5DEDEC7F" w14:textId="21FA679B" w:rsidR="00317C3A" w:rsidRDefault="00317C3A" w:rsidP="005C7FF0">
            <w:pPr>
              <w:spacing w:line="460" w:lineRule="exact"/>
              <w:ind w:left="472"/>
              <w:rPr>
                <w:rFonts w:ascii="宋体" w:hAnsi="宋体"/>
              </w:rPr>
            </w:pPr>
            <w:r>
              <w:rPr>
                <w:rFonts w:ascii="宋体" w:hAnsi="宋体" w:hint="eastAsia"/>
              </w:rPr>
              <w:lastRenderedPageBreak/>
              <w:t>测试用例编号：</w:t>
            </w:r>
            <w:r>
              <w:rPr>
                <w:rFonts w:ascii="宋体" w:hAnsi="宋体" w:hint="eastAsia"/>
              </w:rPr>
              <w:t>0</w:t>
            </w:r>
            <w:r w:rsidR="00F12622">
              <w:rPr>
                <w:rFonts w:ascii="宋体" w:hAnsi="宋体"/>
              </w:rPr>
              <w:t>12</w:t>
            </w:r>
          </w:p>
        </w:tc>
      </w:tr>
      <w:tr w:rsidR="00317C3A" w14:paraId="6008BD05" w14:textId="77777777" w:rsidTr="005C7FF0">
        <w:trPr>
          <w:cantSplit/>
          <w:trHeight w:val="567"/>
          <w:jc w:val="center"/>
        </w:trPr>
        <w:tc>
          <w:tcPr>
            <w:tcW w:w="9109" w:type="dxa"/>
            <w:gridSpan w:val="4"/>
          </w:tcPr>
          <w:p w14:paraId="2BF81457" w14:textId="6DB46A37" w:rsidR="00317C3A" w:rsidRPr="004C4642" w:rsidRDefault="004C4642" w:rsidP="004C4642">
            <w:pPr>
              <w:spacing w:line="460" w:lineRule="exact"/>
              <w:ind w:firstLineChars="200" w:firstLine="420"/>
              <w:rPr>
                <w:rFonts w:ascii="宋体" w:hAnsi="宋体"/>
              </w:rPr>
            </w:pPr>
            <w:r>
              <w:rPr>
                <w:rFonts w:ascii="宋体" w:hAnsi="宋体" w:hint="eastAsia"/>
              </w:rPr>
              <w:t>(</w:t>
            </w:r>
            <w:r>
              <w:rPr>
                <w:rFonts w:ascii="宋体" w:hAnsi="宋体"/>
              </w:rPr>
              <w:t>1)</w:t>
            </w:r>
            <w:r w:rsidR="00317C3A" w:rsidRPr="004C4642">
              <w:rPr>
                <w:rFonts w:ascii="宋体" w:hAnsi="宋体" w:hint="eastAsia"/>
              </w:rPr>
              <w:t>输入：学院专业内部编码</w:t>
            </w:r>
          </w:p>
          <w:p w14:paraId="580F5FC3" w14:textId="5A54EFE3" w:rsidR="00F12622" w:rsidRPr="005B2F36" w:rsidRDefault="00F12622" w:rsidP="00F12622">
            <w:pPr>
              <w:pStyle w:val="a7"/>
              <w:spacing w:line="460" w:lineRule="exact"/>
              <w:ind w:left="892" w:firstLineChars="0" w:firstLine="0"/>
              <w:rPr>
                <w:rFonts w:ascii="宋体" w:hAnsi="宋体"/>
              </w:rPr>
            </w:pPr>
            <w:r>
              <w:rPr>
                <w:rFonts w:ascii="宋体" w:hAnsi="宋体" w:hint="eastAsia"/>
              </w:rPr>
              <w:t xml:space="preserve"> </w:t>
            </w:r>
            <w:r>
              <w:rPr>
                <w:rFonts w:ascii="宋体" w:hAnsi="宋体"/>
              </w:rPr>
              <w:t xml:space="preserve">     </w:t>
            </w:r>
            <w:r>
              <w:rPr>
                <w:rFonts w:ascii="宋体" w:hAnsi="宋体" w:hint="eastAsia"/>
              </w:rPr>
              <w:t>审核记录内部编码</w:t>
            </w:r>
          </w:p>
          <w:p w14:paraId="67310E91" w14:textId="5F363EAF" w:rsidR="00317C3A" w:rsidRPr="005B2F36" w:rsidRDefault="00317C3A" w:rsidP="005C7FF0">
            <w:pPr>
              <w:spacing w:line="460" w:lineRule="exact"/>
              <w:ind w:left="472"/>
              <w:rPr>
                <w:rFonts w:ascii="宋体" w:hAnsi="宋体"/>
              </w:rPr>
            </w:pPr>
            <w:r>
              <w:rPr>
                <w:rFonts w:ascii="宋体" w:hAnsi="宋体" w:hint="eastAsia"/>
              </w:rPr>
              <w:t xml:space="preserve"> </w:t>
            </w:r>
            <w:r>
              <w:rPr>
                <w:rFonts w:ascii="宋体" w:hAnsi="宋体"/>
              </w:rPr>
              <w:t xml:space="preserve">         </w:t>
            </w:r>
            <w:r>
              <w:rPr>
                <w:rFonts w:ascii="宋体" w:hAnsi="宋体" w:hint="eastAsia"/>
              </w:rPr>
              <w:t>审核通过</w:t>
            </w:r>
            <w:r w:rsidR="00F12622">
              <w:rPr>
                <w:rFonts w:ascii="宋体" w:hAnsi="宋体" w:hint="eastAsia"/>
              </w:rPr>
              <w:t>（￥</w:t>
            </w:r>
            <w:r w:rsidR="00F12622">
              <w:rPr>
                <w:rFonts w:ascii="宋体" w:hAnsi="宋体" w:hint="eastAsia"/>
              </w:rPr>
              <w:t>&amp;</w:t>
            </w:r>
            <w:r w:rsidR="00F12622">
              <w:rPr>
                <w:rFonts w:ascii="宋体" w:hAnsi="宋体"/>
              </w:rPr>
              <w:t>……</w:t>
            </w:r>
            <w:r w:rsidR="00F12622">
              <w:rPr>
                <w:rFonts w:ascii="宋体" w:hAnsi="宋体" w:hint="eastAsia"/>
              </w:rPr>
              <w:t>￥</w:t>
            </w:r>
            <w:r w:rsidR="00F12622">
              <w:rPr>
                <w:rFonts w:ascii="宋体" w:hAnsi="宋体" w:hint="eastAsia"/>
              </w:rPr>
              <w:t>#</w:t>
            </w:r>
            <w:r w:rsidR="00F12622">
              <w:rPr>
                <w:rFonts w:ascii="宋体" w:hAnsi="宋体"/>
              </w:rPr>
              <w:t>*</w:t>
            </w:r>
            <w:r w:rsidR="00F12622">
              <w:rPr>
                <w:rFonts w:ascii="宋体" w:hAnsi="宋体" w:hint="eastAsia"/>
              </w:rPr>
              <w:t>）</w:t>
            </w:r>
          </w:p>
        </w:tc>
      </w:tr>
      <w:tr w:rsidR="00317C3A" w14:paraId="54F20D82" w14:textId="77777777" w:rsidTr="005C7FF0">
        <w:trPr>
          <w:cantSplit/>
          <w:trHeight w:val="567"/>
          <w:jc w:val="center"/>
        </w:trPr>
        <w:tc>
          <w:tcPr>
            <w:tcW w:w="9109" w:type="dxa"/>
            <w:gridSpan w:val="4"/>
          </w:tcPr>
          <w:p w14:paraId="4A485BAE" w14:textId="45D9EB02" w:rsidR="00317C3A" w:rsidRDefault="00317C3A" w:rsidP="005C7FF0">
            <w:pPr>
              <w:spacing w:line="460" w:lineRule="exact"/>
              <w:ind w:left="472"/>
              <w:rPr>
                <w:rFonts w:ascii="宋体" w:hAnsi="宋体"/>
              </w:rPr>
            </w:pPr>
            <w:r>
              <w:rPr>
                <w:rFonts w:ascii="宋体" w:hAnsi="宋体" w:hint="eastAsia"/>
              </w:rPr>
              <w:t xml:space="preserve">(2) </w:t>
            </w:r>
            <w:r>
              <w:rPr>
                <w:rFonts w:ascii="宋体" w:hAnsi="宋体" w:hint="eastAsia"/>
              </w:rPr>
              <w:t>输出：审核</w:t>
            </w:r>
            <w:r w:rsidR="006B5A08">
              <w:rPr>
                <w:rFonts w:ascii="宋体" w:hAnsi="宋体" w:hint="eastAsia"/>
              </w:rPr>
              <w:t>失败，参数错误。审核通过经商定由</w:t>
            </w:r>
            <w:r w:rsidR="006B5A08">
              <w:rPr>
                <w:rFonts w:ascii="宋体" w:hAnsi="宋体"/>
              </w:rPr>
              <w:t>1</w:t>
            </w:r>
            <w:r w:rsidR="006B5A08">
              <w:rPr>
                <w:rFonts w:ascii="宋体" w:hAnsi="宋体" w:hint="eastAsia"/>
              </w:rPr>
              <w:t>或</w:t>
            </w:r>
            <w:r w:rsidR="006B5A08">
              <w:rPr>
                <w:rFonts w:ascii="宋体" w:hAnsi="宋体" w:hint="eastAsia"/>
              </w:rPr>
              <w:t>2</w:t>
            </w:r>
            <w:r w:rsidR="006B5A08">
              <w:rPr>
                <w:rFonts w:ascii="宋体" w:hAnsi="宋体" w:hint="eastAsia"/>
              </w:rPr>
              <w:t>组成，</w:t>
            </w:r>
            <w:r w:rsidR="006B5A08">
              <w:rPr>
                <w:rFonts w:ascii="宋体" w:hAnsi="宋体" w:hint="eastAsia"/>
              </w:rPr>
              <w:t>1</w:t>
            </w:r>
            <w:r w:rsidR="006B5A08">
              <w:rPr>
                <w:rFonts w:ascii="宋体" w:hAnsi="宋体"/>
              </w:rPr>
              <w:t>-</w:t>
            </w:r>
            <w:r w:rsidR="006B5A08">
              <w:rPr>
                <w:rFonts w:ascii="宋体" w:hAnsi="宋体" w:hint="eastAsia"/>
              </w:rPr>
              <w:t>审核通过，</w:t>
            </w:r>
            <w:r w:rsidR="006B5A08">
              <w:rPr>
                <w:rFonts w:ascii="宋体" w:hAnsi="宋体" w:hint="eastAsia"/>
              </w:rPr>
              <w:t>2</w:t>
            </w:r>
            <w:r w:rsidR="006B5A08">
              <w:rPr>
                <w:rFonts w:ascii="宋体" w:hAnsi="宋体"/>
              </w:rPr>
              <w:t>-</w:t>
            </w:r>
            <w:r w:rsidR="006B5A08">
              <w:rPr>
                <w:rFonts w:ascii="宋体" w:hAnsi="宋体" w:hint="eastAsia"/>
              </w:rPr>
              <w:t>审核不通过</w:t>
            </w:r>
          </w:p>
        </w:tc>
      </w:tr>
      <w:tr w:rsidR="00317C3A" w14:paraId="5BB26C9B" w14:textId="77777777" w:rsidTr="005C7FF0">
        <w:trPr>
          <w:cantSplit/>
          <w:trHeight w:val="567"/>
          <w:jc w:val="center"/>
        </w:trPr>
        <w:tc>
          <w:tcPr>
            <w:tcW w:w="9109" w:type="dxa"/>
            <w:gridSpan w:val="4"/>
          </w:tcPr>
          <w:p w14:paraId="64FD1242" w14:textId="6CE1F134" w:rsidR="00317C3A" w:rsidRDefault="00317C3A"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D17684">
              <w:rPr>
                <w:rFonts w:ascii="宋体" w:hAnsi="宋体" w:hint="eastAsia"/>
              </w:rPr>
              <w:t>院招生办管理人员对修改进行审核，勾选审核记录，支持批量审核</w:t>
            </w:r>
            <w:r w:rsidR="002677EB">
              <w:rPr>
                <w:rFonts w:ascii="宋体" w:hAnsi="宋体" w:hint="eastAsia"/>
              </w:rPr>
              <w:t>，点击审核通过</w:t>
            </w:r>
            <w:r w:rsidR="00D17684">
              <w:rPr>
                <w:rFonts w:ascii="宋体" w:hAnsi="宋体" w:hint="eastAsia"/>
              </w:rPr>
              <w:t>。</w:t>
            </w:r>
          </w:p>
        </w:tc>
      </w:tr>
    </w:tbl>
    <w:p w14:paraId="6888D0E3" w14:textId="66FD4F19" w:rsidR="00317C3A" w:rsidRDefault="00317C3A" w:rsidP="008558B8">
      <w:pPr>
        <w:spacing w:line="460" w:lineRule="exact"/>
        <w:rPr>
          <w:rFonts w:ascii="宋体" w:eastAsia="宋体" w:hAnsi="宋体"/>
          <w:sz w:val="24"/>
          <w:szCs w:val="24"/>
        </w:rPr>
      </w:pPr>
    </w:p>
    <w:p w14:paraId="4A2F0799" w14:textId="17E48D3F" w:rsidR="00D02E4A" w:rsidRPr="00374A97" w:rsidRDefault="00D02E4A"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21</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招生计划查询 测试1</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317C3A" w14:paraId="111BAB28" w14:textId="77777777" w:rsidTr="005C7FF0">
        <w:trPr>
          <w:jc w:val="center"/>
        </w:trPr>
        <w:tc>
          <w:tcPr>
            <w:tcW w:w="1946" w:type="dxa"/>
            <w:shd w:val="clear" w:color="auto" w:fill="B3B3B3"/>
          </w:tcPr>
          <w:p w14:paraId="6B56408E" w14:textId="77777777" w:rsidR="00317C3A" w:rsidRDefault="00317C3A"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66F7677E" w14:textId="0CCEB93E" w:rsidR="00317C3A" w:rsidRDefault="00317C3A" w:rsidP="005C7FF0">
            <w:pPr>
              <w:spacing w:line="460" w:lineRule="exact"/>
              <w:ind w:left="472"/>
              <w:rPr>
                <w:rFonts w:ascii="宋体" w:hAnsi="宋体"/>
              </w:rPr>
            </w:pPr>
            <w:r>
              <w:rPr>
                <w:rFonts w:ascii="宋体" w:hAnsi="宋体" w:hint="eastAsia"/>
              </w:rPr>
              <w:t>0</w:t>
            </w:r>
            <w:r w:rsidR="001019C4">
              <w:rPr>
                <w:rFonts w:ascii="宋体" w:hAnsi="宋体"/>
              </w:rPr>
              <w:t>1</w:t>
            </w:r>
            <w:r w:rsidR="002677EB">
              <w:rPr>
                <w:rFonts w:ascii="宋体" w:hAnsi="宋体"/>
              </w:rPr>
              <w:t>3</w:t>
            </w:r>
          </w:p>
        </w:tc>
        <w:tc>
          <w:tcPr>
            <w:tcW w:w="2040" w:type="dxa"/>
            <w:shd w:val="clear" w:color="auto" w:fill="B3B3B3"/>
          </w:tcPr>
          <w:p w14:paraId="3C4A39CB" w14:textId="77777777" w:rsidR="00317C3A" w:rsidRDefault="00317C3A" w:rsidP="005C7FF0">
            <w:pPr>
              <w:spacing w:line="460" w:lineRule="exact"/>
              <w:rPr>
                <w:rFonts w:ascii="宋体" w:hAnsi="宋体"/>
              </w:rPr>
            </w:pPr>
            <w:r>
              <w:rPr>
                <w:rFonts w:ascii="宋体" w:hAnsi="宋体" w:hint="eastAsia"/>
              </w:rPr>
              <w:t>测试项目名称</w:t>
            </w:r>
          </w:p>
        </w:tc>
        <w:tc>
          <w:tcPr>
            <w:tcW w:w="3218" w:type="dxa"/>
            <w:shd w:val="clear" w:color="auto" w:fill="B3B3B3"/>
          </w:tcPr>
          <w:p w14:paraId="0698059A" w14:textId="1B80D11B" w:rsidR="00317C3A" w:rsidRDefault="00317C3A" w:rsidP="005C7FF0">
            <w:pPr>
              <w:spacing w:line="460" w:lineRule="exact"/>
              <w:ind w:left="472"/>
              <w:rPr>
                <w:rFonts w:ascii="宋体" w:hAnsi="宋体"/>
              </w:rPr>
            </w:pPr>
            <w:r>
              <w:rPr>
                <w:rFonts w:ascii="宋体" w:hAnsi="宋体" w:hint="eastAsia"/>
              </w:rPr>
              <w:t>招生计划</w:t>
            </w:r>
            <w:r w:rsidR="00490935">
              <w:rPr>
                <w:rFonts w:ascii="宋体" w:hAnsi="宋体" w:hint="eastAsia"/>
              </w:rPr>
              <w:t>查询</w:t>
            </w:r>
          </w:p>
        </w:tc>
      </w:tr>
      <w:tr w:rsidR="00317C3A" w14:paraId="295E5E57" w14:textId="77777777" w:rsidTr="005C7FF0">
        <w:trPr>
          <w:cantSplit/>
          <w:trHeight w:val="567"/>
          <w:jc w:val="center"/>
        </w:trPr>
        <w:tc>
          <w:tcPr>
            <w:tcW w:w="9109" w:type="dxa"/>
            <w:gridSpan w:val="4"/>
          </w:tcPr>
          <w:p w14:paraId="6D81D893" w14:textId="6A5D3043" w:rsidR="00317C3A" w:rsidRDefault="00317C3A" w:rsidP="005C7FF0">
            <w:pPr>
              <w:spacing w:line="460" w:lineRule="exact"/>
              <w:ind w:left="472"/>
              <w:rPr>
                <w:rFonts w:ascii="宋体" w:hAnsi="宋体"/>
              </w:rPr>
            </w:pPr>
            <w:r>
              <w:rPr>
                <w:rFonts w:ascii="宋体" w:hAnsi="宋体" w:hint="eastAsia"/>
              </w:rPr>
              <w:t>测试用例编号：</w:t>
            </w:r>
            <w:r>
              <w:rPr>
                <w:rFonts w:ascii="宋体" w:hAnsi="宋体" w:hint="eastAsia"/>
              </w:rPr>
              <w:t>0</w:t>
            </w:r>
            <w:r w:rsidR="001019C4">
              <w:rPr>
                <w:rFonts w:ascii="宋体" w:hAnsi="宋体"/>
              </w:rPr>
              <w:t>1</w:t>
            </w:r>
            <w:r w:rsidR="002677EB">
              <w:rPr>
                <w:rFonts w:ascii="宋体" w:hAnsi="宋体"/>
              </w:rPr>
              <w:t>3</w:t>
            </w:r>
          </w:p>
        </w:tc>
      </w:tr>
      <w:tr w:rsidR="00317C3A" w14:paraId="1F63217E" w14:textId="77777777" w:rsidTr="005C7FF0">
        <w:trPr>
          <w:cantSplit/>
          <w:trHeight w:val="567"/>
          <w:jc w:val="center"/>
        </w:trPr>
        <w:tc>
          <w:tcPr>
            <w:tcW w:w="9109" w:type="dxa"/>
            <w:gridSpan w:val="4"/>
          </w:tcPr>
          <w:p w14:paraId="0EC464FE" w14:textId="39B71A60" w:rsidR="00317C3A" w:rsidRPr="0029596B" w:rsidRDefault="0029596B" w:rsidP="0029596B">
            <w:pPr>
              <w:spacing w:line="460" w:lineRule="exact"/>
              <w:ind w:firstLineChars="200" w:firstLine="420"/>
              <w:rPr>
                <w:rFonts w:ascii="宋体" w:hAnsi="宋体"/>
              </w:rPr>
            </w:pPr>
            <w:r>
              <w:rPr>
                <w:rFonts w:ascii="宋体" w:hAnsi="宋体" w:hint="eastAsia"/>
              </w:rPr>
              <w:t>(</w:t>
            </w:r>
            <w:r>
              <w:rPr>
                <w:rFonts w:ascii="宋体" w:hAnsi="宋体"/>
              </w:rPr>
              <w:t>1)</w:t>
            </w:r>
            <w:r w:rsidR="00317C3A" w:rsidRPr="0029596B">
              <w:rPr>
                <w:rFonts w:ascii="宋体" w:hAnsi="宋体" w:hint="eastAsia"/>
              </w:rPr>
              <w:t>输入：</w:t>
            </w:r>
            <w:r w:rsidR="00CC3FC3" w:rsidRPr="0029596B">
              <w:rPr>
                <w:rFonts w:ascii="宋体" w:hAnsi="宋体" w:hint="eastAsia"/>
              </w:rPr>
              <w:t>会计</w:t>
            </w:r>
          </w:p>
        </w:tc>
      </w:tr>
      <w:tr w:rsidR="00317C3A" w14:paraId="1B2CB86A" w14:textId="77777777" w:rsidTr="005C7FF0">
        <w:trPr>
          <w:cantSplit/>
          <w:trHeight w:val="567"/>
          <w:jc w:val="center"/>
        </w:trPr>
        <w:tc>
          <w:tcPr>
            <w:tcW w:w="9109" w:type="dxa"/>
            <w:gridSpan w:val="4"/>
          </w:tcPr>
          <w:p w14:paraId="3908A19C" w14:textId="78524B08" w:rsidR="00317C3A" w:rsidRDefault="00317C3A" w:rsidP="005C7FF0">
            <w:pPr>
              <w:spacing w:line="460" w:lineRule="exact"/>
              <w:ind w:left="472"/>
              <w:rPr>
                <w:rFonts w:ascii="宋体" w:hAnsi="宋体"/>
              </w:rPr>
            </w:pPr>
            <w:r>
              <w:rPr>
                <w:rFonts w:ascii="宋体" w:hAnsi="宋体" w:hint="eastAsia"/>
              </w:rPr>
              <w:t xml:space="preserve">(2) </w:t>
            </w:r>
            <w:r>
              <w:rPr>
                <w:rFonts w:ascii="宋体" w:hAnsi="宋体" w:hint="eastAsia"/>
              </w:rPr>
              <w:t>输出：</w:t>
            </w:r>
            <w:r w:rsidR="00D02E4A">
              <w:rPr>
                <w:rFonts w:ascii="宋体" w:hAnsi="宋体" w:hint="eastAsia"/>
              </w:rPr>
              <w:t>列表展示模糊查询出的结果</w:t>
            </w:r>
            <w:r>
              <w:rPr>
                <w:rFonts w:ascii="宋体" w:hAnsi="宋体" w:hint="eastAsia"/>
              </w:rPr>
              <w:t xml:space="preserve"> </w:t>
            </w:r>
          </w:p>
        </w:tc>
      </w:tr>
      <w:tr w:rsidR="00317C3A" w14:paraId="5476506B" w14:textId="77777777" w:rsidTr="005C7FF0">
        <w:trPr>
          <w:cantSplit/>
          <w:trHeight w:val="567"/>
          <w:jc w:val="center"/>
        </w:trPr>
        <w:tc>
          <w:tcPr>
            <w:tcW w:w="9109" w:type="dxa"/>
            <w:gridSpan w:val="4"/>
          </w:tcPr>
          <w:p w14:paraId="1DAB6CB6" w14:textId="3A532C54" w:rsidR="00317C3A" w:rsidRDefault="00317C3A"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4B3A73">
              <w:rPr>
                <w:rFonts w:ascii="宋体" w:hAnsi="宋体" w:hint="eastAsia"/>
              </w:rPr>
              <w:t>招生办工作人员进入</w:t>
            </w:r>
            <w:r w:rsidR="003F5133">
              <w:rPr>
                <w:rFonts w:ascii="宋体" w:hAnsi="宋体" w:hint="eastAsia"/>
              </w:rPr>
              <w:t>系统后，在招生信息管理查询条件内输入“</w:t>
            </w:r>
            <w:r w:rsidR="003F5133" w:rsidRPr="003F5133">
              <w:rPr>
                <w:rFonts w:ascii="宋体" w:hAnsi="宋体" w:hint="eastAsia"/>
              </w:rPr>
              <w:t>会计</w:t>
            </w:r>
            <w:r w:rsidR="003F5133">
              <w:rPr>
                <w:rFonts w:ascii="宋体" w:hAnsi="宋体" w:hint="eastAsia"/>
              </w:rPr>
              <w:t>”</w:t>
            </w:r>
            <w:r w:rsidR="00BC75B3">
              <w:rPr>
                <w:rFonts w:ascii="宋体" w:hAnsi="宋体" w:hint="eastAsia"/>
              </w:rPr>
              <w:t>,</w:t>
            </w:r>
            <w:r w:rsidR="00BC75B3">
              <w:rPr>
                <w:rFonts w:ascii="宋体" w:hAnsi="宋体" w:hint="eastAsia"/>
              </w:rPr>
              <w:t>点击查询</w:t>
            </w:r>
            <w:r w:rsidR="008232E5">
              <w:rPr>
                <w:rFonts w:ascii="宋体" w:hAnsi="宋体"/>
              </w:rPr>
              <w:t xml:space="preserve"> </w:t>
            </w:r>
          </w:p>
        </w:tc>
      </w:tr>
    </w:tbl>
    <w:p w14:paraId="1ED0554A" w14:textId="3AAA592F" w:rsidR="00317C3A" w:rsidRDefault="00317C3A" w:rsidP="0059195A">
      <w:pPr>
        <w:spacing w:line="460" w:lineRule="exact"/>
        <w:jc w:val="center"/>
        <w:rPr>
          <w:rFonts w:ascii="宋体" w:eastAsia="宋体" w:hAnsi="宋体"/>
          <w:sz w:val="32"/>
          <w:szCs w:val="24"/>
        </w:rPr>
      </w:pPr>
    </w:p>
    <w:p w14:paraId="342C34AB" w14:textId="7A4860D7" w:rsidR="007A0865" w:rsidRPr="00BC51DC" w:rsidRDefault="002A3B88" w:rsidP="00BC51DC">
      <w:pPr>
        <w:pStyle w:val="a7"/>
        <w:numPr>
          <w:ilvl w:val="0"/>
          <w:numId w:val="19"/>
        </w:numPr>
        <w:spacing w:line="460" w:lineRule="exact"/>
        <w:ind w:firstLineChars="0"/>
        <w:rPr>
          <w:rFonts w:ascii="宋体" w:eastAsia="宋体" w:hAnsi="宋体"/>
          <w:sz w:val="24"/>
          <w:szCs w:val="24"/>
        </w:rPr>
      </w:pPr>
      <w:r>
        <w:rPr>
          <w:rFonts w:ascii="宋体" w:eastAsia="宋体" w:hAnsi="宋体" w:hint="eastAsia"/>
          <w:sz w:val="24"/>
          <w:szCs w:val="24"/>
        </w:rPr>
        <w:t>招生宣传管理模块测试</w:t>
      </w:r>
    </w:p>
    <w:p w14:paraId="7A6C358E" w14:textId="14070D56" w:rsidR="0059195A" w:rsidRPr="00374A97" w:rsidRDefault="0059195A"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22</w:t>
      </w:r>
      <w:r w:rsidRPr="00374A97">
        <w:rPr>
          <w:rFonts w:ascii="黑体" w:hAnsi="黑体"/>
          <w:sz w:val="21"/>
          <w:szCs w:val="21"/>
        </w:rPr>
        <w:fldChar w:fldCharType="end"/>
      </w:r>
      <w:r w:rsidRPr="00374A97">
        <w:rPr>
          <w:rFonts w:ascii="黑体" w:hAnsi="黑体"/>
          <w:sz w:val="21"/>
          <w:szCs w:val="21"/>
        </w:rPr>
        <w:t xml:space="preserve">  </w:t>
      </w:r>
      <w:r w:rsidR="00E73882" w:rsidRPr="00374A97">
        <w:rPr>
          <w:rFonts w:ascii="黑体" w:hAnsi="黑体" w:hint="eastAsia"/>
          <w:sz w:val="21"/>
          <w:szCs w:val="21"/>
        </w:rPr>
        <w:t>招生宣传管理</w:t>
      </w:r>
      <w:r w:rsidRPr="00374A97">
        <w:rPr>
          <w:rFonts w:ascii="黑体" w:hAnsi="黑体" w:hint="eastAsia"/>
          <w:sz w:val="21"/>
          <w:szCs w:val="21"/>
        </w:rPr>
        <w:t>测试</w:t>
      </w:r>
      <w:r w:rsidR="00E73882" w:rsidRPr="00374A97">
        <w:rPr>
          <w:rFonts w:ascii="黑体" w:hAnsi="黑体"/>
          <w:sz w:val="21"/>
          <w:szCs w:val="21"/>
        </w:rPr>
        <w:t>1</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BA0507" w14:paraId="3A5A5A2E" w14:textId="77777777" w:rsidTr="00781CF3">
        <w:trPr>
          <w:jc w:val="center"/>
        </w:trPr>
        <w:tc>
          <w:tcPr>
            <w:tcW w:w="1946" w:type="dxa"/>
            <w:shd w:val="clear" w:color="auto" w:fill="B3B3B3"/>
          </w:tcPr>
          <w:p w14:paraId="4A0FB286" w14:textId="77777777" w:rsidR="00BA0507" w:rsidRDefault="00BA0507"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5740A2DC" w14:textId="04009AF5" w:rsidR="00BA0507" w:rsidRDefault="00BA0507" w:rsidP="00781CF3">
            <w:pPr>
              <w:spacing w:line="460" w:lineRule="exact"/>
              <w:ind w:left="472"/>
              <w:rPr>
                <w:rFonts w:ascii="宋体" w:hAnsi="宋体"/>
              </w:rPr>
            </w:pPr>
            <w:r>
              <w:rPr>
                <w:rFonts w:ascii="宋体" w:hAnsi="宋体" w:hint="eastAsia"/>
              </w:rPr>
              <w:t>0</w:t>
            </w:r>
            <w:r>
              <w:rPr>
                <w:rFonts w:ascii="宋体" w:hAnsi="宋体"/>
              </w:rPr>
              <w:t>1</w:t>
            </w:r>
            <w:r w:rsidR="003E7AC7">
              <w:rPr>
                <w:rFonts w:ascii="宋体" w:hAnsi="宋体"/>
              </w:rPr>
              <w:t>4</w:t>
            </w:r>
          </w:p>
        </w:tc>
        <w:tc>
          <w:tcPr>
            <w:tcW w:w="2040" w:type="dxa"/>
            <w:shd w:val="clear" w:color="auto" w:fill="B3B3B3"/>
          </w:tcPr>
          <w:p w14:paraId="65B4A624" w14:textId="77777777" w:rsidR="00BA0507" w:rsidRDefault="00BA0507"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5E569336" w14:textId="7C007B34" w:rsidR="00BA0507" w:rsidRDefault="00BA0507" w:rsidP="00781CF3">
            <w:pPr>
              <w:spacing w:line="460" w:lineRule="exact"/>
              <w:ind w:left="472"/>
              <w:rPr>
                <w:rFonts w:ascii="宋体" w:hAnsi="宋体"/>
              </w:rPr>
            </w:pPr>
            <w:r>
              <w:rPr>
                <w:rFonts w:ascii="宋体" w:hAnsi="宋体" w:hint="eastAsia"/>
              </w:rPr>
              <w:t>招生</w:t>
            </w:r>
            <w:r w:rsidR="004F6B2C">
              <w:rPr>
                <w:rFonts w:ascii="宋体" w:hAnsi="宋体" w:hint="eastAsia"/>
              </w:rPr>
              <w:t>宣传附件上传</w:t>
            </w:r>
          </w:p>
        </w:tc>
      </w:tr>
      <w:tr w:rsidR="00BA0507" w14:paraId="0AB0E53A" w14:textId="77777777" w:rsidTr="00781CF3">
        <w:trPr>
          <w:cantSplit/>
          <w:trHeight w:val="567"/>
          <w:jc w:val="center"/>
        </w:trPr>
        <w:tc>
          <w:tcPr>
            <w:tcW w:w="9109" w:type="dxa"/>
            <w:gridSpan w:val="4"/>
          </w:tcPr>
          <w:p w14:paraId="37426F34" w14:textId="73E3153C" w:rsidR="00BA0507" w:rsidRDefault="00BA0507" w:rsidP="00781CF3">
            <w:pPr>
              <w:spacing w:line="460" w:lineRule="exact"/>
              <w:ind w:left="472"/>
              <w:rPr>
                <w:rFonts w:ascii="宋体" w:hAnsi="宋体"/>
              </w:rPr>
            </w:pPr>
            <w:r>
              <w:rPr>
                <w:rFonts w:ascii="宋体" w:hAnsi="宋体" w:hint="eastAsia"/>
              </w:rPr>
              <w:t>测试用例编号：</w:t>
            </w:r>
            <w:r>
              <w:rPr>
                <w:rFonts w:ascii="宋体" w:hAnsi="宋体" w:hint="eastAsia"/>
              </w:rPr>
              <w:t>0</w:t>
            </w:r>
            <w:r>
              <w:rPr>
                <w:rFonts w:ascii="宋体" w:hAnsi="宋体"/>
              </w:rPr>
              <w:t>1</w:t>
            </w:r>
            <w:r w:rsidR="003E7AC7">
              <w:rPr>
                <w:rFonts w:ascii="宋体" w:hAnsi="宋体"/>
              </w:rPr>
              <w:t>4</w:t>
            </w:r>
          </w:p>
        </w:tc>
      </w:tr>
      <w:tr w:rsidR="00BA0507" w14:paraId="7740F2B4" w14:textId="77777777" w:rsidTr="00781CF3">
        <w:trPr>
          <w:cantSplit/>
          <w:trHeight w:val="567"/>
          <w:jc w:val="center"/>
        </w:trPr>
        <w:tc>
          <w:tcPr>
            <w:tcW w:w="9109" w:type="dxa"/>
            <w:gridSpan w:val="4"/>
          </w:tcPr>
          <w:p w14:paraId="3F56928D" w14:textId="30CA62E6" w:rsidR="00BA0507" w:rsidRPr="00D92517" w:rsidRDefault="00D92517" w:rsidP="00D92517">
            <w:pPr>
              <w:spacing w:line="460" w:lineRule="exact"/>
              <w:ind w:firstLineChars="200" w:firstLine="420"/>
              <w:rPr>
                <w:rFonts w:ascii="宋体" w:hAnsi="宋体"/>
              </w:rPr>
            </w:pPr>
            <w:r>
              <w:rPr>
                <w:rFonts w:ascii="宋体" w:hAnsi="宋体" w:hint="eastAsia"/>
              </w:rPr>
              <w:t>(</w:t>
            </w:r>
            <w:r>
              <w:rPr>
                <w:rFonts w:ascii="宋体" w:hAnsi="宋体"/>
              </w:rPr>
              <w:t>1)</w:t>
            </w:r>
            <w:r w:rsidR="00BA0507" w:rsidRPr="00D92517">
              <w:rPr>
                <w:rFonts w:ascii="宋体" w:hAnsi="宋体" w:hint="eastAsia"/>
              </w:rPr>
              <w:t>输入：</w:t>
            </w:r>
            <w:r w:rsidR="00786BD0" w:rsidRPr="00D92517">
              <w:rPr>
                <w:rFonts w:ascii="宋体" w:hAnsi="宋体" w:hint="eastAsia"/>
              </w:rPr>
              <w:t>符合字典表配置白名单：</w:t>
            </w:r>
            <w:r w:rsidR="00DF1C1C" w:rsidRPr="00D92517">
              <w:rPr>
                <w:rFonts w:ascii="宋体" w:hAnsi="宋体"/>
              </w:rPr>
              <w:t>doc,docx,pdf,txt,jpg,png</w:t>
            </w:r>
            <w:r w:rsidR="00185819" w:rsidRPr="00D92517">
              <w:rPr>
                <w:rFonts w:ascii="宋体" w:hAnsi="宋体" w:hint="eastAsia"/>
              </w:rPr>
              <w:t>的文件</w:t>
            </w:r>
          </w:p>
        </w:tc>
      </w:tr>
      <w:tr w:rsidR="00BA0507" w14:paraId="062AFF4D" w14:textId="77777777" w:rsidTr="00781CF3">
        <w:trPr>
          <w:cantSplit/>
          <w:trHeight w:val="567"/>
          <w:jc w:val="center"/>
        </w:trPr>
        <w:tc>
          <w:tcPr>
            <w:tcW w:w="9109" w:type="dxa"/>
            <w:gridSpan w:val="4"/>
          </w:tcPr>
          <w:p w14:paraId="11ABC82C" w14:textId="4CCFA86F" w:rsidR="00BA0507" w:rsidRDefault="00BA0507" w:rsidP="00781CF3">
            <w:pPr>
              <w:spacing w:line="460" w:lineRule="exact"/>
              <w:ind w:left="472"/>
              <w:rPr>
                <w:rFonts w:ascii="宋体" w:hAnsi="宋体"/>
              </w:rPr>
            </w:pPr>
            <w:r>
              <w:rPr>
                <w:rFonts w:ascii="宋体" w:hAnsi="宋体" w:hint="eastAsia"/>
              </w:rPr>
              <w:t xml:space="preserve">(2) </w:t>
            </w:r>
            <w:r>
              <w:rPr>
                <w:rFonts w:ascii="宋体" w:hAnsi="宋体" w:hint="eastAsia"/>
              </w:rPr>
              <w:t>输出：</w:t>
            </w:r>
            <w:r w:rsidR="005E5A50">
              <w:rPr>
                <w:rFonts w:ascii="宋体" w:hAnsi="宋体" w:hint="eastAsia"/>
              </w:rPr>
              <w:t>上传成功</w:t>
            </w:r>
          </w:p>
        </w:tc>
      </w:tr>
      <w:tr w:rsidR="00BA0507" w14:paraId="65CB2D3F" w14:textId="77777777" w:rsidTr="00781CF3">
        <w:trPr>
          <w:cantSplit/>
          <w:trHeight w:val="567"/>
          <w:jc w:val="center"/>
        </w:trPr>
        <w:tc>
          <w:tcPr>
            <w:tcW w:w="9109" w:type="dxa"/>
            <w:gridSpan w:val="4"/>
          </w:tcPr>
          <w:p w14:paraId="3A90F31B" w14:textId="5BD9B284" w:rsidR="00BA0507" w:rsidRDefault="00BA0507"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步骤及操作：招生办工作人员进入系统后，</w:t>
            </w:r>
            <w:r w:rsidR="00333D3B">
              <w:rPr>
                <w:rFonts w:ascii="宋体" w:hAnsi="宋体" w:hint="eastAsia"/>
              </w:rPr>
              <w:t>在招生宣传附件页面点击上传文件，系统弹出选择文件模态框，选择符合白名单的文件格式，点击上传。</w:t>
            </w:r>
            <w:r>
              <w:rPr>
                <w:rFonts w:ascii="宋体" w:hAnsi="宋体"/>
              </w:rPr>
              <w:t xml:space="preserve"> </w:t>
            </w:r>
          </w:p>
        </w:tc>
      </w:tr>
    </w:tbl>
    <w:p w14:paraId="6B65DA5B" w14:textId="3D76BBC9" w:rsidR="00BA0507" w:rsidRDefault="00BA0507" w:rsidP="008558B8">
      <w:pPr>
        <w:spacing w:line="460" w:lineRule="exact"/>
        <w:rPr>
          <w:rFonts w:ascii="宋体" w:eastAsia="宋体" w:hAnsi="宋体"/>
          <w:sz w:val="24"/>
          <w:szCs w:val="24"/>
        </w:rPr>
      </w:pPr>
    </w:p>
    <w:p w14:paraId="0A1C9B02" w14:textId="432105E1" w:rsidR="00AB653B" w:rsidRPr="00374A97" w:rsidRDefault="00AB653B"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23</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招生宣传</w:t>
      </w:r>
      <w:r w:rsidR="000E4D3A" w:rsidRPr="00374A97">
        <w:rPr>
          <w:rFonts w:ascii="黑体" w:hAnsi="黑体" w:hint="eastAsia"/>
          <w:sz w:val="21"/>
          <w:szCs w:val="21"/>
        </w:rPr>
        <w:t>管理</w:t>
      </w:r>
      <w:r w:rsidRPr="00374A97">
        <w:rPr>
          <w:rFonts w:ascii="黑体" w:hAnsi="黑体" w:hint="eastAsia"/>
          <w:sz w:val="21"/>
          <w:szCs w:val="21"/>
        </w:rPr>
        <w:t xml:space="preserve"> 测试2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B64191" w14:paraId="1E3E5758" w14:textId="77777777" w:rsidTr="00781CF3">
        <w:trPr>
          <w:jc w:val="center"/>
        </w:trPr>
        <w:tc>
          <w:tcPr>
            <w:tcW w:w="1946" w:type="dxa"/>
            <w:shd w:val="clear" w:color="auto" w:fill="B3B3B3"/>
          </w:tcPr>
          <w:p w14:paraId="53471D0E" w14:textId="77777777" w:rsidR="00B64191" w:rsidRDefault="00B64191"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6A327EEB" w14:textId="17C81A91" w:rsidR="00B64191" w:rsidRDefault="00B64191" w:rsidP="00781CF3">
            <w:pPr>
              <w:spacing w:line="460" w:lineRule="exact"/>
              <w:ind w:left="472"/>
              <w:rPr>
                <w:rFonts w:ascii="宋体" w:hAnsi="宋体"/>
              </w:rPr>
            </w:pPr>
            <w:r>
              <w:rPr>
                <w:rFonts w:ascii="宋体" w:hAnsi="宋体" w:hint="eastAsia"/>
              </w:rPr>
              <w:t>0</w:t>
            </w:r>
            <w:r>
              <w:rPr>
                <w:rFonts w:ascii="宋体" w:hAnsi="宋体"/>
              </w:rPr>
              <w:t>1</w:t>
            </w:r>
            <w:r w:rsidR="006E0662">
              <w:rPr>
                <w:rFonts w:ascii="宋体" w:hAnsi="宋体"/>
              </w:rPr>
              <w:t>5</w:t>
            </w:r>
          </w:p>
        </w:tc>
        <w:tc>
          <w:tcPr>
            <w:tcW w:w="2040" w:type="dxa"/>
            <w:shd w:val="clear" w:color="auto" w:fill="B3B3B3"/>
          </w:tcPr>
          <w:p w14:paraId="2E3BFF99" w14:textId="77777777" w:rsidR="00B64191" w:rsidRDefault="00B64191"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4EC95E95" w14:textId="77777777" w:rsidR="00B64191" w:rsidRDefault="00B64191" w:rsidP="00781CF3">
            <w:pPr>
              <w:spacing w:line="460" w:lineRule="exact"/>
              <w:ind w:left="472"/>
              <w:rPr>
                <w:rFonts w:ascii="宋体" w:hAnsi="宋体"/>
              </w:rPr>
            </w:pPr>
            <w:r>
              <w:rPr>
                <w:rFonts w:ascii="宋体" w:hAnsi="宋体" w:hint="eastAsia"/>
              </w:rPr>
              <w:t>招生宣传附件上传</w:t>
            </w:r>
          </w:p>
        </w:tc>
      </w:tr>
      <w:tr w:rsidR="00B64191" w14:paraId="792B2FAB" w14:textId="77777777" w:rsidTr="00781CF3">
        <w:trPr>
          <w:cantSplit/>
          <w:trHeight w:val="567"/>
          <w:jc w:val="center"/>
        </w:trPr>
        <w:tc>
          <w:tcPr>
            <w:tcW w:w="9109" w:type="dxa"/>
            <w:gridSpan w:val="4"/>
          </w:tcPr>
          <w:p w14:paraId="58A97CF2" w14:textId="6050E8AD" w:rsidR="00B64191" w:rsidRDefault="00B64191" w:rsidP="00781CF3">
            <w:pPr>
              <w:spacing w:line="460" w:lineRule="exact"/>
              <w:ind w:left="472"/>
              <w:rPr>
                <w:rFonts w:ascii="宋体" w:hAnsi="宋体"/>
              </w:rPr>
            </w:pPr>
            <w:r>
              <w:rPr>
                <w:rFonts w:ascii="宋体" w:hAnsi="宋体" w:hint="eastAsia"/>
              </w:rPr>
              <w:lastRenderedPageBreak/>
              <w:t>测试用例编号：</w:t>
            </w:r>
            <w:r>
              <w:rPr>
                <w:rFonts w:ascii="宋体" w:hAnsi="宋体" w:hint="eastAsia"/>
              </w:rPr>
              <w:t>0</w:t>
            </w:r>
            <w:r>
              <w:rPr>
                <w:rFonts w:ascii="宋体" w:hAnsi="宋体"/>
              </w:rPr>
              <w:t>1</w:t>
            </w:r>
            <w:r w:rsidR="006E0662">
              <w:rPr>
                <w:rFonts w:ascii="宋体" w:hAnsi="宋体"/>
              </w:rPr>
              <w:t>5</w:t>
            </w:r>
          </w:p>
        </w:tc>
      </w:tr>
      <w:tr w:rsidR="00B64191" w14:paraId="4A457FD9" w14:textId="77777777" w:rsidTr="00781CF3">
        <w:trPr>
          <w:cantSplit/>
          <w:trHeight w:val="567"/>
          <w:jc w:val="center"/>
        </w:trPr>
        <w:tc>
          <w:tcPr>
            <w:tcW w:w="9109" w:type="dxa"/>
            <w:gridSpan w:val="4"/>
          </w:tcPr>
          <w:p w14:paraId="08D0B892" w14:textId="49B91534" w:rsidR="00B64191" w:rsidRPr="005F1184" w:rsidRDefault="005F1184" w:rsidP="005F1184">
            <w:pPr>
              <w:spacing w:line="460" w:lineRule="exact"/>
              <w:ind w:firstLineChars="250" w:firstLine="525"/>
              <w:rPr>
                <w:rFonts w:ascii="宋体" w:hAnsi="宋体"/>
              </w:rPr>
            </w:pPr>
            <w:r>
              <w:rPr>
                <w:rFonts w:ascii="宋体" w:hAnsi="宋体" w:hint="eastAsia"/>
              </w:rPr>
              <w:t>(</w:t>
            </w:r>
            <w:r>
              <w:rPr>
                <w:rFonts w:ascii="宋体" w:hAnsi="宋体"/>
              </w:rPr>
              <w:t>1)</w:t>
            </w:r>
            <w:r w:rsidR="00B64191" w:rsidRPr="005F1184">
              <w:rPr>
                <w:rFonts w:ascii="宋体" w:hAnsi="宋体" w:hint="eastAsia"/>
              </w:rPr>
              <w:t>输入：</w:t>
            </w:r>
            <w:r w:rsidR="003C5B7B" w:rsidRPr="005F1184">
              <w:rPr>
                <w:rFonts w:ascii="宋体" w:hAnsi="宋体" w:hint="eastAsia"/>
              </w:rPr>
              <w:t>不</w:t>
            </w:r>
            <w:r w:rsidR="00B64191" w:rsidRPr="005F1184">
              <w:rPr>
                <w:rFonts w:ascii="宋体" w:hAnsi="宋体" w:hint="eastAsia"/>
              </w:rPr>
              <w:t>符合字典表配置白名单：</w:t>
            </w:r>
            <w:r w:rsidR="00B64191" w:rsidRPr="005F1184">
              <w:rPr>
                <w:rFonts w:ascii="宋体" w:hAnsi="宋体"/>
              </w:rPr>
              <w:t>doc,docx,pdf,txt,jpg,png</w:t>
            </w:r>
            <w:r w:rsidR="00B64191" w:rsidRPr="005F1184">
              <w:rPr>
                <w:rFonts w:ascii="宋体" w:hAnsi="宋体" w:hint="eastAsia"/>
              </w:rPr>
              <w:t>的文件</w:t>
            </w:r>
          </w:p>
        </w:tc>
      </w:tr>
      <w:tr w:rsidR="00B64191" w14:paraId="14E6EC4F" w14:textId="77777777" w:rsidTr="00781CF3">
        <w:trPr>
          <w:cantSplit/>
          <w:trHeight w:val="567"/>
          <w:jc w:val="center"/>
        </w:trPr>
        <w:tc>
          <w:tcPr>
            <w:tcW w:w="9109" w:type="dxa"/>
            <w:gridSpan w:val="4"/>
          </w:tcPr>
          <w:p w14:paraId="67467442" w14:textId="031BFF3E" w:rsidR="00B64191" w:rsidRDefault="00B64191" w:rsidP="00781CF3">
            <w:pPr>
              <w:spacing w:line="460" w:lineRule="exact"/>
              <w:ind w:left="472"/>
              <w:rPr>
                <w:rFonts w:ascii="宋体" w:hAnsi="宋体"/>
              </w:rPr>
            </w:pPr>
            <w:r>
              <w:rPr>
                <w:rFonts w:ascii="宋体" w:hAnsi="宋体" w:hint="eastAsia"/>
              </w:rPr>
              <w:t xml:space="preserve">(2) </w:t>
            </w:r>
            <w:r>
              <w:rPr>
                <w:rFonts w:ascii="宋体" w:hAnsi="宋体" w:hint="eastAsia"/>
              </w:rPr>
              <w:t>输出：上传</w:t>
            </w:r>
            <w:r w:rsidR="00167AD5">
              <w:rPr>
                <w:rFonts w:ascii="宋体" w:hAnsi="宋体" w:hint="eastAsia"/>
              </w:rPr>
              <w:t>失败</w:t>
            </w:r>
            <w:r w:rsidR="0063206B">
              <w:rPr>
                <w:rFonts w:ascii="宋体" w:hAnsi="宋体" w:hint="eastAsia"/>
              </w:rPr>
              <w:t>，系统不允许上传白名单之外的文件</w:t>
            </w:r>
          </w:p>
        </w:tc>
      </w:tr>
      <w:tr w:rsidR="00B64191" w14:paraId="12440FAB" w14:textId="77777777" w:rsidTr="00781CF3">
        <w:trPr>
          <w:cantSplit/>
          <w:trHeight w:val="567"/>
          <w:jc w:val="center"/>
        </w:trPr>
        <w:tc>
          <w:tcPr>
            <w:tcW w:w="9109" w:type="dxa"/>
            <w:gridSpan w:val="4"/>
          </w:tcPr>
          <w:p w14:paraId="7A044E7D" w14:textId="77777777" w:rsidR="00B64191" w:rsidRDefault="00B64191"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步骤及操作：招生办工作人员进入系统后，在招生宣传附件页面点击上传文件，系统弹出选择文件模态框，选择符合白名单的文件格式，点击上传。</w:t>
            </w:r>
            <w:r>
              <w:rPr>
                <w:rFonts w:ascii="宋体" w:hAnsi="宋体"/>
              </w:rPr>
              <w:t xml:space="preserve"> </w:t>
            </w:r>
          </w:p>
        </w:tc>
      </w:tr>
    </w:tbl>
    <w:p w14:paraId="0F0EE910" w14:textId="62914ECD" w:rsidR="00BA0507" w:rsidRPr="00B64191" w:rsidRDefault="00BA0507" w:rsidP="008558B8">
      <w:pPr>
        <w:spacing w:line="460" w:lineRule="exact"/>
        <w:rPr>
          <w:rFonts w:ascii="宋体" w:eastAsia="宋体" w:hAnsi="宋体"/>
          <w:sz w:val="24"/>
          <w:szCs w:val="24"/>
        </w:rPr>
      </w:pPr>
    </w:p>
    <w:p w14:paraId="7B8909BA" w14:textId="0CEB2E5F" w:rsidR="00B64191" w:rsidRDefault="005A3694" w:rsidP="008558B8">
      <w:pPr>
        <w:spacing w:line="460" w:lineRule="exact"/>
        <w:rPr>
          <w:rFonts w:ascii="宋体" w:eastAsia="宋体" w:hAnsi="宋体"/>
          <w:sz w:val="24"/>
          <w:szCs w:val="24"/>
        </w:rPr>
      </w:pPr>
      <w:r>
        <w:rPr>
          <w:rFonts w:ascii="宋体" w:eastAsia="宋体" w:hAnsi="宋体" w:hint="eastAsia"/>
          <w:sz w:val="24"/>
          <w:szCs w:val="24"/>
        </w:rPr>
        <w:t>（</w:t>
      </w:r>
      <w:r w:rsidR="00120939">
        <w:rPr>
          <w:rFonts w:ascii="宋体" w:eastAsia="宋体" w:hAnsi="宋体" w:hint="eastAsia"/>
          <w:sz w:val="24"/>
          <w:szCs w:val="24"/>
        </w:rPr>
        <w:t>6</w:t>
      </w:r>
      <w:r>
        <w:rPr>
          <w:rFonts w:ascii="宋体" w:eastAsia="宋体" w:hAnsi="宋体" w:hint="eastAsia"/>
          <w:sz w:val="24"/>
          <w:szCs w:val="24"/>
        </w:rPr>
        <w:t>）</w:t>
      </w:r>
      <w:r w:rsidR="006F6FF4">
        <w:rPr>
          <w:rFonts w:ascii="宋体" w:eastAsia="宋体" w:hAnsi="宋体" w:hint="eastAsia"/>
          <w:sz w:val="24"/>
          <w:szCs w:val="24"/>
        </w:rPr>
        <w:t>录取管理模块</w:t>
      </w:r>
      <w:r w:rsidR="005D039B">
        <w:rPr>
          <w:rFonts w:ascii="宋体" w:eastAsia="宋体" w:hAnsi="宋体" w:hint="eastAsia"/>
          <w:sz w:val="24"/>
          <w:szCs w:val="24"/>
        </w:rPr>
        <w:t>测试</w:t>
      </w:r>
    </w:p>
    <w:p w14:paraId="4E0AB785" w14:textId="108682DB" w:rsidR="00553F4A" w:rsidRPr="00374A97" w:rsidRDefault="00553F4A"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24</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录取信息导出测试1</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317C3A" w14:paraId="1890B218" w14:textId="77777777" w:rsidTr="005C7FF0">
        <w:trPr>
          <w:jc w:val="center"/>
        </w:trPr>
        <w:tc>
          <w:tcPr>
            <w:tcW w:w="1946" w:type="dxa"/>
            <w:shd w:val="clear" w:color="auto" w:fill="B3B3B3"/>
          </w:tcPr>
          <w:p w14:paraId="2278C33B" w14:textId="77777777" w:rsidR="00317C3A" w:rsidRDefault="00317C3A" w:rsidP="005C7FF0">
            <w:pPr>
              <w:spacing w:line="460" w:lineRule="exact"/>
              <w:rPr>
                <w:rFonts w:ascii="宋体" w:hAnsi="宋体"/>
              </w:rPr>
            </w:pPr>
            <w:r>
              <w:rPr>
                <w:rFonts w:ascii="宋体" w:hAnsi="宋体" w:hint="eastAsia"/>
              </w:rPr>
              <w:t>测试项目编号</w:t>
            </w:r>
          </w:p>
        </w:tc>
        <w:tc>
          <w:tcPr>
            <w:tcW w:w="1905" w:type="dxa"/>
            <w:shd w:val="clear" w:color="auto" w:fill="B3B3B3"/>
          </w:tcPr>
          <w:p w14:paraId="0DE67B63" w14:textId="6E8391D1" w:rsidR="00317C3A" w:rsidRDefault="00317C3A" w:rsidP="005C7FF0">
            <w:pPr>
              <w:spacing w:line="460" w:lineRule="exact"/>
              <w:ind w:left="472"/>
              <w:rPr>
                <w:rFonts w:ascii="宋体" w:hAnsi="宋体"/>
              </w:rPr>
            </w:pPr>
            <w:r>
              <w:rPr>
                <w:rFonts w:ascii="宋体" w:hAnsi="宋体" w:hint="eastAsia"/>
              </w:rPr>
              <w:t>0</w:t>
            </w:r>
            <w:r w:rsidR="001019C4">
              <w:rPr>
                <w:rFonts w:ascii="宋体" w:hAnsi="宋体"/>
              </w:rPr>
              <w:t>1</w:t>
            </w:r>
            <w:r w:rsidR="007235B0">
              <w:rPr>
                <w:rFonts w:ascii="宋体" w:hAnsi="宋体"/>
              </w:rPr>
              <w:t>6</w:t>
            </w:r>
          </w:p>
        </w:tc>
        <w:tc>
          <w:tcPr>
            <w:tcW w:w="2040" w:type="dxa"/>
            <w:shd w:val="clear" w:color="auto" w:fill="B3B3B3"/>
          </w:tcPr>
          <w:p w14:paraId="5E184D58" w14:textId="77777777" w:rsidR="00317C3A" w:rsidRDefault="00317C3A" w:rsidP="005C7FF0">
            <w:pPr>
              <w:spacing w:line="460" w:lineRule="exact"/>
              <w:rPr>
                <w:rFonts w:ascii="宋体" w:hAnsi="宋体"/>
              </w:rPr>
            </w:pPr>
            <w:r>
              <w:rPr>
                <w:rFonts w:ascii="宋体" w:hAnsi="宋体" w:hint="eastAsia"/>
              </w:rPr>
              <w:t>测试项目名称</w:t>
            </w:r>
          </w:p>
        </w:tc>
        <w:tc>
          <w:tcPr>
            <w:tcW w:w="3218" w:type="dxa"/>
            <w:shd w:val="clear" w:color="auto" w:fill="B3B3B3"/>
          </w:tcPr>
          <w:p w14:paraId="655C14A4" w14:textId="7A306993" w:rsidR="00317C3A" w:rsidRDefault="007235B0" w:rsidP="005C7FF0">
            <w:pPr>
              <w:spacing w:line="460" w:lineRule="exact"/>
              <w:ind w:left="472"/>
              <w:rPr>
                <w:rFonts w:ascii="宋体" w:hAnsi="宋体"/>
              </w:rPr>
            </w:pPr>
            <w:r>
              <w:rPr>
                <w:rFonts w:ascii="宋体" w:hAnsi="宋体" w:hint="eastAsia"/>
              </w:rPr>
              <w:t>录取信息导出</w:t>
            </w:r>
          </w:p>
        </w:tc>
      </w:tr>
      <w:tr w:rsidR="00317C3A" w14:paraId="48BA91E7" w14:textId="77777777" w:rsidTr="005C7FF0">
        <w:trPr>
          <w:cantSplit/>
          <w:trHeight w:val="567"/>
          <w:jc w:val="center"/>
        </w:trPr>
        <w:tc>
          <w:tcPr>
            <w:tcW w:w="9109" w:type="dxa"/>
            <w:gridSpan w:val="4"/>
          </w:tcPr>
          <w:p w14:paraId="020D0662" w14:textId="25246190" w:rsidR="00317C3A" w:rsidRDefault="00317C3A" w:rsidP="005C7FF0">
            <w:pPr>
              <w:spacing w:line="460" w:lineRule="exact"/>
              <w:ind w:left="472"/>
              <w:rPr>
                <w:rFonts w:ascii="宋体" w:hAnsi="宋体"/>
              </w:rPr>
            </w:pPr>
            <w:r>
              <w:rPr>
                <w:rFonts w:ascii="宋体" w:hAnsi="宋体" w:hint="eastAsia"/>
              </w:rPr>
              <w:t>测试用例编号：</w:t>
            </w:r>
            <w:r>
              <w:rPr>
                <w:rFonts w:ascii="宋体" w:hAnsi="宋体" w:hint="eastAsia"/>
              </w:rPr>
              <w:t>0</w:t>
            </w:r>
            <w:r w:rsidR="001019C4">
              <w:rPr>
                <w:rFonts w:ascii="宋体" w:hAnsi="宋体"/>
              </w:rPr>
              <w:t>1</w:t>
            </w:r>
            <w:r w:rsidR="007235B0">
              <w:rPr>
                <w:rFonts w:ascii="宋体" w:hAnsi="宋体"/>
              </w:rPr>
              <w:t>6</w:t>
            </w:r>
          </w:p>
        </w:tc>
      </w:tr>
      <w:tr w:rsidR="00317C3A" w14:paraId="2E5F9B85" w14:textId="77777777" w:rsidTr="005C7FF0">
        <w:trPr>
          <w:cantSplit/>
          <w:trHeight w:val="567"/>
          <w:jc w:val="center"/>
        </w:trPr>
        <w:tc>
          <w:tcPr>
            <w:tcW w:w="9109" w:type="dxa"/>
            <w:gridSpan w:val="4"/>
          </w:tcPr>
          <w:p w14:paraId="390BF2A4" w14:textId="7B1CAD0C" w:rsidR="00422CAE" w:rsidRPr="006D7E4C" w:rsidRDefault="006D7E4C" w:rsidP="006D7E4C">
            <w:pPr>
              <w:spacing w:line="460" w:lineRule="exact"/>
              <w:ind w:firstLineChars="200" w:firstLine="420"/>
              <w:rPr>
                <w:rFonts w:ascii="宋体" w:hAnsi="宋体"/>
              </w:rPr>
            </w:pPr>
            <w:r>
              <w:rPr>
                <w:rFonts w:ascii="宋体" w:hAnsi="宋体" w:hint="eastAsia"/>
              </w:rPr>
              <w:t>(</w:t>
            </w:r>
            <w:r>
              <w:rPr>
                <w:rFonts w:ascii="宋体" w:hAnsi="宋体"/>
              </w:rPr>
              <w:t>1)</w:t>
            </w:r>
            <w:r w:rsidR="00317C3A" w:rsidRPr="006D7E4C">
              <w:rPr>
                <w:rFonts w:ascii="宋体" w:hAnsi="宋体" w:hint="eastAsia"/>
              </w:rPr>
              <w:t>输入：</w:t>
            </w:r>
            <w:r w:rsidR="00422CAE" w:rsidRPr="006D7E4C">
              <w:rPr>
                <w:rFonts w:ascii="宋体" w:hAnsi="宋体" w:hint="eastAsia"/>
              </w:rPr>
              <w:t>查询条件</w:t>
            </w:r>
          </w:p>
          <w:p w14:paraId="0C5EDD61" w14:textId="74F27928" w:rsidR="00317C3A" w:rsidRPr="005B2F36" w:rsidRDefault="00422CAE" w:rsidP="006F57F4">
            <w:pPr>
              <w:pStyle w:val="a7"/>
              <w:spacing w:line="460" w:lineRule="exact"/>
              <w:ind w:left="892" w:firstLineChars="0" w:firstLine="0"/>
              <w:rPr>
                <w:rFonts w:ascii="宋体" w:hAnsi="宋体"/>
              </w:rPr>
            </w:pPr>
            <w:r>
              <w:rPr>
                <w:rFonts w:ascii="宋体" w:hAnsi="宋体"/>
              </w:rPr>
              <w:t xml:space="preserve">      </w:t>
            </w:r>
            <w:r>
              <w:rPr>
                <w:rFonts w:ascii="宋体" w:hAnsi="宋体" w:hint="eastAsia"/>
              </w:rPr>
              <w:t>勾选录取信息</w:t>
            </w:r>
            <w:r>
              <w:rPr>
                <w:rFonts w:ascii="宋体" w:hAnsi="宋体" w:hint="eastAsia"/>
              </w:rPr>
              <w:t>ID</w:t>
            </w:r>
            <w:r w:rsidR="00806624" w:rsidRPr="005B2F36">
              <w:rPr>
                <w:rFonts w:ascii="宋体" w:hAnsi="宋体"/>
              </w:rPr>
              <w:t xml:space="preserve"> </w:t>
            </w:r>
          </w:p>
        </w:tc>
      </w:tr>
      <w:tr w:rsidR="00317C3A" w14:paraId="752002BD" w14:textId="77777777" w:rsidTr="005C7FF0">
        <w:trPr>
          <w:cantSplit/>
          <w:trHeight w:val="567"/>
          <w:jc w:val="center"/>
        </w:trPr>
        <w:tc>
          <w:tcPr>
            <w:tcW w:w="9109" w:type="dxa"/>
            <w:gridSpan w:val="4"/>
          </w:tcPr>
          <w:p w14:paraId="24DE0985" w14:textId="046BFA17" w:rsidR="00317C3A" w:rsidRDefault="00317C3A" w:rsidP="005C7FF0">
            <w:pPr>
              <w:spacing w:line="460" w:lineRule="exact"/>
              <w:ind w:left="472"/>
              <w:rPr>
                <w:rFonts w:ascii="宋体" w:hAnsi="宋体"/>
              </w:rPr>
            </w:pPr>
            <w:r>
              <w:rPr>
                <w:rFonts w:ascii="宋体" w:hAnsi="宋体" w:hint="eastAsia"/>
              </w:rPr>
              <w:t xml:space="preserve">(2) </w:t>
            </w:r>
            <w:r>
              <w:rPr>
                <w:rFonts w:ascii="宋体" w:hAnsi="宋体" w:hint="eastAsia"/>
              </w:rPr>
              <w:t>输出：</w:t>
            </w:r>
            <w:r w:rsidR="00106AFD">
              <w:rPr>
                <w:rFonts w:ascii="宋体" w:hAnsi="宋体" w:hint="eastAsia"/>
              </w:rPr>
              <w:t>导出成功，导出</w:t>
            </w:r>
            <w:r w:rsidR="00106AFD">
              <w:rPr>
                <w:rFonts w:ascii="宋体" w:hAnsi="宋体" w:hint="eastAsia"/>
              </w:rPr>
              <w:t>Excel</w:t>
            </w:r>
            <w:r w:rsidR="00106AFD">
              <w:rPr>
                <w:rFonts w:ascii="宋体" w:hAnsi="宋体" w:hint="eastAsia"/>
              </w:rPr>
              <w:t>表头与列表表头正确</w:t>
            </w:r>
          </w:p>
        </w:tc>
      </w:tr>
      <w:tr w:rsidR="00317C3A" w14:paraId="2E51EA8E" w14:textId="77777777" w:rsidTr="005C7FF0">
        <w:trPr>
          <w:cantSplit/>
          <w:trHeight w:val="567"/>
          <w:jc w:val="center"/>
        </w:trPr>
        <w:tc>
          <w:tcPr>
            <w:tcW w:w="9109" w:type="dxa"/>
            <w:gridSpan w:val="4"/>
          </w:tcPr>
          <w:p w14:paraId="6815FB2D" w14:textId="1D25910A" w:rsidR="00317C3A" w:rsidRDefault="00317C3A" w:rsidP="005C7FF0">
            <w:pPr>
              <w:spacing w:line="460" w:lineRule="exact"/>
              <w:ind w:left="472"/>
              <w:rPr>
                <w:rFonts w:ascii="宋体" w:hAnsi="宋体"/>
              </w:rPr>
            </w:pPr>
            <w:r>
              <w:rPr>
                <w:rFonts w:ascii="宋体" w:hAnsi="宋体" w:hint="eastAsia"/>
              </w:rPr>
              <w:t xml:space="preserve">(3) </w:t>
            </w:r>
            <w:r>
              <w:rPr>
                <w:rFonts w:ascii="宋体" w:hAnsi="宋体" w:hint="eastAsia"/>
              </w:rPr>
              <w:t>步骤及操作：</w:t>
            </w:r>
            <w:r w:rsidR="00452144">
              <w:rPr>
                <w:rFonts w:ascii="宋体" w:hAnsi="宋体" w:hint="eastAsia"/>
              </w:rPr>
              <w:t>招生办工作人员进入系统后</w:t>
            </w:r>
            <w:r>
              <w:rPr>
                <w:rFonts w:ascii="宋体" w:hAnsi="宋体" w:hint="eastAsia"/>
              </w:rPr>
              <w:t>，</w:t>
            </w:r>
            <w:r w:rsidR="00452144">
              <w:rPr>
                <w:rFonts w:ascii="宋体" w:hAnsi="宋体" w:hint="eastAsia"/>
              </w:rPr>
              <w:t>在录取管理，新生录取管理页面，点击导出按钮</w:t>
            </w:r>
            <w:r w:rsidR="00452144">
              <w:rPr>
                <w:rFonts w:ascii="宋体" w:hAnsi="宋体"/>
              </w:rPr>
              <w:t xml:space="preserve"> </w:t>
            </w:r>
          </w:p>
        </w:tc>
      </w:tr>
    </w:tbl>
    <w:p w14:paraId="1715EE14" w14:textId="2A6A9D06" w:rsidR="00317C3A" w:rsidRPr="00653C22" w:rsidRDefault="00317C3A" w:rsidP="00653C22">
      <w:pPr>
        <w:spacing w:line="460" w:lineRule="exact"/>
        <w:jc w:val="center"/>
        <w:rPr>
          <w:rFonts w:ascii="宋体" w:eastAsia="宋体" w:hAnsi="宋体"/>
          <w:sz w:val="32"/>
          <w:szCs w:val="24"/>
        </w:rPr>
      </w:pPr>
    </w:p>
    <w:p w14:paraId="063B9860" w14:textId="60A0BF8D" w:rsidR="0075037F" w:rsidRPr="00374A97" w:rsidRDefault="0075037F"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25</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 xml:space="preserve">新生信息导出测试 </w:t>
      </w:r>
      <w:r w:rsidRPr="00374A97">
        <w:rPr>
          <w:rFonts w:ascii="黑体" w:hAnsi="黑体"/>
          <w:sz w:val="21"/>
          <w:szCs w:val="21"/>
        </w:rPr>
        <w:t>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DA3C06" w14:paraId="45BA4D23" w14:textId="77777777" w:rsidTr="00781CF3">
        <w:trPr>
          <w:jc w:val="center"/>
        </w:trPr>
        <w:tc>
          <w:tcPr>
            <w:tcW w:w="1946" w:type="dxa"/>
            <w:shd w:val="clear" w:color="auto" w:fill="B3B3B3"/>
          </w:tcPr>
          <w:p w14:paraId="1B2B700A" w14:textId="77777777" w:rsidR="00DA3C06" w:rsidRDefault="00DA3C06"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6C760174" w14:textId="3FC6523F" w:rsidR="00DA3C06" w:rsidRDefault="00DA3C06" w:rsidP="00781CF3">
            <w:pPr>
              <w:spacing w:line="460" w:lineRule="exact"/>
              <w:ind w:left="472"/>
              <w:rPr>
                <w:rFonts w:ascii="宋体" w:hAnsi="宋体"/>
              </w:rPr>
            </w:pPr>
            <w:r>
              <w:rPr>
                <w:rFonts w:ascii="宋体" w:hAnsi="宋体" w:hint="eastAsia"/>
              </w:rPr>
              <w:t>0</w:t>
            </w:r>
            <w:r>
              <w:rPr>
                <w:rFonts w:ascii="宋体" w:hAnsi="宋体"/>
              </w:rPr>
              <w:t>1</w:t>
            </w:r>
            <w:r w:rsidR="008D38E3">
              <w:rPr>
                <w:rFonts w:ascii="宋体" w:hAnsi="宋体"/>
              </w:rPr>
              <w:t>7</w:t>
            </w:r>
          </w:p>
        </w:tc>
        <w:tc>
          <w:tcPr>
            <w:tcW w:w="2040" w:type="dxa"/>
            <w:shd w:val="clear" w:color="auto" w:fill="B3B3B3"/>
          </w:tcPr>
          <w:p w14:paraId="0622A678" w14:textId="77777777" w:rsidR="00DA3C06" w:rsidRDefault="00DA3C06"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7A590FA6" w14:textId="77777777" w:rsidR="00DA3C06" w:rsidRDefault="00DA3C06" w:rsidP="00781CF3">
            <w:pPr>
              <w:spacing w:line="460" w:lineRule="exact"/>
              <w:ind w:left="472"/>
              <w:rPr>
                <w:rFonts w:ascii="宋体" w:hAnsi="宋体"/>
              </w:rPr>
            </w:pPr>
            <w:r>
              <w:rPr>
                <w:rFonts w:ascii="宋体" w:hAnsi="宋体" w:hint="eastAsia"/>
              </w:rPr>
              <w:t>录取信息导出</w:t>
            </w:r>
          </w:p>
        </w:tc>
      </w:tr>
      <w:tr w:rsidR="00DA3C06" w14:paraId="5F69AEFA" w14:textId="77777777" w:rsidTr="00781CF3">
        <w:trPr>
          <w:cantSplit/>
          <w:trHeight w:val="567"/>
          <w:jc w:val="center"/>
        </w:trPr>
        <w:tc>
          <w:tcPr>
            <w:tcW w:w="9109" w:type="dxa"/>
            <w:gridSpan w:val="4"/>
          </w:tcPr>
          <w:p w14:paraId="172E1F0B" w14:textId="755DCCCE" w:rsidR="00DA3C06" w:rsidRDefault="00DA3C06" w:rsidP="00781CF3">
            <w:pPr>
              <w:spacing w:line="460" w:lineRule="exact"/>
              <w:ind w:left="472"/>
              <w:rPr>
                <w:rFonts w:ascii="宋体" w:hAnsi="宋体"/>
              </w:rPr>
            </w:pPr>
            <w:r>
              <w:rPr>
                <w:rFonts w:ascii="宋体" w:hAnsi="宋体" w:hint="eastAsia"/>
              </w:rPr>
              <w:t>测试用例编号：</w:t>
            </w:r>
            <w:r>
              <w:rPr>
                <w:rFonts w:ascii="宋体" w:hAnsi="宋体" w:hint="eastAsia"/>
              </w:rPr>
              <w:t>0</w:t>
            </w:r>
            <w:r>
              <w:rPr>
                <w:rFonts w:ascii="宋体" w:hAnsi="宋体"/>
              </w:rPr>
              <w:t>1</w:t>
            </w:r>
            <w:r w:rsidR="0075037F">
              <w:rPr>
                <w:rFonts w:ascii="宋体" w:hAnsi="宋体"/>
              </w:rPr>
              <w:t>7</w:t>
            </w:r>
          </w:p>
        </w:tc>
      </w:tr>
      <w:tr w:rsidR="00DA3C06" w14:paraId="07D8340D" w14:textId="77777777" w:rsidTr="00781CF3">
        <w:trPr>
          <w:cantSplit/>
          <w:trHeight w:val="567"/>
          <w:jc w:val="center"/>
        </w:trPr>
        <w:tc>
          <w:tcPr>
            <w:tcW w:w="9109" w:type="dxa"/>
            <w:gridSpan w:val="4"/>
          </w:tcPr>
          <w:p w14:paraId="746A9FAF" w14:textId="044B4C17" w:rsidR="00DA3C06" w:rsidRPr="00812693" w:rsidRDefault="00812693" w:rsidP="00812693">
            <w:pPr>
              <w:spacing w:line="460" w:lineRule="exact"/>
              <w:ind w:firstLineChars="200" w:firstLine="420"/>
              <w:rPr>
                <w:rFonts w:ascii="宋体" w:hAnsi="宋体"/>
              </w:rPr>
            </w:pPr>
            <w:r>
              <w:rPr>
                <w:rFonts w:ascii="宋体" w:hAnsi="宋体" w:hint="eastAsia"/>
              </w:rPr>
              <w:t>(</w:t>
            </w:r>
            <w:r>
              <w:rPr>
                <w:rFonts w:ascii="宋体" w:hAnsi="宋体"/>
              </w:rPr>
              <w:t>1)</w:t>
            </w:r>
            <w:r w:rsidR="00DA3C06" w:rsidRPr="00812693">
              <w:rPr>
                <w:rFonts w:ascii="宋体" w:hAnsi="宋体" w:hint="eastAsia"/>
              </w:rPr>
              <w:t>输入：查询条件</w:t>
            </w:r>
          </w:p>
          <w:p w14:paraId="397CE7DF" w14:textId="77777777" w:rsidR="00DA3C06" w:rsidRPr="005B2F36" w:rsidRDefault="00DA3C06" w:rsidP="00781CF3">
            <w:pPr>
              <w:pStyle w:val="a7"/>
              <w:spacing w:line="460" w:lineRule="exact"/>
              <w:ind w:left="892" w:firstLineChars="0" w:firstLine="0"/>
              <w:rPr>
                <w:rFonts w:ascii="宋体" w:hAnsi="宋体"/>
              </w:rPr>
            </w:pPr>
            <w:r>
              <w:rPr>
                <w:rFonts w:ascii="宋体" w:hAnsi="宋体"/>
              </w:rPr>
              <w:t xml:space="preserve">      </w:t>
            </w:r>
            <w:r>
              <w:rPr>
                <w:rFonts w:ascii="宋体" w:hAnsi="宋体" w:hint="eastAsia"/>
              </w:rPr>
              <w:t>勾选录取信息</w:t>
            </w:r>
            <w:r>
              <w:rPr>
                <w:rFonts w:ascii="宋体" w:hAnsi="宋体" w:hint="eastAsia"/>
              </w:rPr>
              <w:t>ID</w:t>
            </w:r>
            <w:r w:rsidRPr="005B2F36">
              <w:rPr>
                <w:rFonts w:ascii="宋体" w:hAnsi="宋体"/>
              </w:rPr>
              <w:t xml:space="preserve"> </w:t>
            </w:r>
          </w:p>
        </w:tc>
      </w:tr>
      <w:tr w:rsidR="00DA3C06" w14:paraId="2EF33AEB" w14:textId="77777777" w:rsidTr="00781CF3">
        <w:trPr>
          <w:cantSplit/>
          <w:trHeight w:val="567"/>
          <w:jc w:val="center"/>
        </w:trPr>
        <w:tc>
          <w:tcPr>
            <w:tcW w:w="9109" w:type="dxa"/>
            <w:gridSpan w:val="4"/>
          </w:tcPr>
          <w:p w14:paraId="0C5188A1" w14:textId="4F4DA9CC" w:rsidR="00DA3C06" w:rsidRDefault="00DA3C06" w:rsidP="00781CF3">
            <w:pPr>
              <w:spacing w:line="460" w:lineRule="exact"/>
              <w:ind w:left="472"/>
              <w:rPr>
                <w:rFonts w:ascii="宋体" w:hAnsi="宋体"/>
              </w:rPr>
            </w:pPr>
            <w:r>
              <w:rPr>
                <w:rFonts w:ascii="宋体" w:hAnsi="宋体" w:hint="eastAsia"/>
              </w:rPr>
              <w:t xml:space="preserve">(2) </w:t>
            </w:r>
            <w:r>
              <w:rPr>
                <w:rFonts w:ascii="宋体" w:hAnsi="宋体" w:hint="eastAsia"/>
              </w:rPr>
              <w:t>输出：导出成功，导出</w:t>
            </w:r>
            <w:r>
              <w:rPr>
                <w:rFonts w:ascii="宋体" w:hAnsi="宋体" w:hint="eastAsia"/>
              </w:rPr>
              <w:t>Excel</w:t>
            </w:r>
            <w:r>
              <w:rPr>
                <w:rFonts w:ascii="宋体" w:hAnsi="宋体" w:hint="eastAsia"/>
              </w:rPr>
              <w:t>表头与列表表头</w:t>
            </w:r>
            <w:r w:rsidR="00877B30">
              <w:rPr>
                <w:rFonts w:ascii="宋体" w:hAnsi="宋体" w:hint="eastAsia"/>
              </w:rPr>
              <w:t>不符合</w:t>
            </w:r>
          </w:p>
        </w:tc>
      </w:tr>
      <w:tr w:rsidR="00DA3C06" w14:paraId="4E833256" w14:textId="77777777" w:rsidTr="00781CF3">
        <w:trPr>
          <w:cantSplit/>
          <w:trHeight w:val="567"/>
          <w:jc w:val="center"/>
        </w:trPr>
        <w:tc>
          <w:tcPr>
            <w:tcW w:w="9109" w:type="dxa"/>
            <w:gridSpan w:val="4"/>
          </w:tcPr>
          <w:p w14:paraId="44280637" w14:textId="77777777" w:rsidR="00DA3C06" w:rsidRDefault="00DA3C06"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步骤及操作：招生办工作人员进入系统后，在录取管理，新生录取管理页面，点击导出按钮</w:t>
            </w:r>
            <w:r>
              <w:rPr>
                <w:rFonts w:ascii="宋体" w:hAnsi="宋体"/>
              </w:rPr>
              <w:t xml:space="preserve"> </w:t>
            </w:r>
          </w:p>
        </w:tc>
      </w:tr>
    </w:tbl>
    <w:p w14:paraId="5716A7AD" w14:textId="07FFA453" w:rsidR="00DA3C06" w:rsidRPr="00374A97" w:rsidRDefault="00DA3C06" w:rsidP="00374A97">
      <w:pPr>
        <w:pStyle w:val="af4"/>
        <w:jc w:val="center"/>
        <w:rPr>
          <w:rFonts w:ascii="黑体" w:hAnsi="黑体"/>
          <w:sz w:val="21"/>
          <w:szCs w:val="21"/>
        </w:rPr>
      </w:pPr>
    </w:p>
    <w:p w14:paraId="059B5C8B" w14:textId="7C4FC0EA" w:rsidR="003E54BE" w:rsidRPr="00374A97" w:rsidRDefault="003E54BE"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00281776" w:rsidRPr="00374A97">
        <w:rPr>
          <w:rFonts w:ascii="黑体" w:hAnsi="黑体"/>
          <w:sz w:val="21"/>
          <w:szCs w:val="21"/>
        </w:rPr>
        <w:t>26</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发送通知书 测试2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B327A8" w14:paraId="0318DC3A" w14:textId="77777777" w:rsidTr="00781CF3">
        <w:trPr>
          <w:jc w:val="center"/>
        </w:trPr>
        <w:tc>
          <w:tcPr>
            <w:tcW w:w="1946" w:type="dxa"/>
            <w:shd w:val="clear" w:color="auto" w:fill="B3B3B3"/>
          </w:tcPr>
          <w:p w14:paraId="13DA3CC2" w14:textId="77777777" w:rsidR="00B327A8" w:rsidRDefault="00B327A8"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365988AA" w14:textId="2E3232EF" w:rsidR="00B327A8" w:rsidRDefault="00B327A8" w:rsidP="00781CF3">
            <w:pPr>
              <w:spacing w:line="460" w:lineRule="exact"/>
              <w:ind w:left="472"/>
              <w:rPr>
                <w:rFonts w:ascii="宋体" w:hAnsi="宋体"/>
              </w:rPr>
            </w:pPr>
            <w:r>
              <w:rPr>
                <w:rFonts w:ascii="宋体" w:hAnsi="宋体" w:hint="eastAsia"/>
              </w:rPr>
              <w:t>0</w:t>
            </w:r>
            <w:r>
              <w:rPr>
                <w:rFonts w:ascii="宋体" w:hAnsi="宋体"/>
              </w:rPr>
              <w:t>1</w:t>
            </w:r>
            <w:r w:rsidR="0034061E">
              <w:rPr>
                <w:rFonts w:ascii="宋体" w:hAnsi="宋体"/>
              </w:rPr>
              <w:t>8</w:t>
            </w:r>
          </w:p>
        </w:tc>
        <w:tc>
          <w:tcPr>
            <w:tcW w:w="2040" w:type="dxa"/>
            <w:shd w:val="clear" w:color="auto" w:fill="B3B3B3"/>
          </w:tcPr>
          <w:p w14:paraId="23DC9F5A" w14:textId="77777777" w:rsidR="00B327A8" w:rsidRDefault="00B327A8"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61D9FF02" w14:textId="29271C7F" w:rsidR="00B327A8" w:rsidRDefault="00207A65" w:rsidP="00781CF3">
            <w:pPr>
              <w:spacing w:line="460" w:lineRule="exact"/>
              <w:ind w:left="472"/>
              <w:rPr>
                <w:rFonts w:ascii="宋体" w:hAnsi="宋体"/>
              </w:rPr>
            </w:pPr>
            <w:r>
              <w:rPr>
                <w:rFonts w:ascii="宋体" w:hAnsi="宋体" w:hint="eastAsia"/>
              </w:rPr>
              <w:t>录取通知书管理</w:t>
            </w:r>
          </w:p>
        </w:tc>
      </w:tr>
      <w:tr w:rsidR="00B327A8" w14:paraId="0BC6DB81" w14:textId="77777777" w:rsidTr="00781CF3">
        <w:trPr>
          <w:cantSplit/>
          <w:trHeight w:val="567"/>
          <w:jc w:val="center"/>
        </w:trPr>
        <w:tc>
          <w:tcPr>
            <w:tcW w:w="9109" w:type="dxa"/>
            <w:gridSpan w:val="4"/>
          </w:tcPr>
          <w:p w14:paraId="6BC55125" w14:textId="5807280F" w:rsidR="00B327A8" w:rsidRDefault="00B327A8" w:rsidP="00781CF3">
            <w:pPr>
              <w:spacing w:line="460" w:lineRule="exact"/>
              <w:ind w:left="472"/>
              <w:rPr>
                <w:rFonts w:ascii="宋体" w:hAnsi="宋体"/>
              </w:rPr>
            </w:pPr>
            <w:r>
              <w:rPr>
                <w:rFonts w:ascii="宋体" w:hAnsi="宋体" w:hint="eastAsia"/>
              </w:rPr>
              <w:t>测试用例编号：</w:t>
            </w:r>
            <w:r>
              <w:rPr>
                <w:rFonts w:ascii="宋体" w:hAnsi="宋体" w:hint="eastAsia"/>
              </w:rPr>
              <w:t>0</w:t>
            </w:r>
            <w:r>
              <w:rPr>
                <w:rFonts w:ascii="宋体" w:hAnsi="宋体"/>
              </w:rPr>
              <w:t>1</w:t>
            </w:r>
            <w:r w:rsidR="0034061E">
              <w:rPr>
                <w:rFonts w:ascii="宋体" w:hAnsi="宋体"/>
              </w:rPr>
              <w:t>8</w:t>
            </w:r>
          </w:p>
        </w:tc>
      </w:tr>
      <w:tr w:rsidR="00B327A8" w14:paraId="59118645" w14:textId="77777777" w:rsidTr="00781CF3">
        <w:trPr>
          <w:cantSplit/>
          <w:trHeight w:val="567"/>
          <w:jc w:val="center"/>
        </w:trPr>
        <w:tc>
          <w:tcPr>
            <w:tcW w:w="9109" w:type="dxa"/>
            <w:gridSpan w:val="4"/>
          </w:tcPr>
          <w:p w14:paraId="29310820" w14:textId="7907696A" w:rsidR="00B327A8" w:rsidRPr="003132B4" w:rsidRDefault="003132B4" w:rsidP="003132B4">
            <w:pPr>
              <w:spacing w:line="460" w:lineRule="exact"/>
              <w:ind w:firstLineChars="250" w:firstLine="525"/>
              <w:rPr>
                <w:rFonts w:ascii="宋体" w:hAnsi="宋体"/>
              </w:rPr>
            </w:pPr>
            <w:r>
              <w:rPr>
                <w:rFonts w:ascii="宋体" w:hAnsi="宋体" w:hint="eastAsia"/>
              </w:rPr>
              <w:lastRenderedPageBreak/>
              <w:t>(</w:t>
            </w:r>
            <w:r>
              <w:rPr>
                <w:rFonts w:ascii="宋体" w:hAnsi="宋体"/>
              </w:rPr>
              <w:t>1)</w:t>
            </w:r>
            <w:r w:rsidR="00B327A8" w:rsidRPr="003132B4">
              <w:rPr>
                <w:rFonts w:ascii="宋体" w:hAnsi="宋体" w:hint="eastAsia"/>
              </w:rPr>
              <w:t>输入：</w:t>
            </w:r>
            <w:r w:rsidR="003E54BE" w:rsidRPr="003132B4">
              <w:rPr>
                <w:rFonts w:ascii="宋体" w:hAnsi="宋体" w:hint="eastAsia"/>
              </w:rPr>
              <w:t>考生内部编码</w:t>
            </w:r>
            <w:r w:rsidR="003E54BE" w:rsidRPr="003132B4">
              <w:rPr>
                <w:rFonts w:ascii="宋体" w:hAnsi="宋体"/>
              </w:rPr>
              <w:t xml:space="preserve"> </w:t>
            </w:r>
          </w:p>
        </w:tc>
      </w:tr>
      <w:tr w:rsidR="00B327A8" w14:paraId="3E6EC4CE" w14:textId="77777777" w:rsidTr="00781CF3">
        <w:trPr>
          <w:cantSplit/>
          <w:trHeight w:val="567"/>
          <w:jc w:val="center"/>
        </w:trPr>
        <w:tc>
          <w:tcPr>
            <w:tcW w:w="9109" w:type="dxa"/>
            <w:gridSpan w:val="4"/>
          </w:tcPr>
          <w:p w14:paraId="1058EC52" w14:textId="23E2D680" w:rsidR="00B327A8" w:rsidRDefault="00B327A8" w:rsidP="00781CF3">
            <w:pPr>
              <w:spacing w:line="460" w:lineRule="exact"/>
              <w:ind w:left="472"/>
              <w:rPr>
                <w:rFonts w:ascii="宋体" w:hAnsi="宋体"/>
              </w:rPr>
            </w:pPr>
            <w:r>
              <w:rPr>
                <w:rFonts w:ascii="宋体" w:hAnsi="宋体" w:hint="eastAsia"/>
              </w:rPr>
              <w:t xml:space="preserve">(2) </w:t>
            </w:r>
            <w:r>
              <w:rPr>
                <w:rFonts w:ascii="宋体" w:hAnsi="宋体" w:hint="eastAsia"/>
              </w:rPr>
              <w:t>输出：</w:t>
            </w:r>
            <w:r w:rsidR="00EE3A1D">
              <w:rPr>
                <w:rFonts w:ascii="宋体" w:hAnsi="宋体" w:hint="eastAsia"/>
              </w:rPr>
              <w:t>发送成功</w:t>
            </w:r>
            <w:r w:rsidR="00EE3A1D">
              <w:rPr>
                <w:rFonts w:ascii="宋体" w:hAnsi="宋体" w:hint="eastAsia"/>
              </w:rPr>
              <w:t xml:space="preserve"> </w:t>
            </w:r>
          </w:p>
        </w:tc>
      </w:tr>
      <w:tr w:rsidR="00B327A8" w14:paraId="7DA2EA6C" w14:textId="77777777" w:rsidTr="00781CF3">
        <w:trPr>
          <w:cantSplit/>
          <w:trHeight w:val="567"/>
          <w:jc w:val="center"/>
        </w:trPr>
        <w:tc>
          <w:tcPr>
            <w:tcW w:w="9109" w:type="dxa"/>
            <w:gridSpan w:val="4"/>
          </w:tcPr>
          <w:p w14:paraId="3A80E376" w14:textId="4CB0C926" w:rsidR="00B327A8" w:rsidRDefault="00B327A8"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步骤及操作：招生办工作人员进入系统后，在录取管理，</w:t>
            </w:r>
            <w:r w:rsidR="00CA73E4">
              <w:rPr>
                <w:rFonts w:ascii="宋体" w:hAnsi="宋体" w:hint="eastAsia"/>
              </w:rPr>
              <w:t>录取通知书</w:t>
            </w:r>
            <w:r>
              <w:rPr>
                <w:rFonts w:ascii="宋体" w:hAnsi="宋体" w:hint="eastAsia"/>
              </w:rPr>
              <w:t>页面，点击</w:t>
            </w:r>
            <w:r w:rsidR="007020B1">
              <w:rPr>
                <w:rFonts w:ascii="宋体" w:hAnsi="宋体" w:hint="eastAsia"/>
              </w:rPr>
              <w:t>发送通知书按钮</w:t>
            </w:r>
          </w:p>
        </w:tc>
      </w:tr>
    </w:tbl>
    <w:p w14:paraId="754FBEAB" w14:textId="55CFE2DB" w:rsidR="00B25466" w:rsidRDefault="00B25466" w:rsidP="008558B8">
      <w:pPr>
        <w:spacing w:line="460" w:lineRule="exact"/>
        <w:rPr>
          <w:rFonts w:ascii="宋体" w:eastAsia="宋体" w:hAnsi="宋体"/>
          <w:sz w:val="24"/>
          <w:szCs w:val="24"/>
        </w:rPr>
      </w:pPr>
    </w:p>
    <w:p w14:paraId="449BBACE" w14:textId="16423AEC" w:rsidR="00281776" w:rsidRPr="00374A97" w:rsidRDefault="00281776" w:rsidP="00374A97">
      <w:pPr>
        <w:pStyle w:val="af4"/>
        <w:jc w:val="center"/>
        <w:rPr>
          <w:rFonts w:ascii="黑体" w:hAnsi="黑体"/>
          <w:sz w:val="21"/>
          <w:szCs w:val="21"/>
        </w:rPr>
      </w:pPr>
      <w:r w:rsidRPr="00374A97">
        <w:rPr>
          <w:rFonts w:ascii="黑体" w:hAnsi="黑体"/>
          <w:sz w:val="21"/>
          <w:szCs w:val="21"/>
        </w:rPr>
        <w:t xml:space="preserve">表格 </w:t>
      </w:r>
      <w:r w:rsidRPr="00374A97">
        <w:rPr>
          <w:rFonts w:ascii="黑体" w:hAnsi="黑体"/>
          <w:sz w:val="21"/>
          <w:szCs w:val="21"/>
        </w:rPr>
        <w:fldChar w:fldCharType="begin"/>
      </w:r>
      <w:r w:rsidRPr="00374A97">
        <w:rPr>
          <w:rFonts w:ascii="黑体" w:hAnsi="黑体"/>
          <w:sz w:val="21"/>
          <w:szCs w:val="21"/>
        </w:rPr>
        <w:instrText xml:space="preserve"> SEQ 表格 \* ARABIC </w:instrText>
      </w:r>
      <w:r w:rsidRPr="00374A97">
        <w:rPr>
          <w:rFonts w:ascii="黑体" w:hAnsi="黑体"/>
          <w:sz w:val="21"/>
          <w:szCs w:val="21"/>
        </w:rPr>
        <w:fldChar w:fldCharType="separate"/>
      </w:r>
      <w:r w:rsidRPr="00374A97">
        <w:rPr>
          <w:rFonts w:ascii="黑体" w:hAnsi="黑体"/>
          <w:sz w:val="21"/>
          <w:szCs w:val="21"/>
        </w:rPr>
        <w:t>27</w:t>
      </w:r>
      <w:r w:rsidRPr="00374A97">
        <w:rPr>
          <w:rFonts w:ascii="黑体" w:hAnsi="黑体"/>
          <w:sz w:val="21"/>
          <w:szCs w:val="21"/>
        </w:rPr>
        <w:fldChar w:fldCharType="end"/>
      </w:r>
      <w:r w:rsidRPr="00374A97">
        <w:rPr>
          <w:rFonts w:ascii="黑体" w:hAnsi="黑体"/>
          <w:sz w:val="21"/>
          <w:szCs w:val="21"/>
        </w:rPr>
        <w:t xml:space="preserve"> </w:t>
      </w:r>
      <w:r w:rsidRPr="00374A97">
        <w:rPr>
          <w:rFonts w:ascii="黑体" w:hAnsi="黑体" w:hint="eastAsia"/>
          <w:sz w:val="21"/>
          <w:szCs w:val="21"/>
        </w:rPr>
        <w:t>录取通知书管理测试2</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6"/>
        <w:gridCol w:w="1905"/>
        <w:gridCol w:w="2040"/>
        <w:gridCol w:w="3218"/>
      </w:tblGrid>
      <w:tr w:rsidR="00B03DF9" w14:paraId="6C6CB3D1" w14:textId="77777777" w:rsidTr="00781CF3">
        <w:trPr>
          <w:jc w:val="center"/>
        </w:trPr>
        <w:tc>
          <w:tcPr>
            <w:tcW w:w="1946" w:type="dxa"/>
            <w:shd w:val="clear" w:color="auto" w:fill="B3B3B3"/>
          </w:tcPr>
          <w:p w14:paraId="3922177F" w14:textId="77777777" w:rsidR="00B03DF9" w:rsidRDefault="00B03DF9" w:rsidP="00781CF3">
            <w:pPr>
              <w:spacing w:line="460" w:lineRule="exact"/>
              <w:rPr>
                <w:rFonts w:ascii="宋体" w:hAnsi="宋体"/>
              </w:rPr>
            </w:pPr>
            <w:r>
              <w:rPr>
                <w:rFonts w:ascii="宋体" w:hAnsi="宋体" w:hint="eastAsia"/>
              </w:rPr>
              <w:t>测试项目编号</w:t>
            </w:r>
          </w:p>
        </w:tc>
        <w:tc>
          <w:tcPr>
            <w:tcW w:w="1905" w:type="dxa"/>
            <w:shd w:val="clear" w:color="auto" w:fill="B3B3B3"/>
          </w:tcPr>
          <w:p w14:paraId="6BEC33E8" w14:textId="39E04644" w:rsidR="00B03DF9" w:rsidRDefault="00B03DF9" w:rsidP="00781CF3">
            <w:pPr>
              <w:spacing w:line="460" w:lineRule="exact"/>
              <w:ind w:left="472"/>
              <w:rPr>
                <w:rFonts w:ascii="宋体" w:hAnsi="宋体"/>
              </w:rPr>
            </w:pPr>
            <w:r>
              <w:rPr>
                <w:rFonts w:ascii="宋体" w:hAnsi="宋体" w:hint="eastAsia"/>
              </w:rPr>
              <w:t>0</w:t>
            </w:r>
            <w:r>
              <w:rPr>
                <w:rFonts w:ascii="宋体" w:hAnsi="宋体"/>
              </w:rPr>
              <w:t>1</w:t>
            </w:r>
            <w:r w:rsidR="00D301F0">
              <w:rPr>
                <w:rFonts w:ascii="宋体" w:hAnsi="宋体"/>
              </w:rPr>
              <w:t>9</w:t>
            </w:r>
          </w:p>
        </w:tc>
        <w:tc>
          <w:tcPr>
            <w:tcW w:w="2040" w:type="dxa"/>
            <w:shd w:val="clear" w:color="auto" w:fill="B3B3B3"/>
          </w:tcPr>
          <w:p w14:paraId="5F904424" w14:textId="77777777" w:rsidR="00B03DF9" w:rsidRDefault="00B03DF9" w:rsidP="00781CF3">
            <w:pPr>
              <w:spacing w:line="460" w:lineRule="exact"/>
              <w:rPr>
                <w:rFonts w:ascii="宋体" w:hAnsi="宋体"/>
              </w:rPr>
            </w:pPr>
            <w:r>
              <w:rPr>
                <w:rFonts w:ascii="宋体" w:hAnsi="宋体" w:hint="eastAsia"/>
              </w:rPr>
              <w:t>测试项目名称</w:t>
            </w:r>
          </w:p>
        </w:tc>
        <w:tc>
          <w:tcPr>
            <w:tcW w:w="3218" w:type="dxa"/>
            <w:shd w:val="clear" w:color="auto" w:fill="B3B3B3"/>
          </w:tcPr>
          <w:p w14:paraId="3C92F278" w14:textId="77777777" w:rsidR="00B03DF9" w:rsidRDefault="00B03DF9" w:rsidP="00781CF3">
            <w:pPr>
              <w:spacing w:line="460" w:lineRule="exact"/>
              <w:ind w:left="472"/>
              <w:rPr>
                <w:rFonts w:ascii="宋体" w:hAnsi="宋体"/>
              </w:rPr>
            </w:pPr>
            <w:r>
              <w:rPr>
                <w:rFonts w:ascii="宋体" w:hAnsi="宋体" w:hint="eastAsia"/>
              </w:rPr>
              <w:t>录取通知书管理</w:t>
            </w:r>
          </w:p>
        </w:tc>
      </w:tr>
      <w:tr w:rsidR="00B03DF9" w14:paraId="7ABAB10C" w14:textId="77777777" w:rsidTr="00781CF3">
        <w:trPr>
          <w:cantSplit/>
          <w:trHeight w:val="567"/>
          <w:jc w:val="center"/>
        </w:trPr>
        <w:tc>
          <w:tcPr>
            <w:tcW w:w="9109" w:type="dxa"/>
            <w:gridSpan w:val="4"/>
          </w:tcPr>
          <w:p w14:paraId="213B4B0B" w14:textId="5DA9E1C5" w:rsidR="00B03DF9" w:rsidRDefault="00B03DF9" w:rsidP="00781CF3">
            <w:pPr>
              <w:spacing w:line="460" w:lineRule="exact"/>
              <w:ind w:left="472"/>
              <w:rPr>
                <w:rFonts w:ascii="宋体" w:hAnsi="宋体"/>
              </w:rPr>
            </w:pPr>
            <w:r>
              <w:rPr>
                <w:rFonts w:ascii="宋体" w:hAnsi="宋体" w:hint="eastAsia"/>
              </w:rPr>
              <w:t>测试用例编号：</w:t>
            </w:r>
            <w:r>
              <w:rPr>
                <w:rFonts w:ascii="宋体" w:hAnsi="宋体" w:hint="eastAsia"/>
              </w:rPr>
              <w:t>0</w:t>
            </w:r>
            <w:r>
              <w:rPr>
                <w:rFonts w:ascii="宋体" w:hAnsi="宋体"/>
              </w:rPr>
              <w:t>1</w:t>
            </w:r>
            <w:r w:rsidR="00802CBC">
              <w:rPr>
                <w:rFonts w:ascii="宋体" w:hAnsi="宋体"/>
              </w:rPr>
              <w:t>9</w:t>
            </w:r>
          </w:p>
        </w:tc>
      </w:tr>
      <w:tr w:rsidR="00B03DF9" w14:paraId="5E66452A" w14:textId="77777777" w:rsidTr="00781CF3">
        <w:trPr>
          <w:cantSplit/>
          <w:trHeight w:val="567"/>
          <w:jc w:val="center"/>
        </w:trPr>
        <w:tc>
          <w:tcPr>
            <w:tcW w:w="9109" w:type="dxa"/>
            <w:gridSpan w:val="4"/>
          </w:tcPr>
          <w:p w14:paraId="67270135" w14:textId="275ACDE2" w:rsidR="00B03DF9" w:rsidRPr="003132B4" w:rsidRDefault="00B03DF9" w:rsidP="00781CF3">
            <w:pPr>
              <w:spacing w:line="460" w:lineRule="exact"/>
              <w:ind w:firstLineChars="250" w:firstLine="525"/>
              <w:rPr>
                <w:rFonts w:ascii="宋体" w:hAnsi="宋体"/>
              </w:rPr>
            </w:pPr>
            <w:r>
              <w:rPr>
                <w:rFonts w:ascii="宋体" w:hAnsi="宋体" w:hint="eastAsia"/>
              </w:rPr>
              <w:t>(</w:t>
            </w:r>
            <w:r>
              <w:rPr>
                <w:rFonts w:ascii="宋体" w:hAnsi="宋体"/>
              </w:rPr>
              <w:t>1)</w:t>
            </w:r>
            <w:r w:rsidRPr="003132B4">
              <w:rPr>
                <w:rFonts w:ascii="宋体" w:hAnsi="宋体" w:hint="eastAsia"/>
              </w:rPr>
              <w:t>输入</w:t>
            </w:r>
            <w:r w:rsidR="005B6092">
              <w:rPr>
                <w:rFonts w:ascii="宋体" w:hAnsi="宋体" w:hint="eastAsia"/>
              </w:rPr>
              <w:t>：</w:t>
            </w:r>
            <w:r w:rsidR="003D056C">
              <w:rPr>
                <w:rFonts w:ascii="宋体" w:hAnsi="宋体" w:hint="eastAsia"/>
              </w:rPr>
              <w:t>空</w:t>
            </w:r>
            <w:r w:rsidRPr="003132B4">
              <w:rPr>
                <w:rFonts w:ascii="宋体" w:hAnsi="宋体"/>
              </w:rPr>
              <w:t xml:space="preserve"> </w:t>
            </w:r>
          </w:p>
        </w:tc>
      </w:tr>
      <w:tr w:rsidR="00B03DF9" w14:paraId="64443D4B" w14:textId="77777777" w:rsidTr="00781CF3">
        <w:trPr>
          <w:cantSplit/>
          <w:trHeight w:val="567"/>
          <w:jc w:val="center"/>
        </w:trPr>
        <w:tc>
          <w:tcPr>
            <w:tcW w:w="9109" w:type="dxa"/>
            <w:gridSpan w:val="4"/>
          </w:tcPr>
          <w:p w14:paraId="14784037" w14:textId="6D3541F9" w:rsidR="00B03DF9" w:rsidRDefault="00B03DF9" w:rsidP="00781CF3">
            <w:pPr>
              <w:spacing w:line="460" w:lineRule="exact"/>
              <w:ind w:left="472"/>
              <w:rPr>
                <w:rFonts w:ascii="宋体" w:hAnsi="宋体"/>
              </w:rPr>
            </w:pPr>
            <w:r>
              <w:rPr>
                <w:rFonts w:ascii="宋体" w:hAnsi="宋体" w:hint="eastAsia"/>
              </w:rPr>
              <w:t xml:space="preserve">(2) </w:t>
            </w:r>
            <w:r>
              <w:rPr>
                <w:rFonts w:ascii="宋体" w:hAnsi="宋体" w:hint="eastAsia"/>
              </w:rPr>
              <w:t>输出：发送</w:t>
            </w:r>
            <w:r w:rsidR="00BC21CD">
              <w:rPr>
                <w:rFonts w:ascii="宋体" w:hAnsi="宋体" w:hint="eastAsia"/>
              </w:rPr>
              <w:t>失败</w:t>
            </w:r>
            <w:r w:rsidR="00A25C41">
              <w:rPr>
                <w:rFonts w:ascii="宋体" w:hAnsi="宋体" w:hint="eastAsia"/>
              </w:rPr>
              <w:t>，考生内部编码为空</w:t>
            </w:r>
          </w:p>
        </w:tc>
      </w:tr>
      <w:tr w:rsidR="00B03DF9" w14:paraId="26A31D77" w14:textId="77777777" w:rsidTr="00781CF3">
        <w:trPr>
          <w:cantSplit/>
          <w:trHeight w:val="567"/>
          <w:jc w:val="center"/>
        </w:trPr>
        <w:tc>
          <w:tcPr>
            <w:tcW w:w="9109" w:type="dxa"/>
            <w:gridSpan w:val="4"/>
          </w:tcPr>
          <w:p w14:paraId="28F052BE" w14:textId="77777777" w:rsidR="00B03DF9" w:rsidRDefault="00B03DF9" w:rsidP="00781CF3">
            <w:pPr>
              <w:spacing w:line="460" w:lineRule="exact"/>
              <w:ind w:left="472"/>
              <w:rPr>
                <w:rFonts w:ascii="宋体" w:hAnsi="宋体"/>
              </w:rPr>
            </w:pPr>
            <w:r>
              <w:rPr>
                <w:rFonts w:ascii="宋体" w:hAnsi="宋体" w:hint="eastAsia"/>
              </w:rPr>
              <w:t xml:space="preserve">(3) </w:t>
            </w:r>
            <w:r>
              <w:rPr>
                <w:rFonts w:ascii="宋体" w:hAnsi="宋体" w:hint="eastAsia"/>
              </w:rPr>
              <w:t>步骤及操作：招生办工作人员进入系统后，在录取管理，录取通知书页面，点击发送通知书按钮</w:t>
            </w:r>
          </w:p>
        </w:tc>
      </w:tr>
    </w:tbl>
    <w:p w14:paraId="7D0A0B0A" w14:textId="15B1A789" w:rsidR="00A064DD" w:rsidRDefault="00A064DD" w:rsidP="00D847EC">
      <w:pPr>
        <w:pStyle w:val="2"/>
        <w:numPr>
          <w:ilvl w:val="1"/>
          <w:numId w:val="9"/>
        </w:numPr>
      </w:pPr>
      <w:bookmarkStart w:id="227" w:name="_Toc510169452"/>
      <w:r>
        <w:rPr>
          <w:rFonts w:hint="eastAsia"/>
        </w:rPr>
        <w:t>测试</w:t>
      </w:r>
      <w:r w:rsidR="00383453">
        <w:rPr>
          <w:rFonts w:hint="eastAsia"/>
        </w:rPr>
        <w:t>评估与</w:t>
      </w:r>
      <w:r>
        <w:rPr>
          <w:rFonts w:hint="eastAsia"/>
        </w:rPr>
        <w:t>总结</w:t>
      </w:r>
      <w:bookmarkEnd w:id="227"/>
    </w:p>
    <w:p w14:paraId="6879D2AE"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28" w:name="_Toc510169453"/>
      <w:bookmarkEnd w:id="228"/>
    </w:p>
    <w:p w14:paraId="6607F445"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29" w:name="_Toc510169454"/>
      <w:bookmarkEnd w:id="229"/>
    </w:p>
    <w:p w14:paraId="6F6E684A"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30" w:name="_Toc510169455"/>
      <w:bookmarkEnd w:id="230"/>
    </w:p>
    <w:p w14:paraId="1D30F212"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31" w:name="_Toc510169456"/>
      <w:bookmarkEnd w:id="231"/>
    </w:p>
    <w:p w14:paraId="5823159F"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32" w:name="_Toc510169457"/>
      <w:bookmarkEnd w:id="232"/>
    </w:p>
    <w:p w14:paraId="2D3FC67B" w14:textId="77777777" w:rsidR="005F2EB8" w:rsidRPr="005F2EB8" w:rsidRDefault="005F2EB8" w:rsidP="005F2EB8">
      <w:pPr>
        <w:pStyle w:val="a7"/>
        <w:keepNext/>
        <w:keepLines/>
        <w:numPr>
          <w:ilvl w:val="0"/>
          <w:numId w:val="20"/>
        </w:numPr>
        <w:spacing w:before="260" w:after="260" w:line="415" w:lineRule="auto"/>
        <w:ind w:firstLineChars="0"/>
        <w:outlineLvl w:val="2"/>
        <w:rPr>
          <w:rFonts w:eastAsia="黑体"/>
          <w:b/>
          <w:bCs/>
          <w:vanish/>
          <w:sz w:val="24"/>
          <w:szCs w:val="32"/>
        </w:rPr>
      </w:pPr>
      <w:bookmarkStart w:id="233" w:name="_Toc510169458"/>
      <w:bookmarkEnd w:id="233"/>
    </w:p>
    <w:p w14:paraId="707FC393" w14:textId="77777777" w:rsidR="005F2EB8" w:rsidRPr="005F2EB8" w:rsidRDefault="005F2EB8" w:rsidP="005F2EB8">
      <w:pPr>
        <w:pStyle w:val="a7"/>
        <w:keepNext/>
        <w:keepLines/>
        <w:numPr>
          <w:ilvl w:val="1"/>
          <w:numId w:val="20"/>
        </w:numPr>
        <w:spacing w:before="260" w:after="260" w:line="415" w:lineRule="auto"/>
        <w:ind w:firstLineChars="0"/>
        <w:outlineLvl w:val="2"/>
        <w:rPr>
          <w:rFonts w:eastAsia="黑体"/>
          <w:b/>
          <w:bCs/>
          <w:vanish/>
          <w:sz w:val="24"/>
          <w:szCs w:val="32"/>
        </w:rPr>
      </w:pPr>
      <w:bookmarkStart w:id="234" w:name="_Toc510169459"/>
      <w:bookmarkEnd w:id="234"/>
    </w:p>
    <w:p w14:paraId="4A68F470" w14:textId="77777777" w:rsidR="005F2EB8" w:rsidRPr="005F2EB8" w:rsidRDefault="005F2EB8" w:rsidP="005F2EB8">
      <w:pPr>
        <w:pStyle w:val="a7"/>
        <w:keepNext/>
        <w:keepLines/>
        <w:numPr>
          <w:ilvl w:val="1"/>
          <w:numId w:val="20"/>
        </w:numPr>
        <w:spacing w:before="260" w:after="260" w:line="415" w:lineRule="auto"/>
        <w:ind w:firstLineChars="0"/>
        <w:outlineLvl w:val="2"/>
        <w:rPr>
          <w:rFonts w:eastAsia="黑体"/>
          <w:b/>
          <w:bCs/>
          <w:vanish/>
          <w:sz w:val="24"/>
          <w:szCs w:val="32"/>
        </w:rPr>
      </w:pPr>
      <w:bookmarkStart w:id="235" w:name="_Toc510169460"/>
      <w:bookmarkEnd w:id="235"/>
    </w:p>
    <w:p w14:paraId="4E9C44CD" w14:textId="77777777" w:rsidR="005F2EB8" w:rsidRPr="005F2EB8" w:rsidRDefault="005F2EB8" w:rsidP="005F2EB8">
      <w:pPr>
        <w:pStyle w:val="a7"/>
        <w:keepNext/>
        <w:keepLines/>
        <w:numPr>
          <w:ilvl w:val="1"/>
          <w:numId w:val="20"/>
        </w:numPr>
        <w:spacing w:before="260" w:after="260" w:line="415" w:lineRule="auto"/>
        <w:ind w:firstLineChars="0"/>
        <w:outlineLvl w:val="2"/>
        <w:rPr>
          <w:rFonts w:eastAsia="黑体"/>
          <w:b/>
          <w:bCs/>
          <w:vanish/>
          <w:sz w:val="24"/>
          <w:szCs w:val="32"/>
        </w:rPr>
      </w:pPr>
      <w:bookmarkStart w:id="236" w:name="_Toc510169461"/>
      <w:bookmarkEnd w:id="236"/>
    </w:p>
    <w:p w14:paraId="5B74FD06" w14:textId="0A2944A6" w:rsidR="00C10BA3" w:rsidRDefault="00C10BA3" w:rsidP="005F2EB8">
      <w:pPr>
        <w:pStyle w:val="3"/>
        <w:numPr>
          <w:ilvl w:val="2"/>
          <w:numId w:val="20"/>
        </w:numPr>
      </w:pPr>
      <w:bookmarkStart w:id="237" w:name="_Toc510169462"/>
      <w:r>
        <w:rPr>
          <w:rFonts w:hint="eastAsia"/>
        </w:rPr>
        <w:t>系统功能</w:t>
      </w:r>
      <w:bookmarkEnd w:id="237"/>
    </w:p>
    <w:p w14:paraId="23CC0100" w14:textId="5FD56C7D" w:rsidR="00DF2B68" w:rsidRPr="00365196" w:rsidRDefault="00C219E7" w:rsidP="00DF2B68">
      <w:pPr>
        <w:spacing w:line="460" w:lineRule="exact"/>
        <w:ind w:firstLine="420"/>
        <w:rPr>
          <w:rFonts w:ascii="黑体" w:eastAsia="黑体" w:hAnsi="黑体"/>
        </w:rPr>
      </w:pPr>
      <w:r>
        <w:rPr>
          <w:rFonts w:ascii="宋体" w:eastAsia="宋体" w:hAnsi="宋体" w:hint="eastAsia"/>
          <w:sz w:val="24"/>
          <w:szCs w:val="24"/>
        </w:rPr>
        <w:t>广州大学华软软件学院招生管理系统是一个管理招生信息的信息化平台。</w:t>
      </w:r>
      <w:r w:rsidR="0002117E">
        <w:rPr>
          <w:rFonts w:ascii="宋体" w:eastAsia="宋体" w:hAnsi="宋体" w:hint="eastAsia"/>
          <w:sz w:val="24"/>
          <w:szCs w:val="24"/>
        </w:rPr>
        <w:t>对于意愿报考广州大学话软件学院的考生而言，本课题提供了专门了解广州大学华软软件学院资源的网站。</w:t>
      </w:r>
      <w:r w:rsidR="00E60A87">
        <w:rPr>
          <w:rFonts w:ascii="宋体" w:eastAsia="宋体" w:hAnsi="宋体" w:hint="eastAsia"/>
          <w:sz w:val="24"/>
          <w:szCs w:val="24"/>
        </w:rPr>
        <w:t>对于学生而言，学生可以登录到学生端进行基本信息的查询，可查看自己是否被录取以及录取的院系专业。</w:t>
      </w:r>
      <w:r>
        <w:rPr>
          <w:rFonts w:ascii="宋体" w:eastAsia="宋体" w:hAnsi="宋体" w:hint="eastAsia"/>
          <w:sz w:val="24"/>
          <w:szCs w:val="24"/>
        </w:rPr>
        <w:t>对于院招生工作人员而言，系统为工作人员</w:t>
      </w:r>
      <w:r w:rsidR="0032364C">
        <w:rPr>
          <w:rFonts w:ascii="宋体" w:eastAsia="宋体" w:hAnsi="宋体" w:hint="eastAsia"/>
          <w:sz w:val="24"/>
          <w:szCs w:val="24"/>
        </w:rPr>
        <w:t>提供了</w:t>
      </w:r>
      <w:r w:rsidR="00B24B6D">
        <w:rPr>
          <w:rFonts w:ascii="宋体" w:eastAsia="宋体" w:hAnsi="宋体" w:hint="eastAsia"/>
          <w:sz w:val="24"/>
          <w:szCs w:val="24"/>
        </w:rPr>
        <w:t>如下的功能：</w:t>
      </w:r>
      <w:r w:rsidR="00DF2B68">
        <w:rPr>
          <w:rFonts w:ascii="宋体" w:eastAsia="宋体" w:hAnsi="宋体" w:hint="eastAsia"/>
          <w:sz w:val="24"/>
          <w:szCs w:val="24"/>
        </w:rPr>
        <w:t>首页包含统计计划招生人数、录取人数、报到率、院系招生统计等基本信息组成；考生数据提取部分包含考生基本信息提取及考生成绩提取；招生计划管理作为决策招生计划的关键功能，包含招生计划管理及招生信息变更审核；招生宣传管理负责系统宣传附件的上传下载；录取管理由新生录取信息、录取通知书管理及录取审核三部分组成；综合查询包含基本信息查询、成绩查询以及文档查询；系统管理操控系统公共模块：字典管理及登录账户管理。</w:t>
      </w:r>
    </w:p>
    <w:p w14:paraId="6C3B3CB0" w14:textId="77777777" w:rsidR="00365196" w:rsidRPr="00365196" w:rsidRDefault="00365196" w:rsidP="00365196"/>
    <w:p w14:paraId="748E5DFE" w14:textId="1FBB41C1" w:rsidR="00FE6AB3" w:rsidRDefault="00FE6AB3" w:rsidP="005F2EB8">
      <w:pPr>
        <w:pStyle w:val="3"/>
        <w:numPr>
          <w:ilvl w:val="2"/>
          <w:numId w:val="20"/>
        </w:numPr>
      </w:pPr>
      <w:bookmarkStart w:id="238" w:name="_Toc510169463"/>
      <w:r>
        <w:rPr>
          <w:rFonts w:hint="eastAsia"/>
        </w:rPr>
        <w:lastRenderedPageBreak/>
        <w:t>缺陷与限制</w:t>
      </w:r>
      <w:bookmarkEnd w:id="238"/>
    </w:p>
    <w:p w14:paraId="6DD63CF6" w14:textId="7CEEF389" w:rsidR="00224B9C" w:rsidRDefault="00224B9C" w:rsidP="00224B9C">
      <w:pPr>
        <w:spacing w:line="460" w:lineRule="exact"/>
        <w:ind w:firstLine="420"/>
        <w:rPr>
          <w:rFonts w:ascii="宋体" w:eastAsia="宋体" w:hAnsi="宋体"/>
          <w:sz w:val="24"/>
          <w:szCs w:val="24"/>
        </w:rPr>
      </w:pPr>
      <w:r w:rsidRPr="00224B9C">
        <w:rPr>
          <w:rFonts w:ascii="宋体" w:eastAsia="宋体" w:hAnsi="宋体" w:hint="eastAsia"/>
          <w:sz w:val="24"/>
          <w:szCs w:val="24"/>
        </w:rPr>
        <w:t>由于开发人员的经验不足和逻辑关系过于复杂，</w:t>
      </w:r>
      <w:r w:rsidR="00E969D4">
        <w:rPr>
          <w:rFonts w:ascii="宋体" w:eastAsia="宋体" w:hAnsi="宋体" w:hint="eastAsia"/>
          <w:sz w:val="24"/>
          <w:szCs w:val="24"/>
        </w:rPr>
        <w:t>学院招生管理系统</w:t>
      </w:r>
      <w:r w:rsidRPr="00224B9C">
        <w:rPr>
          <w:rFonts w:ascii="宋体" w:eastAsia="宋体" w:hAnsi="宋体" w:hint="eastAsia"/>
          <w:sz w:val="24"/>
          <w:szCs w:val="24"/>
        </w:rPr>
        <w:t>存在一些的缺陷如下表</w:t>
      </w:r>
      <w:r>
        <w:rPr>
          <w:rFonts w:ascii="宋体" w:eastAsia="宋体" w:hAnsi="宋体" w:hint="eastAsia"/>
          <w:sz w:val="24"/>
          <w:szCs w:val="24"/>
        </w:rPr>
        <w:t>：</w:t>
      </w:r>
    </w:p>
    <w:p w14:paraId="43883F83" w14:textId="28370783" w:rsidR="00AC7471" w:rsidRPr="00374A97" w:rsidRDefault="00DD486E" w:rsidP="00374A97">
      <w:pPr>
        <w:pStyle w:val="af4"/>
        <w:jc w:val="center"/>
        <w:rPr>
          <w:rFonts w:ascii="黑体" w:hAnsi="黑体"/>
          <w:sz w:val="21"/>
          <w:szCs w:val="21"/>
        </w:rPr>
      </w:pPr>
      <w:r>
        <w:rPr>
          <w:rFonts w:ascii="黑体" w:hAnsi="黑体"/>
          <w:sz w:val="21"/>
          <w:szCs w:val="21"/>
        </w:rPr>
        <w:tab/>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5"/>
        <w:gridCol w:w="1470"/>
        <w:gridCol w:w="2085"/>
        <w:gridCol w:w="1305"/>
        <w:gridCol w:w="1308"/>
        <w:gridCol w:w="1485"/>
      </w:tblGrid>
      <w:tr w:rsidR="00BB1734" w:rsidRPr="00703A0D" w14:paraId="3F568730" w14:textId="77777777" w:rsidTr="00BB1734">
        <w:trPr>
          <w:trHeight w:val="560"/>
        </w:trPr>
        <w:tc>
          <w:tcPr>
            <w:tcW w:w="1285" w:type="dxa"/>
            <w:shd w:val="clear" w:color="auto" w:fill="AEAAAA"/>
          </w:tcPr>
          <w:p w14:paraId="55B0D3BC"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缺陷编号</w:t>
            </w:r>
          </w:p>
        </w:tc>
        <w:tc>
          <w:tcPr>
            <w:tcW w:w="1470" w:type="dxa"/>
            <w:shd w:val="clear" w:color="auto" w:fill="AEAAAA"/>
          </w:tcPr>
          <w:p w14:paraId="7BB7ACD5" w14:textId="77777777" w:rsidR="00BB1734" w:rsidRPr="00703A0D" w:rsidRDefault="00BB1734" w:rsidP="00401CCB">
            <w:pPr>
              <w:widowControl w:val="0"/>
              <w:spacing w:line="460" w:lineRule="exact"/>
              <w:jc w:val="center"/>
              <w:rPr>
                <w:rFonts w:ascii="宋体" w:hAnsi="宋体" w:cs="宋体"/>
              </w:rPr>
            </w:pPr>
            <w:r w:rsidRPr="00703A0D">
              <w:rPr>
                <w:rFonts w:ascii="宋体" w:hAnsi="宋体" w:cs="宋体" w:hint="eastAsia"/>
              </w:rPr>
              <w:t>系统模块</w:t>
            </w:r>
          </w:p>
        </w:tc>
        <w:tc>
          <w:tcPr>
            <w:tcW w:w="2085" w:type="dxa"/>
            <w:shd w:val="clear" w:color="auto" w:fill="AEAAAA"/>
          </w:tcPr>
          <w:p w14:paraId="506E69E7"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缺陷描述</w:t>
            </w:r>
          </w:p>
        </w:tc>
        <w:tc>
          <w:tcPr>
            <w:tcW w:w="1305" w:type="dxa"/>
            <w:shd w:val="clear" w:color="auto" w:fill="AEAAAA"/>
          </w:tcPr>
          <w:p w14:paraId="36E1ACF1"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缺陷类型</w:t>
            </w:r>
          </w:p>
        </w:tc>
        <w:tc>
          <w:tcPr>
            <w:tcW w:w="1308" w:type="dxa"/>
            <w:shd w:val="clear" w:color="auto" w:fill="AEAAAA"/>
          </w:tcPr>
          <w:p w14:paraId="0AB47438"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严重程度</w:t>
            </w:r>
          </w:p>
        </w:tc>
        <w:tc>
          <w:tcPr>
            <w:tcW w:w="1485" w:type="dxa"/>
            <w:shd w:val="clear" w:color="auto" w:fill="AEAAAA"/>
          </w:tcPr>
          <w:p w14:paraId="47DB3394"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优先等级</w:t>
            </w:r>
          </w:p>
        </w:tc>
      </w:tr>
      <w:tr w:rsidR="00BB1734" w:rsidRPr="00703A0D" w14:paraId="68BD8478" w14:textId="77777777" w:rsidTr="00BB1734">
        <w:tc>
          <w:tcPr>
            <w:tcW w:w="1285" w:type="dxa"/>
          </w:tcPr>
          <w:p w14:paraId="758D0EC8"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NO.1</w:t>
            </w:r>
          </w:p>
        </w:tc>
        <w:tc>
          <w:tcPr>
            <w:tcW w:w="1470" w:type="dxa"/>
          </w:tcPr>
          <w:p w14:paraId="3F7D0066" w14:textId="067FAADA" w:rsidR="00BB1734" w:rsidRPr="00703A0D" w:rsidRDefault="00BB1734" w:rsidP="00401CCB">
            <w:pPr>
              <w:widowControl w:val="0"/>
              <w:spacing w:line="460" w:lineRule="exact"/>
              <w:jc w:val="center"/>
              <w:rPr>
                <w:rFonts w:ascii="宋体" w:hAnsi="宋体" w:cs="宋体"/>
              </w:rPr>
            </w:pPr>
            <w:r w:rsidRPr="00703A0D">
              <w:rPr>
                <w:rFonts w:ascii="宋体" w:hAnsi="宋体" w:cs="宋体" w:hint="eastAsia"/>
              </w:rPr>
              <w:t>出现</w:t>
            </w:r>
            <w:r w:rsidR="0047235A">
              <w:rPr>
                <w:rFonts w:ascii="宋体" w:hAnsi="宋体" w:cs="宋体" w:hint="eastAsia"/>
              </w:rPr>
              <w:t>加</w:t>
            </w:r>
          </w:p>
        </w:tc>
        <w:tc>
          <w:tcPr>
            <w:tcW w:w="2085" w:type="dxa"/>
          </w:tcPr>
          <w:p w14:paraId="398518B4"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出现</w:t>
            </w:r>
            <w:r w:rsidRPr="00703A0D">
              <w:rPr>
                <w:rFonts w:ascii="宋体" w:hAnsi="宋体" w:hint="eastAsia"/>
                <w:szCs w:val="20"/>
              </w:rPr>
              <w:t>NULL</w:t>
            </w:r>
            <w:r w:rsidRPr="00703A0D">
              <w:rPr>
                <w:rFonts w:ascii="宋体" w:hAnsi="宋体" w:hint="eastAsia"/>
                <w:szCs w:val="20"/>
              </w:rPr>
              <w:t>的情况</w:t>
            </w:r>
          </w:p>
        </w:tc>
        <w:tc>
          <w:tcPr>
            <w:tcW w:w="1305" w:type="dxa"/>
          </w:tcPr>
          <w:p w14:paraId="42118E74"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Pr>
          <w:p w14:paraId="3692C28C"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严重</w:t>
            </w:r>
          </w:p>
        </w:tc>
        <w:tc>
          <w:tcPr>
            <w:tcW w:w="1485" w:type="dxa"/>
          </w:tcPr>
          <w:p w14:paraId="373E367F"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最高优先级</w:t>
            </w:r>
          </w:p>
        </w:tc>
      </w:tr>
      <w:tr w:rsidR="00BB1734" w:rsidRPr="00703A0D" w14:paraId="1E67ACF2" w14:textId="77777777" w:rsidTr="00BB1734">
        <w:tc>
          <w:tcPr>
            <w:tcW w:w="1285" w:type="dxa"/>
            <w:tcBorders>
              <w:top w:val="single" w:sz="4" w:space="0" w:color="auto"/>
              <w:left w:val="single" w:sz="4" w:space="0" w:color="auto"/>
              <w:bottom w:val="single" w:sz="4" w:space="0" w:color="auto"/>
              <w:right w:val="single" w:sz="4" w:space="0" w:color="auto"/>
            </w:tcBorders>
          </w:tcPr>
          <w:p w14:paraId="36B0EBC9"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NO.2</w:t>
            </w:r>
          </w:p>
        </w:tc>
        <w:tc>
          <w:tcPr>
            <w:tcW w:w="1470" w:type="dxa"/>
            <w:tcBorders>
              <w:top w:val="single" w:sz="4" w:space="0" w:color="auto"/>
              <w:left w:val="single" w:sz="4" w:space="0" w:color="auto"/>
              <w:bottom w:val="single" w:sz="4" w:space="0" w:color="auto"/>
              <w:right w:val="single" w:sz="4" w:space="0" w:color="auto"/>
            </w:tcBorders>
          </w:tcPr>
          <w:p w14:paraId="3C525D41" w14:textId="77777777" w:rsidR="00BB1734" w:rsidRPr="00703A0D" w:rsidRDefault="00BB1734" w:rsidP="00401CCB">
            <w:pPr>
              <w:widowControl w:val="0"/>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14:paraId="3ED05B48" w14:textId="16969ADC" w:rsidR="00BB1734" w:rsidRPr="00703A0D" w:rsidRDefault="00370431" w:rsidP="00401CCB">
            <w:pPr>
              <w:widowControl w:val="0"/>
              <w:spacing w:line="460" w:lineRule="exact"/>
              <w:jc w:val="center"/>
              <w:rPr>
                <w:rFonts w:ascii="宋体" w:hAnsi="宋体"/>
                <w:szCs w:val="20"/>
              </w:rPr>
            </w:pPr>
            <w:r>
              <w:rPr>
                <w:rFonts w:ascii="宋体" w:hAnsi="宋体" w:hint="eastAsia"/>
                <w:szCs w:val="20"/>
              </w:rPr>
              <w:t>JWT</w:t>
            </w:r>
            <w:r w:rsidR="00F217EE">
              <w:rPr>
                <w:rFonts w:ascii="宋体" w:hAnsi="宋体" w:hint="eastAsia"/>
                <w:szCs w:val="20"/>
              </w:rPr>
              <w:t>安全校验未深入提升安全性</w:t>
            </w:r>
          </w:p>
        </w:tc>
        <w:tc>
          <w:tcPr>
            <w:tcW w:w="1305" w:type="dxa"/>
            <w:tcBorders>
              <w:top w:val="single" w:sz="4" w:space="0" w:color="auto"/>
              <w:left w:val="single" w:sz="4" w:space="0" w:color="auto"/>
              <w:bottom w:val="single" w:sz="4" w:space="0" w:color="auto"/>
              <w:right w:val="single" w:sz="4" w:space="0" w:color="auto"/>
            </w:tcBorders>
          </w:tcPr>
          <w:p w14:paraId="5A4ABCBC"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00376180"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严重</w:t>
            </w:r>
          </w:p>
        </w:tc>
        <w:tc>
          <w:tcPr>
            <w:tcW w:w="1485" w:type="dxa"/>
            <w:tcBorders>
              <w:top w:val="single" w:sz="4" w:space="0" w:color="auto"/>
              <w:left w:val="single" w:sz="4" w:space="0" w:color="auto"/>
              <w:bottom w:val="single" w:sz="4" w:space="0" w:color="auto"/>
              <w:right w:val="single" w:sz="4" w:space="0" w:color="auto"/>
            </w:tcBorders>
          </w:tcPr>
          <w:p w14:paraId="67A41FDF"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高优先级</w:t>
            </w:r>
          </w:p>
        </w:tc>
      </w:tr>
      <w:tr w:rsidR="00BB1734" w:rsidRPr="00703A0D" w14:paraId="18866316" w14:textId="77777777" w:rsidTr="00BB1734">
        <w:tc>
          <w:tcPr>
            <w:tcW w:w="1285" w:type="dxa"/>
            <w:tcBorders>
              <w:top w:val="single" w:sz="4" w:space="0" w:color="auto"/>
              <w:left w:val="single" w:sz="4" w:space="0" w:color="auto"/>
              <w:bottom w:val="single" w:sz="4" w:space="0" w:color="auto"/>
              <w:right w:val="single" w:sz="4" w:space="0" w:color="auto"/>
            </w:tcBorders>
          </w:tcPr>
          <w:p w14:paraId="0A62763E"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NO.3</w:t>
            </w:r>
          </w:p>
        </w:tc>
        <w:tc>
          <w:tcPr>
            <w:tcW w:w="1470" w:type="dxa"/>
            <w:tcBorders>
              <w:top w:val="single" w:sz="4" w:space="0" w:color="auto"/>
              <w:left w:val="single" w:sz="4" w:space="0" w:color="auto"/>
              <w:bottom w:val="single" w:sz="4" w:space="0" w:color="auto"/>
              <w:right w:val="single" w:sz="4" w:space="0" w:color="auto"/>
            </w:tcBorders>
          </w:tcPr>
          <w:p w14:paraId="7E5ED015" w14:textId="77777777" w:rsidR="00BB1734" w:rsidRPr="00703A0D" w:rsidRDefault="00BB1734" w:rsidP="00401CCB">
            <w:pPr>
              <w:widowControl w:val="0"/>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14:paraId="1661B23D"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登录时密码可以是纯数字或密码</w:t>
            </w:r>
          </w:p>
        </w:tc>
        <w:tc>
          <w:tcPr>
            <w:tcW w:w="1305" w:type="dxa"/>
            <w:tcBorders>
              <w:top w:val="single" w:sz="4" w:space="0" w:color="auto"/>
              <w:left w:val="single" w:sz="4" w:space="0" w:color="auto"/>
              <w:bottom w:val="single" w:sz="4" w:space="0" w:color="auto"/>
              <w:right w:val="single" w:sz="4" w:space="0" w:color="auto"/>
            </w:tcBorders>
          </w:tcPr>
          <w:p w14:paraId="3CFF8455"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3184973B"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14:paraId="46AA90EB"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中优先级</w:t>
            </w:r>
          </w:p>
        </w:tc>
      </w:tr>
      <w:tr w:rsidR="00BB1734" w:rsidRPr="00703A0D" w14:paraId="77BF62A6" w14:textId="77777777" w:rsidTr="00BB1734">
        <w:tc>
          <w:tcPr>
            <w:tcW w:w="1285" w:type="dxa"/>
            <w:tcBorders>
              <w:top w:val="single" w:sz="4" w:space="0" w:color="auto"/>
              <w:left w:val="single" w:sz="4" w:space="0" w:color="auto"/>
              <w:bottom w:val="single" w:sz="4" w:space="0" w:color="auto"/>
              <w:right w:val="single" w:sz="4" w:space="0" w:color="auto"/>
            </w:tcBorders>
          </w:tcPr>
          <w:p w14:paraId="7694030E"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NO.4</w:t>
            </w:r>
          </w:p>
        </w:tc>
        <w:tc>
          <w:tcPr>
            <w:tcW w:w="1470" w:type="dxa"/>
            <w:tcBorders>
              <w:top w:val="single" w:sz="4" w:space="0" w:color="auto"/>
              <w:left w:val="single" w:sz="4" w:space="0" w:color="auto"/>
              <w:bottom w:val="single" w:sz="4" w:space="0" w:color="auto"/>
              <w:right w:val="single" w:sz="4" w:space="0" w:color="auto"/>
            </w:tcBorders>
          </w:tcPr>
          <w:p w14:paraId="2746158A" w14:textId="77777777" w:rsidR="00BB1734" w:rsidRPr="00703A0D" w:rsidRDefault="00BB1734" w:rsidP="00401CCB">
            <w:pPr>
              <w:widowControl w:val="0"/>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14:paraId="46B526E0"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密码可以少于</w:t>
            </w:r>
            <w:r w:rsidRPr="00703A0D">
              <w:rPr>
                <w:rFonts w:ascii="宋体" w:hAnsi="宋体" w:hint="eastAsia"/>
                <w:szCs w:val="20"/>
              </w:rPr>
              <w:t>6</w:t>
            </w:r>
            <w:r w:rsidRPr="00703A0D">
              <w:rPr>
                <w:rFonts w:ascii="宋体" w:hAnsi="宋体" w:hint="eastAsia"/>
                <w:szCs w:val="20"/>
              </w:rPr>
              <w:t>位</w:t>
            </w:r>
          </w:p>
        </w:tc>
        <w:tc>
          <w:tcPr>
            <w:tcW w:w="1305" w:type="dxa"/>
            <w:tcBorders>
              <w:top w:val="single" w:sz="4" w:space="0" w:color="auto"/>
              <w:left w:val="single" w:sz="4" w:space="0" w:color="auto"/>
              <w:bottom w:val="single" w:sz="4" w:space="0" w:color="auto"/>
              <w:right w:val="single" w:sz="4" w:space="0" w:color="auto"/>
            </w:tcBorders>
          </w:tcPr>
          <w:p w14:paraId="2EA12DC0"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7864F870"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14:paraId="549BCAC9"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中优先级</w:t>
            </w:r>
          </w:p>
        </w:tc>
      </w:tr>
      <w:tr w:rsidR="00BB1734" w:rsidRPr="00703A0D" w14:paraId="72D74B44" w14:textId="77777777" w:rsidTr="00BB1734">
        <w:tc>
          <w:tcPr>
            <w:tcW w:w="1285" w:type="dxa"/>
            <w:tcBorders>
              <w:top w:val="single" w:sz="4" w:space="0" w:color="auto"/>
              <w:left w:val="single" w:sz="4" w:space="0" w:color="auto"/>
              <w:bottom w:val="single" w:sz="4" w:space="0" w:color="auto"/>
              <w:right w:val="single" w:sz="4" w:space="0" w:color="auto"/>
            </w:tcBorders>
          </w:tcPr>
          <w:p w14:paraId="04386E26"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NO.5</w:t>
            </w:r>
          </w:p>
        </w:tc>
        <w:tc>
          <w:tcPr>
            <w:tcW w:w="1470" w:type="dxa"/>
            <w:tcBorders>
              <w:top w:val="single" w:sz="4" w:space="0" w:color="auto"/>
              <w:left w:val="single" w:sz="4" w:space="0" w:color="auto"/>
              <w:bottom w:val="single" w:sz="4" w:space="0" w:color="auto"/>
              <w:right w:val="single" w:sz="4" w:space="0" w:color="auto"/>
            </w:tcBorders>
          </w:tcPr>
          <w:p w14:paraId="03E65464" w14:textId="0905336F" w:rsidR="00BB1734" w:rsidRPr="00703A0D" w:rsidRDefault="00FE6A21" w:rsidP="00401CCB">
            <w:pPr>
              <w:widowControl w:val="0"/>
              <w:spacing w:line="460" w:lineRule="exact"/>
              <w:jc w:val="center"/>
              <w:rPr>
                <w:rFonts w:ascii="宋体" w:hAnsi="宋体" w:cs="宋体"/>
              </w:rPr>
            </w:pPr>
            <w:r>
              <w:rPr>
                <w:rFonts w:ascii="宋体" w:hAnsi="宋体" w:cs="宋体" w:hint="eastAsia"/>
              </w:rPr>
              <w:t>列表模块</w:t>
            </w:r>
          </w:p>
        </w:tc>
        <w:tc>
          <w:tcPr>
            <w:tcW w:w="2085" w:type="dxa"/>
            <w:tcBorders>
              <w:top w:val="single" w:sz="4" w:space="0" w:color="auto"/>
              <w:left w:val="single" w:sz="4" w:space="0" w:color="auto"/>
              <w:bottom w:val="single" w:sz="4" w:space="0" w:color="auto"/>
              <w:right w:val="single" w:sz="4" w:space="0" w:color="auto"/>
            </w:tcBorders>
          </w:tcPr>
          <w:p w14:paraId="364036BA" w14:textId="46D485AA" w:rsidR="00BB1734" w:rsidRPr="00703A0D" w:rsidRDefault="00FE6A21" w:rsidP="00401CCB">
            <w:pPr>
              <w:widowControl w:val="0"/>
              <w:spacing w:line="460" w:lineRule="exact"/>
              <w:jc w:val="center"/>
              <w:rPr>
                <w:rFonts w:ascii="宋体" w:hAnsi="宋体"/>
                <w:szCs w:val="20"/>
              </w:rPr>
            </w:pPr>
            <w:r>
              <w:rPr>
                <w:rFonts w:ascii="宋体" w:hAnsi="宋体" w:hint="eastAsia"/>
                <w:szCs w:val="20"/>
              </w:rPr>
              <w:t>分页查询</w:t>
            </w:r>
            <w:r w:rsidR="00370431">
              <w:rPr>
                <w:rFonts w:ascii="宋体" w:hAnsi="宋体" w:hint="eastAsia"/>
                <w:szCs w:val="20"/>
              </w:rPr>
              <w:t>条件未被记录下来</w:t>
            </w:r>
          </w:p>
        </w:tc>
        <w:tc>
          <w:tcPr>
            <w:tcW w:w="1305" w:type="dxa"/>
            <w:tcBorders>
              <w:top w:val="single" w:sz="4" w:space="0" w:color="auto"/>
              <w:left w:val="single" w:sz="4" w:space="0" w:color="auto"/>
              <w:bottom w:val="single" w:sz="4" w:space="0" w:color="auto"/>
              <w:right w:val="single" w:sz="4" w:space="0" w:color="auto"/>
            </w:tcBorders>
          </w:tcPr>
          <w:p w14:paraId="58805277"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4DE8715A"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14:paraId="69516687"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中优先级</w:t>
            </w:r>
          </w:p>
        </w:tc>
      </w:tr>
      <w:tr w:rsidR="00BB1734" w:rsidRPr="00703A0D" w14:paraId="0D078A4C" w14:textId="77777777" w:rsidTr="00BB1734">
        <w:tc>
          <w:tcPr>
            <w:tcW w:w="1285" w:type="dxa"/>
            <w:tcBorders>
              <w:top w:val="single" w:sz="4" w:space="0" w:color="auto"/>
              <w:left w:val="single" w:sz="4" w:space="0" w:color="auto"/>
              <w:bottom w:val="single" w:sz="4" w:space="0" w:color="auto"/>
              <w:right w:val="single" w:sz="4" w:space="0" w:color="auto"/>
            </w:tcBorders>
          </w:tcPr>
          <w:p w14:paraId="486F6411"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NO.6</w:t>
            </w:r>
          </w:p>
        </w:tc>
        <w:tc>
          <w:tcPr>
            <w:tcW w:w="1470" w:type="dxa"/>
            <w:tcBorders>
              <w:top w:val="single" w:sz="4" w:space="0" w:color="auto"/>
              <w:left w:val="single" w:sz="4" w:space="0" w:color="auto"/>
              <w:bottom w:val="single" w:sz="4" w:space="0" w:color="auto"/>
              <w:right w:val="single" w:sz="4" w:space="0" w:color="auto"/>
            </w:tcBorders>
          </w:tcPr>
          <w:p w14:paraId="745EBD75" w14:textId="77467E72" w:rsidR="00BB1734" w:rsidRPr="00703A0D" w:rsidRDefault="00FE6A21" w:rsidP="00401CCB">
            <w:pPr>
              <w:widowControl w:val="0"/>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14:paraId="7197372C" w14:textId="0B3F6FCD" w:rsidR="00BB1734" w:rsidRPr="00703A0D" w:rsidRDefault="00370431" w:rsidP="00401CCB">
            <w:pPr>
              <w:widowControl w:val="0"/>
              <w:spacing w:line="460" w:lineRule="exact"/>
              <w:jc w:val="center"/>
              <w:rPr>
                <w:rFonts w:ascii="宋体" w:hAnsi="宋体"/>
                <w:szCs w:val="20"/>
              </w:rPr>
            </w:pPr>
            <w:r>
              <w:rPr>
                <w:rFonts w:ascii="宋体" w:hAnsi="宋体" w:hint="eastAsia"/>
                <w:szCs w:val="20"/>
              </w:rPr>
              <w:t>并未实际给学生时事通知</w:t>
            </w:r>
          </w:p>
        </w:tc>
        <w:tc>
          <w:tcPr>
            <w:tcW w:w="1305" w:type="dxa"/>
            <w:tcBorders>
              <w:top w:val="single" w:sz="4" w:space="0" w:color="auto"/>
              <w:left w:val="single" w:sz="4" w:space="0" w:color="auto"/>
              <w:bottom w:val="single" w:sz="4" w:space="0" w:color="auto"/>
              <w:right w:val="single" w:sz="4" w:space="0" w:color="auto"/>
            </w:tcBorders>
          </w:tcPr>
          <w:p w14:paraId="512C94FC"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365C6715"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14:paraId="11EB5AD0" w14:textId="77777777" w:rsidR="00BB1734" w:rsidRPr="00703A0D" w:rsidRDefault="00BB1734" w:rsidP="00401CCB">
            <w:pPr>
              <w:widowControl w:val="0"/>
              <w:spacing w:line="460" w:lineRule="exact"/>
              <w:jc w:val="center"/>
              <w:rPr>
                <w:rFonts w:ascii="宋体" w:hAnsi="宋体"/>
                <w:szCs w:val="20"/>
              </w:rPr>
            </w:pPr>
            <w:r w:rsidRPr="00703A0D">
              <w:rPr>
                <w:rFonts w:ascii="宋体" w:hAnsi="宋体" w:hint="eastAsia"/>
                <w:szCs w:val="20"/>
              </w:rPr>
              <w:t>低优先级</w:t>
            </w:r>
          </w:p>
        </w:tc>
      </w:tr>
      <w:tr w:rsidR="00D7751C" w:rsidRPr="00703A0D" w14:paraId="122E6F84" w14:textId="77777777" w:rsidTr="00BB1734">
        <w:tc>
          <w:tcPr>
            <w:tcW w:w="1285" w:type="dxa"/>
            <w:tcBorders>
              <w:top w:val="single" w:sz="4" w:space="0" w:color="auto"/>
              <w:left w:val="single" w:sz="4" w:space="0" w:color="auto"/>
              <w:bottom w:val="single" w:sz="4" w:space="0" w:color="auto"/>
              <w:right w:val="single" w:sz="4" w:space="0" w:color="auto"/>
            </w:tcBorders>
          </w:tcPr>
          <w:p w14:paraId="0C47B047" w14:textId="5790959B" w:rsidR="00D7751C" w:rsidRPr="00703A0D" w:rsidRDefault="00AF5EF7" w:rsidP="00401CCB">
            <w:pPr>
              <w:widowControl w:val="0"/>
              <w:spacing w:line="460" w:lineRule="exact"/>
              <w:jc w:val="center"/>
              <w:rPr>
                <w:rFonts w:ascii="宋体" w:hAnsi="宋体"/>
                <w:szCs w:val="20"/>
              </w:rPr>
            </w:pPr>
            <w:r>
              <w:rPr>
                <w:rFonts w:ascii="宋体" w:hAnsi="宋体" w:hint="eastAsia"/>
                <w:szCs w:val="20"/>
              </w:rPr>
              <w:t>No</w:t>
            </w:r>
            <w:r>
              <w:rPr>
                <w:rFonts w:ascii="宋体" w:hAnsi="宋体"/>
                <w:szCs w:val="20"/>
              </w:rPr>
              <w:t>.7</w:t>
            </w:r>
          </w:p>
        </w:tc>
        <w:tc>
          <w:tcPr>
            <w:tcW w:w="1470" w:type="dxa"/>
            <w:tcBorders>
              <w:top w:val="single" w:sz="4" w:space="0" w:color="auto"/>
              <w:left w:val="single" w:sz="4" w:space="0" w:color="auto"/>
              <w:bottom w:val="single" w:sz="4" w:space="0" w:color="auto"/>
              <w:right w:val="single" w:sz="4" w:space="0" w:color="auto"/>
            </w:tcBorders>
          </w:tcPr>
          <w:p w14:paraId="35425223" w14:textId="533D552B" w:rsidR="00D7751C" w:rsidRDefault="00FE6A21" w:rsidP="00401CCB">
            <w:pPr>
              <w:widowControl w:val="0"/>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14:paraId="4C55CC7D" w14:textId="652B1D89" w:rsidR="00D7751C" w:rsidRDefault="00FE6A21" w:rsidP="00401CCB">
            <w:pPr>
              <w:widowControl w:val="0"/>
              <w:spacing w:line="460" w:lineRule="exact"/>
              <w:jc w:val="center"/>
              <w:rPr>
                <w:rFonts w:ascii="宋体" w:hAnsi="宋体"/>
                <w:szCs w:val="20"/>
              </w:rPr>
            </w:pPr>
            <w:r>
              <w:rPr>
                <w:rFonts w:ascii="宋体" w:hAnsi="宋体" w:hint="eastAsia"/>
                <w:szCs w:val="20"/>
              </w:rPr>
              <w:t>新生信息录取专业代码未转义</w:t>
            </w:r>
          </w:p>
        </w:tc>
        <w:tc>
          <w:tcPr>
            <w:tcW w:w="1305" w:type="dxa"/>
            <w:tcBorders>
              <w:top w:val="single" w:sz="4" w:space="0" w:color="auto"/>
              <w:left w:val="single" w:sz="4" w:space="0" w:color="auto"/>
              <w:bottom w:val="single" w:sz="4" w:space="0" w:color="auto"/>
              <w:right w:val="single" w:sz="4" w:space="0" w:color="auto"/>
            </w:tcBorders>
          </w:tcPr>
          <w:p w14:paraId="1292A959" w14:textId="61C12614" w:rsidR="00D7751C" w:rsidRPr="00703A0D" w:rsidRDefault="004D37C8" w:rsidP="00401CCB">
            <w:pPr>
              <w:widowControl w:val="0"/>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14:paraId="1F777388" w14:textId="7E8BF007" w:rsidR="00D7751C" w:rsidRPr="00703A0D" w:rsidRDefault="004D37C8" w:rsidP="00401CCB">
            <w:pPr>
              <w:widowControl w:val="0"/>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14:paraId="4497E4B9" w14:textId="39075037" w:rsidR="00D7751C" w:rsidRPr="00703A0D" w:rsidRDefault="004D37C8" w:rsidP="00401CCB">
            <w:pPr>
              <w:widowControl w:val="0"/>
              <w:spacing w:line="460" w:lineRule="exact"/>
              <w:jc w:val="center"/>
              <w:rPr>
                <w:rFonts w:ascii="宋体" w:hAnsi="宋体"/>
                <w:szCs w:val="20"/>
              </w:rPr>
            </w:pPr>
            <w:r w:rsidRPr="00703A0D">
              <w:rPr>
                <w:rFonts w:ascii="宋体" w:hAnsi="宋体" w:hint="eastAsia"/>
                <w:szCs w:val="20"/>
              </w:rPr>
              <w:t>低优先级</w:t>
            </w:r>
          </w:p>
        </w:tc>
      </w:tr>
    </w:tbl>
    <w:p w14:paraId="7601D56A" w14:textId="77777777" w:rsidR="001A45D7" w:rsidRPr="001A45D7" w:rsidRDefault="001A45D7" w:rsidP="00224B9C">
      <w:pPr>
        <w:spacing w:line="460" w:lineRule="exact"/>
        <w:ind w:firstLine="420"/>
        <w:rPr>
          <w:rFonts w:ascii="宋体" w:eastAsia="宋体" w:hAnsi="宋体"/>
          <w:sz w:val="24"/>
          <w:szCs w:val="24"/>
        </w:rPr>
      </w:pPr>
    </w:p>
    <w:p w14:paraId="12B1A3AF" w14:textId="1B126F4B" w:rsidR="00FE6AB3" w:rsidRDefault="004D0586" w:rsidP="005F2EB8">
      <w:pPr>
        <w:pStyle w:val="3"/>
        <w:numPr>
          <w:ilvl w:val="2"/>
          <w:numId w:val="20"/>
        </w:numPr>
      </w:pPr>
      <w:bookmarkStart w:id="239" w:name="_Toc510169464"/>
      <w:r>
        <w:rPr>
          <w:rFonts w:hint="eastAsia"/>
        </w:rPr>
        <w:t>建议</w:t>
      </w:r>
      <w:bookmarkEnd w:id="239"/>
    </w:p>
    <w:p w14:paraId="7791343D" w14:textId="299A6F4B" w:rsidR="0020217B" w:rsidRPr="0020217B" w:rsidRDefault="0020217B" w:rsidP="0020217B">
      <w:pPr>
        <w:spacing w:line="460" w:lineRule="exact"/>
        <w:ind w:firstLine="420"/>
        <w:rPr>
          <w:rFonts w:ascii="宋体" w:eastAsia="宋体" w:hAnsi="宋体"/>
          <w:sz w:val="24"/>
          <w:szCs w:val="24"/>
        </w:rPr>
      </w:pPr>
      <w:r w:rsidRPr="0020217B">
        <w:rPr>
          <w:rFonts w:ascii="宋体" w:eastAsia="宋体" w:hAnsi="宋体" w:hint="eastAsia"/>
          <w:sz w:val="24"/>
          <w:szCs w:val="24"/>
        </w:rPr>
        <w:t>在经过测试用例进行整个</w:t>
      </w:r>
      <w:r w:rsidR="008E0561">
        <w:rPr>
          <w:rFonts w:ascii="宋体" w:eastAsia="宋体" w:hAnsi="宋体" w:hint="eastAsia"/>
          <w:sz w:val="24"/>
          <w:szCs w:val="24"/>
        </w:rPr>
        <w:t>系统</w:t>
      </w:r>
      <w:r w:rsidRPr="0020217B">
        <w:rPr>
          <w:rFonts w:ascii="宋体" w:eastAsia="宋体" w:hAnsi="宋体" w:hint="eastAsia"/>
          <w:sz w:val="24"/>
          <w:szCs w:val="24"/>
        </w:rPr>
        <w:t>的测试后，将已发现的缺陷整理成表</w:t>
      </w:r>
      <w:r w:rsidR="00AC7471">
        <w:rPr>
          <w:rFonts w:ascii="宋体" w:eastAsia="宋体" w:hAnsi="宋体"/>
          <w:sz w:val="24"/>
          <w:szCs w:val="24"/>
        </w:rPr>
        <w:t>17</w:t>
      </w:r>
      <w:r w:rsidRPr="0020217B">
        <w:rPr>
          <w:rFonts w:ascii="宋体" w:eastAsia="宋体" w:hAnsi="宋体" w:hint="eastAsia"/>
          <w:sz w:val="24"/>
          <w:szCs w:val="24"/>
        </w:rPr>
        <w:t>，并针对性的对各个缺陷进行了修复。</w:t>
      </w:r>
    </w:p>
    <w:p w14:paraId="2D4454BB" w14:textId="77777777" w:rsidR="0020217B" w:rsidRPr="0020217B" w:rsidRDefault="0020217B" w:rsidP="0020217B"/>
    <w:p w14:paraId="152F0747" w14:textId="7C5125B6" w:rsidR="004D0586" w:rsidRPr="00C10BA3" w:rsidRDefault="004D0586" w:rsidP="005F2EB8">
      <w:pPr>
        <w:pStyle w:val="3"/>
        <w:numPr>
          <w:ilvl w:val="2"/>
          <w:numId w:val="20"/>
        </w:numPr>
      </w:pPr>
      <w:bookmarkStart w:id="240" w:name="_Toc510169465"/>
      <w:r>
        <w:rPr>
          <w:rFonts w:hint="eastAsia"/>
        </w:rPr>
        <w:t>测试总结</w:t>
      </w:r>
      <w:bookmarkEnd w:id="240"/>
    </w:p>
    <w:p w14:paraId="66630EE3" w14:textId="2FB6FCE7" w:rsidR="00B05157" w:rsidRDefault="00B05157" w:rsidP="0051177D">
      <w:pPr>
        <w:spacing w:line="4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由测试用例分析可知，在对系统</w:t>
      </w:r>
      <w:r w:rsidR="00C7009B">
        <w:rPr>
          <w:rFonts w:ascii="宋体" w:eastAsia="宋体" w:hAnsi="宋体" w:hint="eastAsia"/>
          <w:sz w:val="24"/>
          <w:szCs w:val="24"/>
        </w:rPr>
        <w:t>主要功能模块进行测试时，验证结果为学院招生管理系统的关键功能已经实现并符合实际的招生需求。但由于研发实现的时间仓促，并且对招生涉及的复杂业务并未深入剖解，至此，该学院招生管理系统仍存在</w:t>
      </w:r>
      <w:r w:rsidR="00C7009B">
        <w:rPr>
          <w:rFonts w:ascii="宋体" w:eastAsia="宋体" w:hAnsi="宋体" w:hint="eastAsia"/>
          <w:sz w:val="24"/>
          <w:szCs w:val="24"/>
        </w:rPr>
        <w:lastRenderedPageBreak/>
        <w:t>许多缺陷，如体验性不足等。</w:t>
      </w:r>
      <w:r w:rsidR="00E27A24">
        <w:rPr>
          <w:rFonts w:ascii="宋体" w:eastAsia="宋体" w:hAnsi="宋体" w:hint="eastAsia"/>
          <w:sz w:val="24"/>
          <w:szCs w:val="24"/>
        </w:rPr>
        <w:t>修复存在的缺陷将在后续的工作内容中将成为主要工作及实现目标。</w:t>
      </w:r>
    </w:p>
    <w:p w14:paraId="48AC7317" w14:textId="096A809C" w:rsidR="009379E0" w:rsidRDefault="009379E0" w:rsidP="009379E0">
      <w:pPr>
        <w:pStyle w:val="2"/>
        <w:numPr>
          <w:ilvl w:val="1"/>
          <w:numId w:val="9"/>
        </w:numPr>
      </w:pPr>
      <w:bookmarkStart w:id="241" w:name="_Toc510169466"/>
      <w:r>
        <w:rPr>
          <w:rFonts w:hint="eastAsia"/>
        </w:rPr>
        <w:t>本章</w:t>
      </w:r>
      <w:r w:rsidR="00686D94">
        <w:rPr>
          <w:rFonts w:hint="eastAsia"/>
        </w:rPr>
        <w:t>小结</w:t>
      </w:r>
      <w:bookmarkEnd w:id="241"/>
    </w:p>
    <w:p w14:paraId="1A10E603" w14:textId="01376A19" w:rsidR="002F5DC2" w:rsidRPr="0051177D" w:rsidRDefault="009C0D18" w:rsidP="0076395D">
      <w:pPr>
        <w:spacing w:line="460" w:lineRule="exact"/>
        <w:ind w:firstLine="420"/>
        <w:rPr>
          <w:rFonts w:ascii="宋体" w:eastAsia="宋体" w:hAnsi="宋体"/>
          <w:sz w:val="24"/>
          <w:szCs w:val="24"/>
        </w:rPr>
      </w:pPr>
      <w:r w:rsidRPr="0076395D">
        <w:rPr>
          <w:rFonts w:ascii="宋体" w:eastAsia="宋体" w:hAnsi="宋体" w:hint="eastAsia"/>
          <w:sz w:val="24"/>
          <w:szCs w:val="24"/>
        </w:rPr>
        <w:t>本章主要对系统进行测试，针对每个模块编写测试用例，验证其结果。分析测试结果并对结果进行评估和总结。</w:t>
      </w:r>
    </w:p>
    <w:p w14:paraId="112B9193" w14:textId="151DF023" w:rsidR="009939D5" w:rsidRDefault="00EB693D" w:rsidP="00A76B96">
      <w:pPr>
        <w:pStyle w:val="1"/>
      </w:pPr>
      <w:r>
        <w:rPr>
          <w:rFonts w:hint="eastAsia"/>
        </w:rPr>
        <w:t xml:space="preserve"> </w:t>
      </w:r>
      <w:bookmarkStart w:id="242" w:name="_Toc510169467"/>
      <w:r w:rsidR="009939D5">
        <w:rPr>
          <w:rFonts w:hint="eastAsia"/>
        </w:rPr>
        <w:t>总结</w:t>
      </w:r>
      <w:r>
        <w:rPr>
          <w:rFonts w:hint="eastAsia"/>
        </w:rPr>
        <w:t>与展望</w:t>
      </w:r>
      <w:bookmarkEnd w:id="242"/>
    </w:p>
    <w:p w14:paraId="05D97115" w14:textId="77777777" w:rsidR="00BC55DA" w:rsidRPr="00BC55DA" w:rsidRDefault="00BC55DA" w:rsidP="00D847EC">
      <w:pPr>
        <w:pStyle w:val="a7"/>
        <w:keepNext/>
        <w:keepLines/>
        <w:numPr>
          <w:ilvl w:val="0"/>
          <w:numId w:val="9"/>
        </w:numPr>
        <w:spacing w:before="260" w:after="260" w:line="540" w:lineRule="exact"/>
        <w:ind w:firstLineChars="0"/>
        <w:outlineLvl w:val="1"/>
        <w:rPr>
          <w:rFonts w:asciiTheme="majorHAnsi" w:eastAsia="黑体" w:hAnsiTheme="majorHAnsi" w:cstheme="majorBidi"/>
          <w:b/>
          <w:bCs/>
          <w:vanish/>
          <w:spacing w:val="4"/>
          <w:sz w:val="24"/>
          <w:szCs w:val="32"/>
        </w:rPr>
      </w:pPr>
      <w:bookmarkStart w:id="243" w:name="_Toc509779794"/>
      <w:bookmarkStart w:id="244" w:name="_Toc509961806"/>
      <w:bookmarkStart w:id="245" w:name="_Toc510132821"/>
      <w:bookmarkStart w:id="246" w:name="_Toc510169468"/>
      <w:bookmarkEnd w:id="243"/>
      <w:bookmarkEnd w:id="244"/>
      <w:bookmarkEnd w:id="245"/>
      <w:bookmarkEnd w:id="246"/>
    </w:p>
    <w:p w14:paraId="00E47B1C" w14:textId="7EA04C5E" w:rsidR="00830CFA" w:rsidRDefault="00830CFA" w:rsidP="00D847EC">
      <w:pPr>
        <w:pStyle w:val="2"/>
        <w:numPr>
          <w:ilvl w:val="1"/>
          <w:numId w:val="9"/>
        </w:numPr>
      </w:pPr>
      <w:bookmarkStart w:id="247" w:name="_Toc510169469"/>
      <w:r>
        <w:rPr>
          <w:rFonts w:hint="eastAsia"/>
        </w:rPr>
        <w:t>总结</w:t>
      </w:r>
      <w:bookmarkEnd w:id="247"/>
    </w:p>
    <w:p w14:paraId="09801A9A" w14:textId="7BA5E10F" w:rsidR="005443A1" w:rsidRDefault="00AE5EB3" w:rsidP="00A941DE">
      <w:pPr>
        <w:spacing w:line="460" w:lineRule="exact"/>
        <w:ind w:firstLine="420"/>
        <w:rPr>
          <w:rFonts w:ascii="宋体" w:eastAsia="宋体" w:hAnsi="宋体"/>
          <w:sz w:val="24"/>
          <w:szCs w:val="24"/>
        </w:rPr>
      </w:pPr>
      <w:r>
        <w:rPr>
          <w:rFonts w:ascii="宋体" w:eastAsia="宋体" w:hAnsi="宋体" w:hint="eastAsia"/>
          <w:sz w:val="24"/>
          <w:szCs w:val="24"/>
        </w:rPr>
        <w:t>计算机高新技术与信息化建设在当今社会</w:t>
      </w:r>
      <w:r w:rsidR="00C43692">
        <w:rPr>
          <w:rFonts w:ascii="宋体" w:eastAsia="宋体" w:hAnsi="宋体" w:hint="eastAsia"/>
          <w:sz w:val="24"/>
          <w:szCs w:val="24"/>
        </w:rPr>
        <w:t>已经成为</w:t>
      </w:r>
      <w:r w:rsidR="001B4BF3">
        <w:rPr>
          <w:rFonts w:ascii="宋体" w:eastAsia="宋体" w:hAnsi="宋体" w:hint="eastAsia"/>
          <w:sz w:val="24"/>
          <w:szCs w:val="24"/>
        </w:rPr>
        <w:t>各行各业</w:t>
      </w:r>
      <w:r w:rsidR="00C43692">
        <w:rPr>
          <w:rFonts w:ascii="宋体" w:eastAsia="宋体" w:hAnsi="宋体" w:hint="eastAsia"/>
          <w:sz w:val="24"/>
          <w:szCs w:val="24"/>
        </w:rPr>
        <w:t>炙手可热的新兴技术</w:t>
      </w:r>
      <w:r w:rsidR="00794D00">
        <w:rPr>
          <w:rFonts w:ascii="宋体" w:eastAsia="宋体" w:hAnsi="宋体" w:hint="eastAsia"/>
          <w:sz w:val="24"/>
          <w:szCs w:val="24"/>
        </w:rPr>
        <w:t>。</w:t>
      </w:r>
      <w:r w:rsidR="004C50C2">
        <w:rPr>
          <w:rFonts w:ascii="宋体" w:eastAsia="宋体" w:hAnsi="宋体" w:hint="eastAsia"/>
          <w:sz w:val="24"/>
          <w:szCs w:val="24"/>
        </w:rPr>
        <w:t>国内绝大多数学院现已普遍执行推进高新技术与信息化建设进程，在不远未来，</w:t>
      </w:r>
      <w:r w:rsidR="00F5506F">
        <w:rPr>
          <w:rFonts w:ascii="宋体" w:eastAsia="宋体" w:hAnsi="宋体" w:hint="eastAsia"/>
          <w:sz w:val="24"/>
          <w:szCs w:val="24"/>
        </w:rPr>
        <w:t>随着招生管理被视为重要研究对象，</w:t>
      </w:r>
      <w:r w:rsidR="004C50C2">
        <w:rPr>
          <w:rFonts w:ascii="宋体" w:eastAsia="宋体" w:hAnsi="宋体" w:hint="eastAsia"/>
          <w:sz w:val="24"/>
          <w:szCs w:val="24"/>
        </w:rPr>
        <w:t>招生管理系统的研究革新水平必然会取得突破。</w:t>
      </w:r>
      <w:r w:rsidR="00F5506F">
        <w:rPr>
          <w:rFonts w:ascii="宋体" w:eastAsia="宋体" w:hAnsi="宋体" w:hint="eastAsia"/>
          <w:sz w:val="24"/>
          <w:szCs w:val="24"/>
        </w:rPr>
        <w:t>但研发设计的过程是漫长且复杂的，</w:t>
      </w:r>
      <w:r w:rsidR="00B81DCF">
        <w:rPr>
          <w:rFonts w:ascii="宋体" w:eastAsia="宋体" w:hAnsi="宋体" w:hint="eastAsia"/>
          <w:sz w:val="24"/>
          <w:szCs w:val="24"/>
        </w:rPr>
        <w:t>本课题就开发满足广州大学华软软件学院招生办实际需求，展开分析与探究。</w:t>
      </w:r>
    </w:p>
    <w:p w14:paraId="5438EAFD" w14:textId="230FB4BB" w:rsidR="009939D5" w:rsidRPr="00A941DE" w:rsidRDefault="009939D5" w:rsidP="00A941DE">
      <w:pPr>
        <w:spacing w:line="460" w:lineRule="exact"/>
        <w:rPr>
          <w:rFonts w:ascii="宋体" w:eastAsia="宋体" w:hAnsi="宋体"/>
          <w:sz w:val="24"/>
          <w:szCs w:val="24"/>
        </w:rPr>
      </w:pPr>
      <w:r w:rsidRPr="00A941DE">
        <w:rPr>
          <w:rFonts w:ascii="宋体" w:eastAsia="宋体" w:hAnsi="宋体"/>
          <w:sz w:val="24"/>
          <w:szCs w:val="24"/>
        </w:rPr>
        <w:tab/>
      </w:r>
      <w:r w:rsidR="00400D80">
        <w:rPr>
          <w:rFonts w:ascii="宋体" w:eastAsia="宋体" w:hAnsi="宋体" w:hint="eastAsia"/>
          <w:sz w:val="24"/>
          <w:szCs w:val="24"/>
        </w:rPr>
        <w:t>（1）</w:t>
      </w:r>
      <w:r w:rsidRPr="00A941DE">
        <w:rPr>
          <w:rFonts w:ascii="宋体" w:eastAsia="宋体" w:hAnsi="宋体" w:hint="eastAsia"/>
          <w:sz w:val="24"/>
          <w:szCs w:val="24"/>
        </w:rPr>
        <w:t>本文所研究的内容和工作有：</w:t>
      </w:r>
    </w:p>
    <w:p w14:paraId="6F9DF320" w14:textId="5793D12D" w:rsidR="001A4E81" w:rsidRDefault="001A4E81" w:rsidP="007E2650">
      <w:pPr>
        <w:spacing w:line="460" w:lineRule="exact"/>
        <w:ind w:firstLine="420"/>
        <w:rPr>
          <w:rFonts w:ascii="宋体" w:eastAsia="宋体" w:hAnsi="宋体"/>
          <w:sz w:val="24"/>
          <w:szCs w:val="24"/>
        </w:rPr>
      </w:pPr>
      <w:r>
        <w:rPr>
          <w:rFonts w:ascii="宋体" w:eastAsia="宋体" w:hAnsi="宋体" w:hint="eastAsia"/>
          <w:sz w:val="24"/>
          <w:szCs w:val="24"/>
        </w:rPr>
        <w:t>本课题来源于广州大学华软软件学院</w:t>
      </w:r>
      <w:r w:rsidR="00FA08BC">
        <w:rPr>
          <w:rFonts w:ascii="宋体" w:eastAsia="宋体" w:hAnsi="宋体" w:hint="eastAsia"/>
          <w:sz w:val="24"/>
          <w:szCs w:val="24"/>
        </w:rPr>
        <w:t>，在本论文开始阶段首先对所使用的技术进行简单阐述</w:t>
      </w:r>
      <w:r w:rsidR="00EA1DA8">
        <w:rPr>
          <w:rFonts w:ascii="宋体" w:eastAsia="宋体" w:hAnsi="宋体" w:hint="eastAsia"/>
          <w:sz w:val="24"/>
          <w:szCs w:val="24"/>
        </w:rPr>
        <w:t>，包括J2EE开发框架</w:t>
      </w:r>
      <w:r w:rsidR="00B55FE7">
        <w:rPr>
          <w:rFonts w:ascii="宋体" w:eastAsia="宋体" w:hAnsi="宋体" w:hint="eastAsia"/>
          <w:sz w:val="24"/>
          <w:szCs w:val="24"/>
        </w:rPr>
        <w:t>、SSM新型框架</w:t>
      </w:r>
      <w:r w:rsidR="00AF4A71">
        <w:rPr>
          <w:rFonts w:ascii="宋体" w:eastAsia="宋体" w:hAnsi="宋体" w:hint="eastAsia"/>
          <w:sz w:val="24"/>
          <w:szCs w:val="24"/>
        </w:rPr>
        <w:t>，对其具体的工作原理进行分析与解剖</w:t>
      </w:r>
      <w:r w:rsidR="00EA1DA8">
        <w:rPr>
          <w:rFonts w:ascii="宋体" w:eastAsia="宋体" w:hAnsi="宋体" w:hint="eastAsia"/>
          <w:sz w:val="24"/>
          <w:szCs w:val="24"/>
        </w:rPr>
        <w:t>。</w:t>
      </w:r>
      <w:r w:rsidR="00F12974">
        <w:rPr>
          <w:rFonts w:ascii="宋体" w:eastAsia="宋体" w:hAnsi="宋体" w:hint="eastAsia"/>
          <w:sz w:val="24"/>
          <w:szCs w:val="24"/>
        </w:rPr>
        <w:t xml:space="preserve"> 综合实际需求需要，选择SSM框架作为后台主要开发模式。</w:t>
      </w:r>
      <w:r w:rsidR="00DA63D2">
        <w:rPr>
          <w:rFonts w:ascii="宋体" w:eastAsia="宋体" w:hAnsi="宋体" w:hint="eastAsia"/>
          <w:sz w:val="24"/>
          <w:szCs w:val="24"/>
        </w:rPr>
        <w:t>同时，本系统在开发语言上选择JAVA，可跨平台、运行效率高、易掌握的特点让JAVA成为开发本系统的首选开发语言。</w:t>
      </w:r>
      <w:r w:rsidR="00EA4952">
        <w:rPr>
          <w:rFonts w:ascii="宋体" w:eastAsia="宋体" w:hAnsi="宋体" w:hint="eastAsia"/>
          <w:sz w:val="24"/>
          <w:szCs w:val="24"/>
        </w:rPr>
        <w:t>页面数据使用JSP</w:t>
      </w:r>
      <w:r w:rsidR="00EA4952">
        <w:rPr>
          <w:rFonts w:ascii="宋体" w:eastAsia="宋体" w:hAnsi="宋体"/>
          <w:sz w:val="24"/>
          <w:szCs w:val="24"/>
        </w:rPr>
        <w:t xml:space="preserve"> jstl</w:t>
      </w:r>
      <w:r w:rsidR="00EA4952">
        <w:rPr>
          <w:rFonts w:ascii="宋体" w:eastAsia="宋体" w:hAnsi="宋体" w:hint="eastAsia"/>
          <w:sz w:val="24"/>
          <w:szCs w:val="24"/>
        </w:rPr>
        <w:t>标准库进行展示，使得数据始终保持完整性。</w:t>
      </w:r>
      <w:r w:rsidR="006262F7">
        <w:rPr>
          <w:rFonts w:ascii="宋体" w:eastAsia="宋体" w:hAnsi="宋体" w:hint="eastAsia"/>
          <w:sz w:val="24"/>
          <w:szCs w:val="24"/>
        </w:rPr>
        <w:t>集成</w:t>
      </w:r>
      <w:r w:rsidR="00BB37F1">
        <w:rPr>
          <w:rFonts w:ascii="宋体" w:eastAsia="宋体" w:hAnsi="宋体" w:hint="eastAsia"/>
          <w:sz w:val="24"/>
          <w:szCs w:val="24"/>
        </w:rPr>
        <w:t>SSM框架使得开发效率大大提高，</w:t>
      </w:r>
    </w:p>
    <w:p w14:paraId="322F2405" w14:textId="739DFE77" w:rsidR="00CD411A" w:rsidRDefault="004A50DA" w:rsidP="004A50DA">
      <w:pPr>
        <w:spacing w:line="460" w:lineRule="exact"/>
        <w:ind w:firstLine="420"/>
        <w:rPr>
          <w:rFonts w:ascii="宋体" w:eastAsia="宋体" w:hAnsi="宋体"/>
          <w:sz w:val="24"/>
          <w:szCs w:val="24"/>
        </w:rPr>
      </w:pPr>
      <w:r w:rsidRPr="004A50DA">
        <w:rPr>
          <w:rFonts w:ascii="宋体" w:eastAsia="宋体" w:hAnsi="宋体" w:hint="eastAsia"/>
          <w:sz w:val="24"/>
          <w:szCs w:val="24"/>
        </w:rPr>
        <w:t>（2）</w:t>
      </w:r>
      <w:r w:rsidR="009336A3">
        <w:rPr>
          <w:rFonts w:ascii="宋体" w:eastAsia="宋体" w:hAnsi="宋体" w:hint="eastAsia"/>
          <w:sz w:val="24"/>
          <w:szCs w:val="24"/>
        </w:rPr>
        <w:t>设计系统整体架构，包括功能模块</w:t>
      </w:r>
      <w:r w:rsidR="00B9470D">
        <w:rPr>
          <w:rFonts w:ascii="宋体" w:eastAsia="宋体" w:hAnsi="宋体" w:hint="eastAsia"/>
          <w:sz w:val="24"/>
          <w:szCs w:val="24"/>
        </w:rPr>
        <w:t>具体业务逻辑</w:t>
      </w:r>
      <w:r w:rsidR="00A04556">
        <w:rPr>
          <w:rFonts w:ascii="宋体" w:eastAsia="宋体" w:hAnsi="宋体" w:hint="eastAsia"/>
          <w:sz w:val="24"/>
          <w:szCs w:val="24"/>
        </w:rPr>
        <w:t>设计</w:t>
      </w:r>
      <w:r w:rsidR="009336A3">
        <w:rPr>
          <w:rFonts w:ascii="宋体" w:eastAsia="宋体" w:hAnsi="宋体" w:hint="eastAsia"/>
          <w:sz w:val="24"/>
          <w:szCs w:val="24"/>
        </w:rPr>
        <w:t>、数据库</w:t>
      </w:r>
      <w:r w:rsidR="00A04556">
        <w:rPr>
          <w:rFonts w:ascii="宋体" w:eastAsia="宋体" w:hAnsi="宋体" w:hint="eastAsia"/>
          <w:sz w:val="24"/>
          <w:szCs w:val="24"/>
        </w:rPr>
        <w:t>设计等</w:t>
      </w:r>
      <w:r w:rsidR="00B9470D">
        <w:rPr>
          <w:rFonts w:ascii="宋体" w:eastAsia="宋体" w:hAnsi="宋体" w:hint="eastAsia"/>
          <w:sz w:val="24"/>
          <w:szCs w:val="24"/>
        </w:rPr>
        <w:t>。分析功能需求以及非功能性需求。根据</w:t>
      </w:r>
      <w:r w:rsidR="00246308">
        <w:rPr>
          <w:rFonts w:ascii="宋体" w:eastAsia="宋体" w:hAnsi="宋体" w:hint="eastAsia"/>
          <w:sz w:val="24"/>
          <w:szCs w:val="24"/>
        </w:rPr>
        <w:t>系统详细的</w:t>
      </w:r>
      <w:r w:rsidR="00B9470D">
        <w:rPr>
          <w:rFonts w:ascii="宋体" w:eastAsia="宋体" w:hAnsi="宋体" w:hint="eastAsia"/>
          <w:sz w:val="24"/>
          <w:szCs w:val="24"/>
        </w:rPr>
        <w:t>设计思路实现学院招生管理系统</w:t>
      </w:r>
      <w:r w:rsidR="004829C2">
        <w:rPr>
          <w:rFonts w:ascii="宋体" w:eastAsia="宋体" w:hAnsi="宋体" w:hint="eastAsia"/>
          <w:sz w:val="24"/>
          <w:szCs w:val="24"/>
        </w:rPr>
        <w:t>，</w:t>
      </w:r>
      <w:r w:rsidR="00246308">
        <w:rPr>
          <w:rFonts w:ascii="宋体" w:eastAsia="宋体" w:hAnsi="宋体" w:hint="eastAsia"/>
          <w:sz w:val="24"/>
          <w:szCs w:val="24"/>
        </w:rPr>
        <w:t>并将其应用到招生管理工作中，验证其产品是否符合</w:t>
      </w:r>
      <w:r w:rsidR="004829C2">
        <w:rPr>
          <w:rFonts w:ascii="宋体" w:eastAsia="宋体" w:hAnsi="宋体" w:hint="eastAsia"/>
          <w:sz w:val="24"/>
          <w:szCs w:val="24"/>
        </w:rPr>
        <w:t>最初设计的目标。</w:t>
      </w:r>
    </w:p>
    <w:p w14:paraId="0D7CACD1" w14:textId="5485FDE3" w:rsidR="00F95172" w:rsidRPr="004A50DA" w:rsidRDefault="004A50DA" w:rsidP="002E3C4B">
      <w:pPr>
        <w:spacing w:line="460" w:lineRule="exact"/>
        <w:ind w:firstLine="420"/>
        <w:rPr>
          <w:rFonts w:ascii="宋体" w:eastAsia="宋体" w:hAnsi="宋体"/>
          <w:sz w:val="24"/>
          <w:szCs w:val="24"/>
        </w:rPr>
      </w:pPr>
      <w:r w:rsidRPr="004A50DA">
        <w:rPr>
          <w:rFonts w:ascii="宋体" w:eastAsia="宋体" w:hAnsi="宋体" w:hint="eastAsia"/>
          <w:sz w:val="24"/>
          <w:szCs w:val="24"/>
        </w:rPr>
        <w:t>（3）</w:t>
      </w:r>
      <w:r w:rsidR="007172E1">
        <w:rPr>
          <w:rFonts w:ascii="宋体" w:eastAsia="宋体" w:hAnsi="宋体" w:hint="eastAsia"/>
          <w:sz w:val="24"/>
          <w:szCs w:val="24"/>
        </w:rPr>
        <w:t>对完成的学院招生管理系统进行测试，</w:t>
      </w:r>
      <w:r w:rsidR="00E80856">
        <w:rPr>
          <w:rFonts w:ascii="宋体" w:eastAsia="宋体" w:hAnsi="宋体" w:hint="eastAsia"/>
          <w:sz w:val="24"/>
          <w:szCs w:val="24"/>
        </w:rPr>
        <w:t>根据模块划分</w:t>
      </w:r>
      <w:r w:rsidR="00874AA3">
        <w:rPr>
          <w:rFonts w:ascii="宋体" w:eastAsia="宋体" w:hAnsi="宋体" w:hint="eastAsia"/>
          <w:sz w:val="24"/>
          <w:szCs w:val="24"/>
        </w:rPr>
        <w:t>为考生数据提取模块、招生计划管理模块、招生宣传管理模块、录取管理模块、综合查询功能模块、系统管理模块</w:t>
      </w:r>
      <w:r w:rsidR="00E80856">
        <w:rPr>
          <w:rFonts w:ascii="宋体" w:eastAsia="宋体" w:hAnsi="宋体" w:hint="eastAsia"/>
          <w:sz w:val="24"/>
          <w:szCs w:val="24"/>
        </w:rPr>
        <w:t>，</w:t>
      </w:r>
      <w:r w:rsidR="00CA49A4">
        <w:rPr>
          <w:rFonts w:ascii="宋体" w:eastAsia="宋体" w:hAnsi="宋体" w:hint="eastAsia"/>
          <w:sz w:val="24"/>
          <w:szCs w:val="24"/>
        </w:rPr>
        <w:t>对每个模块</w:t>
      </w:r>
      <w:r w:rsidR="00E80856">
        <w:rPr>
          <w:rFonts w:ascii="宋体" w:eastAsia="宋体" w:hAnsi="宋体" w:hint="eastAsia"/>
          <w:sz w:val="24"/>
          <w:szCs w:val="24"/>
        </w:rPr>
        <w:t>撰写测试用例</w:t>
      </w:r>
      <w:r w:rsidR="00FD0671">
        <w:rPr>
          <w:rFonts w:ascii="宋体" w:eastAsia="宋体" w:hAnsi="宋体" w:hint="eastAsia"/>
          <w:sz w:val="24"/>
          <w:szCs w:val="24"/>
        </w:rPr>
        <w:t>。</w:t>
      </w:r>
      <w:r w:rsidR="00696E63">
        <w:rPr>
          <w:rFonts w:ascii="宋体" w:eastAsia="宋体" w:hAnsi="宋体" w:hint="eastAsia"/>
          <w:sz w:val="24"/>
          <w:szCs w:val="24"/>
        </w:rPr>
        <w:t>分析总结测试结果。</w:t>
      </w:r>
    </w:p>
    <w:p w14:paraId="0D546D21" w14:textId="2DD96C21" w:rsidR="00F02F85" w:rsidRDefault="00F02F85" w:rsidP="00D847EC">
      <w:pPr>
        <w:pStyle w:val="2"/>
        <w:numPr>
          <w:ilvl w:val="1"/>
          <w:numId w:val="9"/>
        </w:numPr>
      </w:pPr>
      <w:bookmarkStart w:id="248" w:name="_Toc510169470"/>
      <w:r>
        <w:rPr>
          <w:rFonts w:hint="eastAsia"/>
        </w:rPr>
        <w:lastRenderedPageBreak/>
        <w:t>展望</w:t>
      </w:r>
      <w:bookmarkEnd w:id="248"/>
    </w:p>
    <w:p w14:paraId="3F5DE233" w14:textId="30E565AD" w:rsidR="00F25BF1" w:rsidRDefault="00CE0DB0" w:rsidP="000F094A">
      <w:pPr>
        <w:spacing w:line="460" w:lineRule="exact"/>
        <w:ind w:firstLine="420"/>
        <w:rPr>
          <w:rFonts w:ascii="宋体" w:eastAsia="宋体" w:hAnsi="宋体"/>
          <w:sz w:val="24"/>
          <w:szCs w:val="24"/>
        </w:rPr>
      </w:pPr>
      <w:r>
        <w:rPr>
          <w:rFonts w:ascii="宋体" w:eastAsia="宋体" w:hAnsi="宋体" w:hint="eastAsia"/>
          <w:sz w:val="24"/>
          <w:szCs w:val="24"/>
        </w:rPr>
        <w:t>本课题对学院招生管理系统</w:t>
      </w:r>
      <w:r w:rsidR="00BD61C9">
        <w:rPr>
          <w:rFonts w:ascii="宋体" w:eastAsia="宋体" w:hAnsi="宋体" w:hint="eastAsia"/>
          <w:sz w:val="24"/>
          <w:szCs w:val="24"/>
        </w:rPr>
        <w:t>在</w:t>
      </w:r>
      <w:r>
        <w:rPr>
          <w:rFonts w:ascii="宋体" w:eastAsia="宋体" w:hAnsi="宋体" w:hint="eastAsia"/>
          <w:sz w:val="24"/>
          <w:szCs w:val="24"/>
        </w:rPr>
        <w:t>当前的招生管理模式存在的缺陷进行详细分析与研究，</w:t>
      </w:r>
      <w:r w:rsidR="00766505">
        <w:rPr>
          <w:rFonts w:ascii="宋体" w:eastAsia="宋体" w:hAnsi="宋体" w:hint="eastAsia"/>
          <w:sz w:val="24"/>
          <w:szCs w:val="24"/>
        </w:rPr>
        <w:t>得出需要开发一套较为完整的信息化招生管理模式</w:t>
      </w:r>
      <w:r w:rsidR="00473BD0">
        <w:rPr>
          <w:rFonts w:ascii="宋体" w:eastAsia="宋体" w:hAnsi="宋体" w:hint="eastAsia"/>
          <w:sz w:val="24"/>
          <w:szCs w:val="24"/>
        </w:rPr>
        <w:t>提供给广州大学华软软件学院招生办工作人员，进行高效率的招生信息管理</w:t>
      </w:r>
      <w:r w:rsidR="0005777C">
        <w:rPr>
          <w:rFonts w:ascii="宋体" w:eastAsia="宋体" w:hAnsi="宋体" w:hint="eastAsia"/>
          <w:sz w:val="24"/>
          <w:szCs w:val="24"/>
        </w:rPr>
        <w:t>，减去招生办工作人员在无谓的工作任务上的劳动付出，解决信息共享性低的问题。</w:t>
      </w:r>
      <w:r w:rsidR="00EE4ED9">
        <w:rPr>
          <w:rFonts w:ascii="宋体" w:eastAsia="宋体" w:hAnsi="宋体" w:hint="eastAsia"/>
          <w:sz w:val="24"/>
          <w:szCs w:val="24"/>
        </w:rPr>
        <w:t>但由于学院招生管理系统本身的业务涉及范围较广、部门多，且流程规范约束、以及实现本系统的时间仓促等客观因素，本论文只设计出一套初步的解决方案，并未能完整且完善的提供稳定性高、灵活性高、高可靠性、高安全性、高可配性的招生管理系统</w:t>
      </w:r>
      <w:r w:rsidR="00FD5D07">
        <w:rPr>
          <w:rFonts w:ascii="宋体" w:eastAsia="宋体" w:hAnsi="宋体" w:hint="eastAsia"/>
          <w:sz w:val="24"/>
          <w:szCs w:val="24"/>
        </w:rPr>
        <w:t>。</w:t>
      </w:r>
      <w:r w:rsidR="00991410">
        <w:rPr>
          <w:rFonts w:ascii="宋体" w:eastAsia="宋体" w:hAnsi="宋体" w:hint="eastAsia"/>
          <w:sz w:val="24"/>
          <w:szCs w:val="24"/>
        </w:rPr>
        <w:t>因此许多问题亟需改进，比如权限控制以及JWT验证框架</w:t>
      </w:r>
      <w:r w:rsidR="008A188F">
        <w:rPr>
          <w:rFonts w:ascii="宋体" w:eastAsia="宋体" w:hAnsi="宋体" w:hint="eastAsia"/>
          <w:sz w:val="24"/>
          <w:szCs w:val="24"/>
        </w:rPr>
        <w:t>未能</w:t>
      </w:r>
      <w:r w:rsidR="00991410">
        <w:rPr>
          <w:rFonts w:ascii="宋体" w:eastAsia="宋体" w:hAnsi="宋体" w:hint="eastAsia"/>
          <w:sz w:val="24"/>
          <w:szCs w:val="24"/>
        </w:rPr>
        <w:t>深入使用。</w:t>
      </w:r>
      <w:r w:rsidR="004F469A">
        <w:rPr>
          <w:rFonts w:ascii="宋体" w:eastAsia="宋体" w:hAnsi="宋体" w:hint="eastAsia"/>
          <w:sz w:val="24"/>
          <w:szCs w:val="24"/>
        </w:rPr>
        <w:t>在往后的研究工作中还需要提高以下几点要求：</w:t>
      </w:r>
    </w:p>
    <w:p w14:paraId="473FA975" w14:textId="253CDEC9" w:rsidR="00F02F85" w:rsidRPr="000F094A" w:rsidRDefault="00CF6D36" w:rsidP="000F094A">
      <w:pPr>
        <w:spacing w:line="460" w:lineRule="exact"/>
        <w:ind w:firstLine="420"/>
        <w:rPr>
          <w:rFonts w:ascii="宋体" w:eastAsia="宋体" w:hAnsi="宋体"/>
          <w:sz w:val="24"/>
          <w:szCs w:val="24"/>
        </w:rPr>
      </w:pPr>
      <w:r w:rsidRPr="000F094A">
        <w:rPr>
          <w:rFonts w:ascii="宋体" w:eastAsia="宋体" w:hAnsi="宋体" w:hint="eastAsia"/>
          <w:sz w:val="24"/>
          <w:szCs w:val="24"/>
        </w:rPr>
        <w:t>（1）</w:t>
      </w:r>
      <w:r w:rsidR="009A4A05">
        <w:rPr>
          <w:rFonts w:ascii="宋体" w:eastAsia="宋体" w:hAnsi="宋体" w:hint="eastAsia"/>
          <w:sz w:val="24"/>
          <w:szCs w:val="24"/>
        </w:rPr>
        <w:t>学院招生管理系统在真正的业务场景中必然存在权限控制等问题，本系统在权限控制的设计中严重缺乏。</w:t>
      </w:r>
      <w:r w:rsidR="009A6F9F">
        <w:rPr>
          <w:rFonts w:ascii="宋体" w:eastAsia="宋体" w:hAnsi="宋体" w:hint="eastAsia"/>
          <w:sz w:val="24"/>
          <w:szCs w:val="24"/>
        </w:rPr>
        <w:t>院招生办及系招生办的管理权限</w:t>
      </w:r>
      <w:r w:rsidR="00CA48FC">
        <w:rPr>
          <w:rFonts w:ascii="宋体" w:eastAsia="宋体" w:hAnsi="宋体" w:hint="eastAsia"/>
          <w:sz w:val="24"/>
          <w:szCs w:val="24"/>
        </w:rPr>
        <w:t>需要进行详细</w:t>
      </w:r>
      <w:r w:rsidR="0096134D">
        <w:rPr>
          <w:rFonts w:ascii="宋体" w:eastAsia="宋体" w:hAnsi="宋体" w:hint="eastAsia"/>
          <w:sz w:val="24"/>
          <w:szCs w:val="24"/>
        </w:rPr>
        <w:t>控制。</w:t>
      </w:r>
    </w:p>
    <w:p w14:paraId="575E1D5E" w14:textId="709AE75B" w:rsidR="00F02F85" w:rsidRPr="000F094A" w:rsidRDefault="00CF6D36" w:rsidP="000F094A">
      <w:pPr>
        <w:spacing w:line="460" w:lineRule="exact"/>
        <w:ind w:firstLine="420"/>
        <w:rPr>
          <w:rFonts w:ascii="宋体" w:eastAsia="宋体" w:hAnsi="宋体"/>
          <w:sz w:val="24"/>
          <w:szCs w:val="24"/>
        </w:rPr>
      </w:pPr>
      <w:r w:rsidRPr="000F094A">
        <w:rPr>
          <w:rFonts w:ascii="宋体" w:eastAsia="宋体" w:hAnsi="宋体" w:hint="eastAsia"/>
          <w:sz w:val="24"/>
          <w:szCs w:val="24"/>
        </w:rPr>
        <w:t>（2）</w:t>
      </w:r>
      <w:r w:rsidR="00475CC9">
        <w:rPr>
          <w:rFonts w:ascii="宋体" w:eastAsia="宋体" w:hAnsi="宋体" w:hint="eastAsia"/>
          <w:sz w:val="24"/>
          <w:szCs w:val="24"/>
        </w:rPr>
        <w:t>单点登录将使得系统与其他学院系统进行智能融合，可以集成其他系统进行信息共享，提高信息共享性。防止出现孤岛信息的情况。</w:t>
      </w:r>
    </w:p>
    <w:p w14:paraId="651EC98D" w14:textId="7024BF3A" w:rsidR="00214E70" w:rsidRDefault="00CF6D36" w:rsidP="00214E70">
      <w:pPr>
        <w:spacing w:line="460" w:lineRule="exact"/>
        <w:ind w:firstLine="420"/>
        <w:rPr>
          <w:rFonts w:ascii="宋体" w:eastAsia="宋体" w:hAnsi="宋体"/>
          <w:sz w:val="24"/>
          <w:szCs w:val="24"/>
        </w:rPr>
      </w:pPr>
      <w:r w:rsidRPr="000F094A">
        <w:rPr>
          <w:rFonts w:ascii="宋体" w:eastAsia="宋体" w:hAnsi="宋体" w:hint="eastAsia"/>
          <w:sz w:val="24"/>
          <w:szCs w:val="24"/>
        </w:rPr>
        <w:t>（3</w:t>
      </w:r>
      <w:r w:rsidR="00E2581F">
        <w:rPr>
          <w:rFonts w:ascii="宋体" w:eastAsia="宋体" w:hAnsi="宋体" w:hint="eastAsia"/>
          <w:sz w:val="24"/>
          <w:szCs w:val="24"/>
        </w:rPr>
        <w:t>）在招生</w:t>
      </w:r>
      <w:r w:rsidR="004042DF">
        <w:rPr>
          <w:rFonts w:ascii="宋体" w:eastAsia="宋体" w:hAnsi="宋体" w:hint="eastAsia"/>
          <w:sz w:val="24"/>
          <w:szCs w:val="24"/>
        </w:rPr>
        <w:t>高峰时期，系统稳定性需要得到有力的保证，但初步设计的招生管理系统在稳定性方面还需要改进，特别是多个学生或招生办工作人员同时操作系统时系统的稳定性。</w:t>
      </w:r>
    </w:p>
    <w:p w14:paraId="4CC91A44" w14:textId="126D3A95" w:rsidR="00214E70" w:rsidRPr="00EB481C" w:rsidRDefault="007830F6" w:rsidP="00214E70">
      <w:pPr>
        <w:spacing w:line="460" w:lineRule="exact"/>
        <w:ind w:firstLine="420"/>
        <w:rPr>
          <w:rFonts w:ascii="宋体" w:eastAsia="宋体" w:hAnsi="宋体"/>
          <w:sz w:val="24"/>
          <w:szCs w:val="24"/>
        </w:rPr>
      </w:pPr>
      <w:r>
        <w:rPr>
          <w:rFonts w:ascii="宋体" w:eastAsia="宋体" w:hAnsi="宋体" w:hint="eastAsia"/>
          <w:sz w:val="24"/>
          <w:szCs w:val="24"/>
        </w:rPr>
        <w:t>（4）</w:t>
      </w:r>
      <w:r w:rsidR="00EB5411">
        <w:rPr>
          <w:rFonts w:ascii="宋体" w:eastAsia="宋体" w:hAnsi="宋体" w:hint="eastAsia"/>
          <w:sz w:val="24"/>
          <w:szCs w:val="24"/>
        </w:rPr>
        <w:t>为提高系统登录验证的安全性</w:t>
      </w:r>
      <w:r w:rsidR="00E3564C">
        <w:rPr>
          <w:rFonts w:ascii="宋体" w:eastAsia="宋体" w:hAnsi="宋体" w:hint="eastAsia"/>
          <w:sz w:val="24"/>
          <w:szCs w:val="24"/>
        </w:rPr>
        <w:t>，</w:t>
      </w:r>
      <w:r w:rsidR="00F008D5">
        <w:rPr>
          <w:rFonts w:ascii="宋体" w:eastAsia="宋体" w:hAnsi="宋体" w:hint="eastAsia"/>
          <w:sz w:val="24"/>
          <w:szCs w:val="24"/>
        </w:rPr>
        <w:t>JWT验证框架在初步设计时有使用到，但由于时间仓促，加之对该框架使用不熟悉，在使用过程中遇到</w:t>
      </w:r>
      <w:r w:rsidR="00EB5411">
        <w:rPr>
          <w:rFonts w:ascii="宋体" w:eastAsia="宋体" w:hAnsi="宋体" w:hint="eastAsia"/>
          <w:sz w:val="24"/>
          <w:szCs w:val="24"/>
        </w:rPr>
        <w:t>各种问题，导致阻碍开发进度。所以选择暂时搁浅JWT登录验证框架。</w:t>
      </w:r>
    </w:p>
    <w:p w14:paraId="6EF7FC88" w14:textId="0E1D51F9" w:rsidR="00F02F85" w:rsidRPr="00173997" w:rsidRDefault="00F02F85" w:rsidP="00173997">
      <w:pPr>
        <w:pStyle w:val="3"/>
        <w:numPr>
          <w:ilvl w:val="0"/>
          <w:numId w:val="0"/>
        </w:numPr>
        <w:ind w:left="420"/>
        <w:jc w:val="center"/>
        <w:rPr>
          <w:rFonts w:ascii="黑体" w:hAnsi="黑体"/>
          <w:sz w:val="28"/>
          <w:szCs w:val="28"/>
        </w:rPr>
      </w:pPr>
      <w:bookmarkStart w:id="249" w:name="_Toc510169472"/>
      <w:r w:rsidRPr="00173997">
        <w:rPr>
          <w:rFonts w:ascii="黑体" w:hAnsi="黑体" w:hint="eastAsia"/>
          <w:sz w:val="28"/>
          <w:szCs w:val="28"/>
        </w:rPr>
        <w:t>致谢</w:t>
      </w:r>
      <w:bookmarkEnd w:id="249"/>
    </w:p>
    <w:p w14:paraId="19E4B5DA" w14:textId="230147B6" w:rsidR="00D10A15" w:rsidRPr="005458AF" w:rsidRDefault="006528A2" w:rsidP="005458AF">
      <w:pPr>
        <w:spacing w:line="460" w:lineRule="exact"/>
        <w:ind w:firstLine="420"/>
        <w:rPr>
          <w:rFonts w:ascii="宋体" w:eastAsia="宋体" w:hAnsi="宋体"/>
          <w:sz w:val="24"/>
          <w:szCs w:val="24"/>
        </w:rPr>
      </w:pPr>
      <w:r>
        <w:rPr>
          <w:rFonts w:ascii="宋体" w:eastAsia="宋体" w:hAnsi="宋体" w:hint="eastAsia"/>
          <w:sz w:val="24"/>
          <w:szCs w:val="24"/>
        </w:rPr>
        <w:t>经过了两个多月的努力，本次论文初步定稿了。感谢我的指导老师陈蓉西教授以及吴向荣教授这两个月对我的指导，让我顺利完成本次系统设计以及论文撰写。</w:t>
      </w:r>
      <w:r w:rsidR="003F3C0B">
        <w:rPr>
          <w:rFonts w:ascii="宋体" w:eastAsia="宋体" w:hAnsi="宋体" w:hint="eastAsia"/>
          <w:sz w:val="24"/>
          <w:szCs w:val="24"/>
        </w:rPr>
        <w:t>感恩他们全程指引我前进，甚至在许多细微的地方给与我关键性意见，让我通过自己的努力，加上老师的指引，顺利完成论文定稿。</w:t>
      </w:r>
      <w:r w:rsidR="00211EBF">
        <w:rPr>
          <w:rFonts w:ascii="宋体" w:eastAsia="宋体" w:hAnsi="宋体" w:hint="eastAsia"/>
          <w:sz w:val="24"/>
          <w:szCs w:val="24"/>
        </w:rPr>
        <w:t>他们就算忙碌，也尽量抽出宝贵的时间指导我，也许，这就是他们作为教师的“职业病”，能够在学生需要帮助时，在有限的资源里尽可能多地提供无限的帮助。</w:t>
      </w:r>
    </w:p>
    <w:p w14:paraId="30224F0F" w14:textId="6A57761F" w:rsidR="00F02F85" w:rsidRDefault="00060D33" w:rsidP="00A374BB">
      <w:pPr>
        <w:spacing w:line="460" w:lineRule="exact"/>
        <w:ind w:firstLine="420"/>
        <w:rPr>
          <w:rFonts w:ascii="宋体" w:eastAsia="宋体" w:hAnsi="宋体"/>
          <w:sz w:val="24"/>
          <w:szCs w:val="24"/>
        </w:rPr>
      </w:pPr>
      <w:r>
        <w:rPr>
          <w:rFonts w:ascii="宋体" w:eastAsia="宋体" w:hAnsi="宋体" w:hint="eastAsia"/>
          <w:sz w:val="24"/>
          <w:szCs w:val="24"/>
        </w:rPr>
        <w:lastRenderedPageBreak/>
        <w:t>除了指导老师，我还要衷心感谢大学四年在生活、学习、工作等各方面提供无微不至的关照的辅导员宋安娜老师、陈婷婷老师，以及鼓励我前进的学习导师朱晓凤</w:t>
      </w:r>
      <w:r w:rsidR="00E53842">
        <w:rPr>
          <w:rFonts w:ascii="宋体" w:eastAsia="宋体" w:hAnsi="宋体" w:hint="eastAsia"/>
          <w:sz w:val="24"/>
          <w:szCs w:val="24"/>
        </w:rPr>
        <w:t>，</w:t>
      </w:r>
      <w:r>
        <w:rPr>
          <w:rFonts w:ascii="宋体" w:eastAsia="宋体" w:hAnsi="宋体" w:hint="eastAsia"/>
          <w:sz w:val="24"/>
          <w:szCs w:val="24"/>
        </w:rPr>
        <w:t>当然还有许许多多给我授过课的老师们。谢谢你们给我的人生带来光亮的色彩</w:t>
      </w:r>
      <w:r w:rsidR="00E53842">
        <w:rPr>
          <w:rFonts w:ascii="宋体" w:eastAsia="宋体" w:hAnsi="宋体" w:hint="eastAsia"/>
          <w:sz w:val="24"/>
          <w:szCs w:val="24"/>
        </w:rPr>
        <w:t>，让我在这四年充分发挥了许许多多的</w:t>
      </w:r>
      <w:r w:rsidR="00F71CA1">
        <w:rPr>
          <w:rFonts w:ascii="宋体" w:eastAsia="宋体" w:hAnsi="宋体" w:hint="eastAsia"/>
          <w:sz w:val="24"/>
          <w:szCs w:val="24"/>
        </w:rPr>
        <w:t>我未成</w:t>
      </w:r>
      <w:r w:rsidR="00283F47">
        <w:rPr>
          <w:rFonts w:ascii="宋体" w:eastAsia="宋体" w:hAnsi="宋体" w:hint="eastAsia"/>
          <w:sz w:val="24"/>
          <w:szCs w:val="24"/>
        </w:rPr>
        <w:t>使用过的</w:t>
      </w:r>
      <w:r w:rsidR="00E53842">
        <w:rPr>
          <w:rFonts w:ascii="宋体" w:eastAsia="宋体" w:hAnsi="宋体" w:hint="eastAsia"/>
          <w:sz w:val="24"/>
          <w:szCs w:val="24"/>
        </w:rPr>
        <w:t>潜能。</w:t>
      </w:r>
    </w:p>
    <w:p w14:paraId="05D5D308" w14:textId="3CE981FB" w:rsidR="001D3702" w:rsidRPr="001D3702" w:rsidRDefault="001D3702" w:rsidP="005458AF">
      <w:pPr>
        <w:spacing w:line="460" w:lineRule="exact"/>
        <w:ind w:firstLine="420"/>
        <w:rPr>
          <w:rFonts w:ascii="宋体" w:eastAsia="宋体" w:hAnsi="宋体"/>
          <w:sz w:val="24"/>
          <w:szCs w:val="24"/>
        </w:rPr>
      </w:pPr>
      <w:r>
        <w:rPr>
          <w:rFonts w:ascii="宋体" w:eastAsia="宋体" w:hAnsi="宋体" w:hint="eastAsia"/>
          <w:sz w:val="24"/>
          <w:szCs w:val="24"/>
        </w:rPr>
        <w:t>我还需要感谢我坚强的后盾</w:t>
      </w:r>
      <w:r>
        <w:rPr>
          <w:rFonts w:ascii="宋体" w:eastAsia="宋体" w:hAnsi="宋体"/>
          <w:sz w:val="24"/>
          <w:szCs w:val="24"/>
        </w:rPr>
        <w:t>—--</w:t>
      </w:r>
      <w:r>
        <w:rPr>
          <w:rFonts w:ascii="宋体" w:eastAsia="宋体" w:hAnsi="宋体" w:hint="eastAsia"/>
          <w:sz w:val="24"/>
          <w:szCs w:val="24"/>
        </w:rPr>
        <w:t>家人，是他们在我人生道路的左右两侧照耀着，让我在前进的道路变得明亮起来。</w:t>
      </w:r>
      <w:r w:rsidR="00761F48">
        <w:rPr>
          <w:rFonts w:ascii="宋体" w:eastAsia="宋体" w:hAnsi="宋体" w:hint="eastAsia"/>
          <w:sz w:val="24"/>
          <w:szCs w:val="24"/>
        </w:rPr>
        <w:t>无论是天和地，无论是代码还是需求，这些对世界的认知都是他们带给我的。</w:t>
      </w:r>
      <w:r w:rsidR="00A374BB">
        <w:rPr>
          <w:rFonts w:ascii="宋体" w:eastAsia="宋体" w:hAnsi="宋体" w:hint="eastAsia"/>
          <w:sz w:val="24"/>
          <w:szCs w:val="24"/>
        </w:rPr>
        <w:t>感恩他们能够让我加入他们这个集体，来感受世界不一样的气息以及温暖。大学四年，我还需要感谢寝室</w:t>
      </w:r>
      <w:r w:rsidR="0072633A">
        <w:rPr>
          <w:rFonts w:ascii="宋体" w:eastAsia="宋体" w:hAnsi="宋体" w:hint="eastAsia"/>
          <w:sz w:val="24"/>
          <w:szCs w:val="24"/>
        </w:rPr>
        <w:t>与隔壁寝室</w:t>
      </w:r>
      <w:r w:rsidR="00A374BB">
        <w:rPr>
          <w:rFonts w:ascii="宋体" w:eastAsia="宋体" w:hAnsi="宋体" w:hint="eastAsia"/>
          <w:sz w:val="24"/>
          <w:szCs w:val="24"/>
        </w:rPr>
        <w:t>另外</w:t>
      </w:r>
      <w:r w:rsidR="0072633A">
        <w:rPr>
          <w:rFonts w:ascii="宋体" w:eastAsia="宋体" w:hAnsi="宋体" w:hint="eastAsia"/>
          <w:sz w:val="24"/>
          <w:szCs w:val="24"/>
        </w:rPr>
        <w:t>七</w:t>
      </w:r>
      <w:r w:rsidR="00A374BB">
        <w:rPr>
          <w:rFonts w:ascii="宋体" w:eastAsia="宋体" w:hAnsi="宋体" w:hint="eastAsia"/>
          <w:sz w:val="24"/>
          <w:szCs w:val="24"/>
        </w:rPr>
        <w:t>位好友，他们让我感受到朋友</w:t>
      </w:r>
      <w:r w:rsidR="0013281A">
        <w:rPr>
          <w:rFonts w:ascii="宋体" w:eastAsia="宋体" w:hAnsi="宋体" w:hint="eastAsia"/>
          <w:sz w:val="24"/>
          <w:szCs w:val="24"/>
        </w:rPr>
        <w:t>情谊</w:t>
      </w:r>
      <w:r w:rsidR="00A374BB">
        <w:rPr>
          <w:rFonts w:ascii="宋体" w:eastAsia="宋体" w:hAnsi="宋体" w:hint="eastAsia"/>
          <w:sz w:val="24"/>
          <w:szCs w:val="24"/>
        </w:rPr>
        <w:t>的真谛</w:t>
      </w:r>
      <w:r w:rsidR="003950E5">
        <w:rPr>
          <w:rFonts w:ascii="宋体" w:eastAsia="宋体" w:hAnsi="宋体" w:hint="eastAsia"/>
          <w:sz w:val="24"/>
          <w:szCs w:val="24"/>
        </w:rPr>
        <w:t>，</w:t>
      </w:r>
      <w:r w:rsidR="00A374BB">
        <w:rPr>
          <w:rFonts w:ascii="宋体" w:eastAsia="宋体" w:hAnsi="宋体" w:hint="eastAsia"/>
          <w:sz w:val="24"/>
          <w:szCs w:val="24"/>
        </w:rPr>
        <w:t>是他们让我四海</w:t>
      </w:r>
      <w:r w:rsidR="005C6014">
        <w:rPr>
          <w:rFonts w:ascii="宋体" w:eastAsia="宋体" w:hAnsi="宋体" w:hint="eastAsia"/>
          <w:sz w:val="24"/>
          <w:szCs w:val="24"/>
        </w:rPr>
        <w:t>感受到</w:t>
      </w:r>
      <w:r w:rsidR="00A374BB">
        <w:rPr>
          <w:rFonts w:ascii="宋体" w:eastAsia="宋体" w:hAnsi="宋体" w:hint="eastAsia"/>
          <w:sz w:val="24"/>
          <w:szCs w:val="24"/>
        </w:rPr>
        <w:t>为家的真正含义。</w:t>
      </w:r>
      <w:r w:rsidR="00700738">
        <w:rPr>
          <w:rFonts w:ascii="宋体" w:eastAsia="宋体" w:hAnsi="宋体" w:hint="eastAsia"/>
          <w:sz w:val="24"/>
          <w:szCs w:val="24"/>
        </w:rPr>
        <w:t>最后，感谢在大学中以及在所有经历过的日子里遇到过的每一个人，感谢他们能够让我享受来自世界的爱</w:t>
      </w:r>
      <w:r w:rsidR="004652D6">
        <w:rPr>
          <w:rFonts w:ascii="宋体" w:eastAsia="宋体" w:hAnsi="宋体" w:hint="eastAsia"/>
          <w:sz w:val="24"/>
          <w:szCs w:val="24"/>
        </w:rPr>
        <w:t>，让我有权利有自由去爱这个世界所有事物</w:t>
      </w:r>
      <w:r w:rsidR="00700738">
        <w:rPr>
          <w:rFonts w:ascii="宋体" w:eastAsia="宋体" w:hAnsi="宋体" w:hint="eastAsia"/>
          <w:sz w:val="24"/>
          <w:szCs w:val="24"/>
        </w:rPr>
        <w:t>。</w:t>
      </w:r>
    </w:p>
    <w:p w14:paraId="0A4F5C86" w14:textId="77777777" w:rsidR="00D96E32" w:rsidRDefault="00D96E32" w:rsidP="00D96E32">
      <w:pPr>
        <w:pStyle w:val="3"/>
        <w:numPr>
          <w:ilvl w:val="0"/>
          <w:numId w:val="0"/>
        </w:numPr>
        <w:ind w:left="420"/>
        <w:jc w:val="center"/>
        <w:rPr>
          <w:rFonts w:ascii="黑体" w:hAnsi="黑体"/>
          <w:sz w:val="28"/>
          <w:szCs w:val="28"/>
        </w:rPr>
      </w:pPr>
      <w:bookmarkStart w:id="250" w:name="_Toc510169471"/>
      <w:r>
        <w:rPr>
          <w:rFonts w:ascii="黑体" w:hAnsi="黑体" w:hint="eastAsia"/>
          <w:sz w:val="28"/>
          <w:szCs w:val="28"/>
        </w:rPr>
        <w:t>参考文献</w:t>
      </w:r>
      <w:bookmarkEnd w:id="250"/>
    </w:p>
    <w:p w14:paraId="219D2EFD" w14:textId="0F3AF983" w:rsidR="00D96E32" w:rsidRDefault="00D96E32" w:rsidP="000258F9">
      <w:pPr>
        <w:pStyle w:val="af5"/>
        <w:numPr>
          <w:ilvl w:val="0"/>
          <w:numId w:val="23"/>
        </w:numPr>
        <w:spacing w:line="360" w:lineRule="auto"/>
        <w:rPr>
          <w:rFonts w:hAnsi="宋体"/>
          <w:sz w:val="24"/>
        </w:rPr>
      </w:pPr>
      <w:bookmarkStart w:id="251" w:name="_Ref510810510"/>
      <w:r w:rsidRPr="00495579">
        <w:rPr>
          <w:rFonts w:hAnsi="宋体" w:hint="eastAsia"/>
          <w:sz w:val="24"/>
        </w:rPr>
        <w:t>唐俊开.HTML5移动Web开发指南</w:t>
      </w:r>
      <w:r w:rsidRPr="00495579">
        <w:rPr>
          <w:rFonts w:hAnsi="宋体"/>
          <w:sz w:val="24"/>
        </w:rPr>
        <w:t>[M]</w:t>
      </w:r>
      <w:r w:rsidRPr="00495579">
        <w:rPr>
          <w:rFonts w:hAnsi="宋体" w:hint="eastAsia"/>
          <w:sz w:val="24"/>
        </w:rPr>
        <w:t>.北京：电子工业出版社，</w:t>
      </w:r>
      <w:r w:rsidRPr="00495579">
        <w:rPr>
          <w:rFonts w:hAnsi="宋体"/>
          <w:sz w:val="24"/>
        </w:rPr>
        <w:t>2013</w:t>
      </w:r>
      <w:r w:rsidRPr="00495579">
        <w:rPr>
          <w:rFonts w:hAnsi="宋体" w:hint="eastAsia"/>
          <w:sz w:val="24"/>
        </w:rPr>
        <w:t xml:space="preserve">. </w:t>
      </w:r>
      <w:r w:rsidRPr="00495579">
        <w:rPr>
          <w:rFonts w:hAnsi="宋体"/>
          <w:sz w:val="24"/>
        </w:rPr>
        <w:t>55</w:t>
      </w:r>
      <w:r w:rsidRPr="00495579">
        <w:rPr>
          <w:rFonts w:hAnsi="宋体" w:hint="eastAsia"/>
          <w:sz w:val="24"/>
        </w:rPr>
        <w:t>-101.</w:t>
      </w:r>
      <w:bookmarkEnd w:id="251"/>
    </w:p>
    <w:p w14:paraId="26205D21" w14:textId="6482C245" w:rsidR="00D96E32" w:rsidRDefault="00D96E32" w:rsidP="000258F9">
      <w:pPr>
        <w:pStyle w:val="af5"/>
        <w:numPr>
          <w:ilvl w:val="0"/>
          <w:numId w:val="23"/>
        </w:numPr>
        <w:spacing w:line="360" w:lineRule="auto"/>
        <w:rPr>
          <w:rFonts w:hAnsi="宋体"/>
          <w:sz w:val="24"/>
        </w:rPr>
      </w:pPr>
      <w:r w:rsidRPr="00D6016F">
        <w:rPr>
          <w:rFonts w:hAnsi="宋体"/>
          <w:sz w:val="24"/>
        </w:rPr>
        <w:t>库俊国. 基于J2EE技术的Web应用体系研究及实践[M]．北京：人民邮电出版社，2014</w:t>
      </w:r>
      <w:bookmarkStart w:id="252" w:name="_GoBack"/>
      <w:bookmarkEnd w:id="252"/>
    </w:p>
    <w:p w14:paraId="42A17DD3" w14:textId="112B13BC" w:rsidR="00D96E32" w:rsidRPr="00495579" w:rsidRDefault="00D96E32" w:rsidP="000258F9">
      <w:pPr>
        <w:pStyle w:val="af5"/>
        <w:numPr>
          <w:ilvl w:val="0"/>
          <w:numId w:val="23"/>
        </w:numPr>
        <w:spacing w:line="360" w:lineRule="auto"/>
        <w:rPr>
          <w:rFonts w:hAnsi="宋体"/>
          <w:sz w:val="24"/>
        </w:rPr>
      </w:pPr>
      <w:r w:rsidRPr="00EC2698">
        <w:rPr>
          <w:rFonts w:hAnsi="宋体"/>
          <w:sz w:val="24"/>
        </w:rPr>
        <w:t>朱丹丹。 基于JAVAEE的毕业设计管理系统的设计研究[J]. 数字技术与应用，2015,12:146.</w:t>
      </w:r>
    </w:p>
    <w:p w14:paraId="4864E264" w14:textId="3CA0CA72" w:rsidR="00D96E32" w:rsidRDefault="00D96E32" w:rsidP="000258F9">
      <w:pPr>
        <w:pStyle w:val="af5"/>
        <w:numPr>
          <w:ilvl w:val="0"/>
          <w:numId w:val="23"/>
        </w:numPr>
        <w:spacing w:line="360" w:lineRule="auto"/>
        <w:rPr>
          <w:rFonts w:hAnsi="宋体"/>
          <w:sz w:val="24"/>
        </w:rPr>
      </w:pPr>
      <w:r>
        <w:rPr>
          <w:rFonts w:hAnsi="宋体" w:hint="eastAsia"/>
          <w:sz w:val="24"/>
        </w:rPr>
        <w:t>向昌成.Java程序设计项目化教程[M]. 清华大学大学出版社.2013 p15-p102</w:t>
      </w:r>
    </w:p>
    <w:p w14:paraId="614DEEE4" w14:textId="7F834543" w:rsidR="00D96E32" w:rsidRDefault="00D96E32" w:rsidP="000258F9">
      <w:pPr>
        <w:pStyle w:val="af5"/>
        <w:numPr>
          <w:ilvl w:val="0"/>
          <w:numId w:val="23"/>
        </w:numPr>
        <w:spacing w:line="360" w:lineRule="auto"/>
        <w:rPr>
          <w:rFonts w:hAnsi="宋体"/>
          <w:sz w:val="24"/>
        </w:rPr>
      </w:pPr>
      <w:r w:rsidRPr="00D31E9D">
        <w:rPr>
          <w:rFonts w:hAnsi="宋体"/>
          <w:sz w:val="24"/>
        </w:rPr>
        <w:t>彭晓青. MVC模式的应用架构系统的研究与实现[J]．电子工业出版社，2013</w:t>
      </w:r>
    </w:p>
    <w:p w14:paraId="05D2957F" w14:textId="6A0510FA" w:rsidR="00D96E32" w:rsidRPr="000258F9" w:rsidRDefault="00D96E32" w:rsidP="000258F9">
      <w:pPr>
        <w:pStyle w:val="af5"/>
        <w:numPr>
          <w:ilvl w:val="0"/>
          <w:numId w:val="23"/>
        </w:numPr>
        <w:spacing w:line="360" w:lineRule="auto"/>
        <w:rPr>
          <w:rFonts w:hAnsi="宋体"/>
          <w:sz w:val="24"/>
        </w:rPr>
      </w:pPr>
      <w:r w:rsidRPr="000258F9">
        <w:rPr>
          <w:rFonts w:hAnsi="宋体" w:hint="eastAsia"/>
          <w:sz w:val="24"/>
        </w:rPr>
        <w:t>赵坤.软件测试技术与测试管理研究[J]. 电子测试，2016年 p102-p201</w:t>
      </w:r>
    </w:p>
    <w:p w14:paraId="7ABDD57E" w14:textId="5F69278D" w:rsidR="00D96E32" w:rsidRDefault="00D96E32" w:rsidP="000258F9">
      <w:pPr>
        <w:pStyle w:val="af5"/>
        <w:numPr>
          <w:ilvl w:val="0"/>
          <w:numId w:val="23"/>
        </w:numPr>
        <w:spacing w:line="360" w:lineRule="auto"/>
        <w:rPr>
          <w:rFonts w:hAnsi="宋体"/>
          <w:sz w:val="24"/>
        </w:rPr>
      </w:pPr>
      <w:r>
        <w:rPr>
          <w:rFonts w:hAnsi="宋体" w:hint="eastAsia"/>
          <w:sz w:val="24"/>
        </w:rPr>
        <w:t>姜承尧.高性能网站MySQL数据库实践[Z].维普中文科技期刊数据库.2013 p30-p204</w:t>
      </w:r>
    </w:p>
    <w:p w14:paraId="5FB430FE" w14:textId="601F392B" w:rsidR="00D96E32" w:rsidRDefault="00D96E32" w:rsidP="000258F9">
      <w:pPr>
        <w:pStyle w:val="af5"/>
        <w:numPr>
          <w:ilvl w:val="0"/>
          <w:numId w:val="23"/>
        </w:numPr>
        <w:spacing w:line="360" w:lineRule="auto"/>
        <w:rPr>
          <w:rFonts w:hAnsi="宋体"/>
          <w:sz w:val="24"/>
        </w:rPr>
      </w:pPr>
      <w:r w:rsidRPr="00EF0FB1">
        <w:rPr>
          <w:rFonts w:hAnsi="宋体"/>
          <w:sz w:val="24"/>
        </w:rPr>
        <w:t>王晓军。 关于Java软件开发中存在的误区分析[J]. 通讯世界，2015,09:227-228.</w:t>
      </w:r>
    </w:p>
    <w:p w14:paraId="1EC8619C" w14:textId="28E10482" w:rsidR="00D96E32" w:rsidRDefault="00D96E32" w:rsidP="000258F9">
      <w:pPr>
        <w:pStyle w:val="af5"/>
        <w:numPr>
          <w:ilvl w:val="0"/>
          <w:numId w:val="23"/>
        </w:numPr>
        <w:spacing w:line="360" w:lineRule="auto"/>
        <w:rPr>
          <w:rFonts w:hAnsi="宋体"/>
          <w:sz w:val="24"/>
        </w:rPr>
      </w:pPr>
      <w:r w:rsidRPr="00622B76">
        <w:rPr>
          <w:rFonts w:hAnsi="宋体"/>
          <w:sz w:val="24"/>
        </w:rPr>
        <w:t>陈莉. 基于Struts2框架的应用研究[M]．北京：电子工业出版社，2013.</w:t>
      </w:r>
    </w:p>
    <w:p w14:paraId="08554F47" w14:textId="5B76B98E" w:rsidR="00D96E32" w:rsidRPr="002D2E62" w:rsidRDefault="00D96E32" w:rsidP="000258F9">
      <w:pPr>
        <w:pStyle w:val="af5"/>
        <w:numPr>
          <w:ilvl w:val="0"/>
          <w:numId w:val="23"/>
        </w:numPr>
        <w:spacing w:line="360" w:lineRule="auto"/>
        <w:rPr>
          <w:rFonts w:hAnsi="宋体"/>
          <w:sz w:val="24"/>
        </w:rPr>
      </w:pPr>
      <w:r w:rsidRPr="002D2E62">
        <w:rPr>
          <w:rFonts w:hAnsi="宋体"/>
          <w:sz w:val="24"/>
        </w:rPr>
        <w:t>张屹 吴向荣 编著，企业级Java Web编程技术——Servlet&amp;JSP[M] 大连理 大学出版社 2013年7月 p270-p286</w:t>
      </w:r>
    </w:p>
    <w:p w14:paraId="4BCF13B6" w14:textId="77777777" w:rsidR="00D96E32" w:rsidRPr="00495579" w:rsidRDefault="00D96E32" w:rsidP="00D96E32"/>
    <w:p w14:paraId="47187E16" w14:textId="77777777" w:rsidR="00D96E32" w:rsidRDefault="00D96E32"/>
    <w:sectPr w:rsidR="00D96E32" w:rsidSect="00B25642">
      <w:headerReference w:type="default" r:id="rId52"/>
      <w:footerReference w:type="default" r:id="rId53"/>
      <w:pgSz w:w="11906" w:h="16838" w:code="9"/>
      <w:pgMar w:top="1440" w:right="1474" w:bottom="1440" w:left="170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48A61" w14:textId="77777777" w:rsidR="00DF2EC5" w:rsidRDefault="00DF2EC5" w:rsidP="004D0EF1">
      <w:r>
        <w:separator/>
      </w:r>
    </w:p>
  </w:endnote>
  <w:endnote w:type="continuationSeparator" w:id="0">
    <w:p w14:paraId="5E134F75" w14:textId="77777777" w:rsidR="00DF2EC5" w:rsidRDefault="00DF2EC5" w:rsidP="004D0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328635"/>
      <w:docPartObj>
        <w:docPartGallery w:val="Page Numbers (Bottom of Page)"/>
        <w:docPartUnique/>
      </w:docPartObj>
    </w:sdtPr>
    <w:sdtEndPr/>
    <w:sdtContent>
      <w:p w14:paraId="5A0878BC" w14:textId="0C547146" w:rsidR="00726E99" w:rsidRDefault="00726E99">
        <w:pPr>
          <w:pStyle w:val="a5"/>
          <w:jc w:val="center"/>
        </w:pPr>
        <w:r>
          <w:fldChar w:fldCharType="begin"/>
        </w:r>
        <w:r>
          <w:instrText>PAGE   \* MERGEFORMAT</w:instrText>
        </w:r>
        <w:r>
          <w:fldChar w:fldCharType="separate"/>
        </w:r>
        <w:r>
          <w:rPr>
            <w:lang w:val="zh-CN"/>
          </w:rPr>
          <w:t>2</w:t>
        </w:r>
        <w:r>
          <w:fldChar w:fldCharType="end"/>
        </w:r>
      </w:p>
    </w:sdtContent>
  </w:sdt>
  <w:p w14:paraId="472F53A7" w14:textId="77777777" w:rsidR="00726E99" w:rsidRDefault="00726E9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04089" w14:textId="77777777" w:rsidR="00DF2EC5" w:rsidRDefault="00DF2EC5" w:rsidP="004D0EF1">
      <w:r>
        <w:separator/>
      </w:r>
    </w:p>
  </w:footnote>
  <w:footnote w:type="continuationSeparator" w:id="0">
    <w:p w14:paraId="33BFE1FD" w14:textId="77777777" w:rsidR="00DF2EC5" w:rsidRDefault="00DF2EC5" w:rsidP="004D0EF1">
      <w:r>
        <w:continuationSeparator/>
      </w:r>
    </w:p>
  </w:footnote>
  <w:footnote w:id="1">
    <w:p w14:paraId="0ABAC63B" w14:textId="77777777" w:rsidR="00726E99" w:rsidRDefault="00726E99" w:rsidP="00317FFC">
      <w:pPr>
        <w:rPr>
          <w:ins w:id="187" w:author="GL H" w:date="2018-03-04T19:31:00Z"/>
        </w:rPr>
      </w:pPr>
    </w:p>
    <w:p w14:paraId="3A53820D" w14:textId="77777777" w:rsidR="00726E99" w:rsidRDefault="00726E99" w:rsidP="00317FFC">
      <w:pPr>
        <w:pStyle w:val="af1"/>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23C1E" w14:textId="04701E41" w:rsidR="00726E99" w:rsidRDefault="00726E99" w:rsidP="005B05DC">
    <w:pPr>
      <w:pStyle w:val="a3"/>
    </w:pPr>
    <w:r>
      <w:rPr>
        <w:rFonts w:ascii="Tahoma" w:hAnsi="Tahoma" w:cs="Tahoma"/>
        <w:noProof/>
        <w:color w:val="800040"/>
        <w:highlight w:val="white"/>
      </w:rPr>
      <w:drawing>
        <wp:inline distT="0" distB="0" distL="0" distR="0" wp14:anchorId="67C7442D" wp14:editId="2EB6E353">
          <wp:extent cx="200025" cy="190500"/>
          <wp:effectExtent l="0" t="0" r="9525" b="0"/>
          <wp:docPr id="3" name="图片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logo1"/>
                  <pic:cNvPicPr>
                    <a:picLocks noChangeAspect="1" noChangeArrowheads="1"/>
                  </pic:cNvPicPr>
                </pic:nvPicPr>
                <pic:blipFill>
                  <a:blip r:embed="rId1">
                    <a:extLst>
                      <a:ext uri="{28A0092B-C50C-407E-A947-70E740481C1C}">
                        <a14:useLocalDpi xmlns:a14="http://schemas.microsoft.com/office/drawing/2010/main" val="0"/>
                      </a:ext>
                    </a:extLst>
                  </a:blip>
                  <a:srcRect l="1564" t="3336" r="52393" b="4446"/>
                  <a:stretch>
                    <a:fillRect/>
                  </a:stretch>
                </pic:blipFill>
                <pic:spPr bwMode="auto">
                  <a:xfrm>
                    <a:off x="0" y="0"/>
                    <a:ext cx="200025" cy="190500"/>
                  </a:xfrm>
                  <a:prstGeom prst="rect">
                    <a:avLst/>
                  </a:prstGeom>
                  <a:noFill/>
                  <a:ln>
                    <a:noFill/>
                  </a:ln>
                </pic:spPr>
              </pic:pic>
            </a:graphicData>
          </a:graphic>
        </wp:inline>
      </w:drawing>
    </w:r>
    <w:r>
      <w:rPr>
        <w:rFonts w:ascii="Tahoma" w:hAnsi="Tahoma" w:cs="Tahoma" w:hint="eastAsia"/>
        <w:color w:val="800040"/>
      </w:rPr>
      <w:t xml:space="preserve"> </w:t>
    </w:r>
    <w:r>
      <w:rPr>
        <w:rFonts w:hint="eastAsia"/>
      </w:rPr>
      <w:t xml:space="preserve">广州大学华软软件学院 软件工程系 </w:t>
    </w:r>
    <w:r>
      <w:t xml:space="preserve"> </w:t>
    </w:r>
    <w:r>
      <w:rPr>
        <w:rFonts w:hint="eastAsia"/>
      </w:rPr>
      <w:t xml:space="preserve">黄光亮   </w:t>
    </w:r>
    <w:r>
      <w:t xml:space="preserve">  </w:t>
    </w:r>
    <w:r w:rsidRPr="002E6ED7">
      <w:rPr>
        <w:rFonts w:hint="eastAsia"/>
      </w:rPr>
      <w:t>基于</w:t>
    </w:r>
    <w:r>
      <w:t>MVC</w:t>
    </w:r>
    <w:r>
      <w:rPr>
        <w:rFonts w:hint="eastAsia"/>
      </w:rPr>
      <w:t>模式的学院招生管理系统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5500"/>
    <w:multiLevelType w:val="hybridMultilevel"/>
    <w:tmpl w:val="B4E093EE"/>
    <w:lvl w:ilvl="0" w:tplc="097C41D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142F"/>
    <w:multiLevelType w:val="hybridMultilevel"/>
    <w:tmpl w:val="32263CC6"/>
    <w:lvl w:ilvl="0" w:tplc="3006DD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2C51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6E52B6"/>
    <w:multiLevelType w:val="hybridMultilevel"/>
    <w:tmpl w:val="ED6E5D08"/>
    <w:lvl w:ilvl="0" w:tplc="DB62D7A8">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5E2A6A"/>
    <w:multiLevelType w:val="hybridMultilevel"/>
    <w:tmpl w:val="BB9A77CA"/>
    <w:lvl w:ilvl="0" w:tplc="21D2BE5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261E3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6A97A03"/>
    <w:multiLevelType w:val="hybridMultilevel"/>
    <w:tmpl w:val="16A638C6"/>
    <w:lvl w:ilvl="0" w:tplc="BCA0C59A">
      <w:start w:val="1"/>
      <w:numFmt w:val="decimal"/>
      <w:lvlText w:val="(%1)"/>
      <w:lvlJc w:val="left"/>
      <w:pPr>
        <w:ind w:left="892" w:hanging="42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7" w15:restartNumberingAfterBreak="0">
    <w:nsid w:val="1D9C1BBA"/>
    <w:multiLevelType w:val="hybridMultilevel"/>
    <w:tmpl w:val="5D92485A"/>
    <w:lvl w:ilvl="0" w:tplc="2402D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3B46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811D48"/>
    <w:multiLevelType w:val="hybridMultilevel"/>
    <w:tmpl w:val="F96404A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311F2E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4555A48"/>
    <w:multiLevelType w:val="hybridMultilevel"/>
    <w:tmpl w:val="6E681D26"/>
    <w:lvl w:ilvl="0" w:tplc="D76CE36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1B1A53"/>
    <w:multiLevelType w:val="hybridMultilevel"/>
    <w:tmpl w:val="12C20994"/>
    <w:lvl w:ilvl="0" w:tplc="1A04823E">
      <w:start w:val="1"/>
      <w:numFmt w:val="decimal"/>
      <w:lvlText w:val="（%1）"/>
      <w:lvlJc w:val="left"/>
      <w:pPr>
        <w:ind w:left="420" w:hanging="420"/>
      </w:pPr>
      <w:rPr>
        <w:rFonts w:hint="eastAsia"/>
        <w:color w:val="000000" w:themeColor="text1"/>
      </w:rPr>
    </w:lvl>
    <w:lvl w:ilvl="1" w:tplc="1A04823E">
      <w:start w:val="1"/>
      <w:numFmt w:val="decimal"/>
      <w:lvlText w:val="（%2）"/>
      <w:lvlJc w:val="left"/>
      <w:pPr>
        <w:ind w:left="846" w:hanging="420"/>
      </w:pPr>
      <w:rPr>
        <w:rFonts w:hint="eastAsia"/>
        <w:color w:val="000000" w:themeColor="text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A7237D"/>
    <w:multiLevelType w:val="hybridMultilevel"/>
    <w:tmpl w:val="697E7D84"/>
    <w:lvl w:ilvl="0" w:tplc="EB2EEE66">
      <w:start w:val="1"/>
      <w:numFmt w:val="decimal"/>
      <w:pStyle w:val="3"/>
      <w:lvlText w:val="%1."/>
      <w:lvlJc w:val="left"/>
      <w:pPr>
        <w:ind w:left="420" w:hanging="420"/>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881C7A"/>
    <w:multiLevelType w:val="multilevel"/>
    <w:tmpl w:val="47B2F196"/>
    <w:lvl w:ilvl="0">
      <w:start w:val="1"/>
      <w:numFmt w:val="chineseCountingThousand"/>
      <w:pStyle w:val="1"/>
      <w:suff w:val="nothing"/>
      <w:lvlText w:val="第%1章"/>
      <w:lvlJc w:val="left"/>
      <w:pPr>
        <w:ind w:left="1276"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5" w15:restartNumberingAfterBreak="0">
    <w:nsid w:val="426134ED"/>
    <w:multiLevelType w:val="hybridMultilevel"/>
    <w:tmpl w:val="44561C0E"/>
    <w:lvl w:ilvl="0" w:tplc="B5B0A0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A1CF1"/>
    <w:multiLevelType w:val="hybridMultilevel"/>
    <w:tmpl w:val="89782BB8"/>
    <w:lvl w:ilvl="0" w:tplc="767E3F2A">
      <w:start w:val="1"/>
      <w:numFmt w:val="decimal"/>
      <w:lvlText w:val="（%1）"/>
      <w:lvlJc w:val="left"/>
      <w:pPr>
        <w:ind w:left="840" w:hanging="420"/>
      </w:pPr>
      <w:rPr>
        <w:rFonts w:hint="eastAsia"/>
        <w:color w:val="000000" w:themeColor="text1"/>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1C00BFE"/>
    <w:multiLevelType w:val="multilevel"/>
    <w:tmpl w:val="170471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98D33B5"/>
    <w:multiLevelType w:val="multilevel"/>
    <w:tmpl w:val="170471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656F1E18"/>
    <w:multiLevelType w:val="hybridMultilevel"/>
    <w:tmpl w:val="FD10F9D4"/>
    <w:lvl w:ilvl="0" w:tplc="4260C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A300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9CB4219"/>
    <w:multiLevelType w:val="hybridMultilevel"/>
    <w:tmpl w:val="D49844B2"/>
    <w:lvl w:ilvl="0" w:tplc="332475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1"/>
  </w:num>
  <w:num w:numId="4">
    <w:abstractNumId w:val="17"/>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8"/>
  </w:num>
  <w:num w:numId="8">
    <w:abstractNumId w:val="5"/>
  </w:num>
  <w:num w:numId="9">
    <w:abstractNumId w:val="18"/>
  </w:num>
  <w:num w:numId="10">
    <w:abstractNumId w:val="10"/>
  </w:num>
  <w:num w:numId="11">
    <w:abstractNumId w:val="16"/>
  </w:num>
  <w:num w:numId="12">
    <w:abstractNumId w:val="2"/>
  </w:num>
  <w:num w:numId="13">
    <w:abstractNumId w:val="3"/>
  </w:num>
  <w:num w:numId="14">
    <w:abstractNumId w:val="0"/>
  </w:num>
  <w:num w:numId="15">
    <w:abstractNumId w:val="4"/>
  </w:num>
  <w:num w:numId="16">
    <w:abstractNumId w:val="1"/>
  </w:num>
  <w:num w:numId="17">
    <w:abstractNumId w:val="19"/>
  </w:num>
  <w:num w:numId="18">
    <w:abstractNumId w:val="9"/>
  </w:num>
  <w:num w:numId="19">
    <w:abstractNumId w:val="15"/>
  </w:num>
  <w:num w:numId="20">
    <w:abstractNumId w:val="20"/>
  </w:num>
  <w:num w:numId="21">
    <w:abstractNumId w:val="6"/>
  </w:num>
  <w:num w:numId="22">
    <w:abstractNumId w:val="11"/>
  </w:num>
  <w:num w:numId="23">
    <w:abstractNumId w:val="7"/>
  </w:num>
  <w:num w:numId="24">
    <w:abstractNumId w:val="2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 H">
    <w15:presenceInfo w15:providerId="Windows Live" w15:userId="91a0aab687a835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C7"/>
    <w:rsid w:val="00002EF2"/>
    <w:rsid w:val="0000318D"/>
    <w:rsid w:val="00003487"/>
    <w:rsid w:val="00004D55"/>
    <w:rsid w:val="000055DD"/>
    <w:rsid w:val="000064C6"/>
    <w:rsid w:val="0000716B"/>
    <w:rsid w:val="00007390"/>
    <w:rsid w:val="00010AA4"/>
    <w:rsid w:val="00010FEF"/>
    <w:rsid w:val="0001191F"/>
    <w:rsid w:val="00011E13"/>
    <w:rsid w:val="000126B3"/>
    <w:rsid w:val="00014547"/>
    <w:rsid w:val="00015187"/>
    <w:rsid w:val="00015670"/>
    <w:rsid w:val="0001649F"/>
    <w:rsid w:val="0001661A"/>
    <w:rsid w:val="00016758"/>
    <w:rsid w:val="00016FC5"/>
    <w:rsid w:val="00020A1E"/>
    <w:rsid w:val="00020DB4"/>
    <w:rsid w:val="00020E04"/>
    <w:rsid w:val="0002117E"/>
    <w:rsid w:val="00021ACD"/>
    <w:rsid w:val="00021CD3"/>
    <w:rsid w:val="00022220"/>
    <w:rsid w:val="0002235C"/>
    <w:rsid w:val="00022C04"/>
    <w:rsid w:val="00022CA4"/>
    <w:rsid w:val="0002587A"/>
    <w:rsid w:val="000258F9"/>
    <w:rsid w:val="0002597B"/>
    <w:rsid w:val="00026DD3"/>
    <w:rsid w:val="00027606"/>
    <w:rsid w:val="00027924"/>
    <w:rsid w:val="000279D5"/>
    <w:rsid w:val="0003132A"/>
    <w:rsid w:val="00031BA3"/>
    <w:rsid w:val="00031D2E"/>
    <w:rsid w:val="0003379D"/>
    <w:rsid w:val="00033CC2"/>
    <w:rsid w:val="000344EF"/>
    <w:rsid w:val="0003706E"/>
    <w:rsid w:val="00037F71"/>
    <w:rsid w:val="0004043D"/>
    <w:rsid w:val="00040456"/>
    <w:rsid w:val="00040E71"/>
    <w:rsid w:val="00041148"/>
    <w:rsid w:val="000415E6"/>
    <w:rsid w:val="000439AA"/>
    <w:rsid w:val="00043F4B"/>
    <w:rsid w:val="0004452C"/>
    <w:rsid w:val="00044C9B"/>
    <w:rsid w:val="00044EF9"/>
    <w:rsid w:val="00045BE6"/>
    <w:rsid w:val="00045C41"/>
    <w:rsid w:val="0004625A"/>
    <w:rsid w:val="00046F88"/>
    <w:rsid w:val="0004798E"/>
    <w:rsid w:val="00050146"/>
    <w:rsid w:val="00050F3E"/>
    <w:rsid w:val="000519B6"/>
    <w:rsid w:val="00053877"/>
    <w:rsid w:val="00053A93"/>
    <w:rsid w:val="000544A1"/>
    <w:rsid w:val="000545EA"/>
    <w:rsid w:val="00054982"/>
    <w:rsid w:val="00055197"/>
    <w:rsid w:val="00055A93"/>
    <w:rsid w:val="00055FB0"/>
    <w:rsid w:val="0005604B"/>
    <w:rsid w:val="0005655E"/>
    <w:rsid w:val="00056AD9"/>
    <w:rsid w:val="00057056"/>
    <w:rsid w:val="000576FF"/>
    <w:rsid w:val="0005777C"/>
    <w:rsid w:val="00060015"/>
    <w:rsid w:val="00060D33"/>
    <w:rsid w:val="00060F51"/>
    <w:rsid w:val="00061CCE"/>
    <w:rsid w:val="00061EA9"/>
    <w:rsid w:val="00062583"/>
    <w:rsid w:val="00062624"/>
    <w:rsid w:val="000632F0"/>
    <w:rsid w:val="00063A5B"/>
    <w:rsid w:val="00065005"/>
    <w:rsid w:val="0006550B"/>
    <w:rsid w:val="00065D26"/>
    <w:rsid w:val="0006607F"/>
    <w:rsid w:val="00066CE0"/>
    <w:rsid w:val="00066E92"/>
    <w:rsid w:val="0007161D"/>
    <w:rsid w:val="000716C1"/>
    <w:rsid w:val="00071748"/>
    <w:rsid w:val="00071C71"/>
    <w:rsid w:val="0007202B"/>
    <w:rsid w:val="00073BFB"/>
    <w:rsid w:val="000742C7"/>
    <w:rsid w:val="000748AC"/>
    <w:rsid w:val="0007503B"/>
    <w:rsid w:val="000753CB"/>
    <w:rsid w:val="00075750"/>
    <w:rsid w:val="00075B7D"/>
    <w:rsid w:val="00076718"/>
    <w:rsid w:val="00076771"/>
    <w:rsid w:val="00076C68"/>
    <w:rsid w:val="0008012D"/>
    <w:rsid w:val="00080D4A"/>
    <w:rsid w:val="0008127B"/>
    <w:rsid w:val="000812FF"/>
    <w:rsid w:val="000817EE"/>
    <w:rsid w:val="00081DD6"/>
    <w:rsid w:val="00082C90"/>
    <w:rsid w:val="0008317B"/>
    <w:rsid w:val="000839AC"/>
    <w:rsid w:val="000839FB"/>
    <w:rsid w:val="00087CED"/>
    <w:rsid w:val="000906E2"/>
    <w:rsid w:val="00090D78"/>
    <w:rsid w:val="000910C5"/>
    <w:rsid w:val="00091D61"/>
    <w:rsid w:val="0009286C"/>
    <w:rsid w:val="000942EA"/>
    <w:rsid w:val="00095027"/>
    <w:rsid w:val="00096147"/>
    <w:rsid w:val="0009651F"/>
    <w:rsid w:val="000A0298"/>
    <w:rsid w:val="000A0D3B"/>
    <w:rsid w:val="000A1221"/>
    <w:rsid w:val="000A24A8"/>
    <w:rsid w:val="000A3504"/>
    <w:rsid w:val="000A3519"/>
    <w:rsid w:val="000A49C1"/>
    <w:rsid w:val="000A637D"/>
    <w:rsid w:val="000A73EC"/>
    <w:rsid w:val="000A754D"/>
    <w:rsid w:val="000A7666"/>
    <w:rsid w:val="000A7707"/>
    <w:rsid w:val="000A78DD"/>
    <w:rsid w:val="000A7F64"/>
    <w:rsid w:val="000B0E96"/>
    <w:rsid w:val="000B1A95"/>
    <w:rsid w:val="000B1AA3"/>
    <w:rsid w:val="000B2CFF"/>
    <w:rsid w:val="000B5A6B"/>
    <w:rsid w:val="000B670A"/>
    <w:rsid w:val="000B6B08"/>
    <w:rsid w:val="000B6BA9"/>
    <w:rsid w:val="000B6E8E"/>
    <w:rsid w:val="000B7093"/>
    <w:rsid w:val="000B7438"/>
    <w:rsid w:val="000C0F08"/>
    <w:rsid w:val="000C14C2"/>
    <w:rsid w:val="000C22FD"/>
    <w:rsid w:val="000C2406"/>
    <w:rsid w:val="000C26F0"/>
    <w:rsid w:val="000C2E43"/>
    <w:rsid w:val="000C3055"/>
    <w:rsid w:val="000C3F67"/>
    <w:rsid w:val="000C422B"/>
    <w:rsid w:val="000C5293"/>
    <w:rsid w:val="000C56DC"/>
    <w:rsid w:val="000C5857"/>
    <w:rsid w:val="000C6447"/>
    <w:rsid w:val="000C6BD9"/>
    <w:rsid w:val="000C6D8A"/>
    <w:rsid w:val="000C7562"/>
    <w:rsid w:val="000D0057"/>
    <w:rsid w:val="000D0922"/>
    <w:rsid w:val="000D098A"/>
    <w:rsid w:val="000D1C88"/>
    <w:rsid w:val="000D1FF9"/>
    <w:rsid w:val="000D35EB"/>
    <w:rsid w:val="000D4136"/>
    <w:rsid w:val="000D5808"/>
    <w:rsid w:val="000D7840"/>
    <w:rsid w:val="000E02F1"/>
    <w:rsid w:val="000E0985"/>
    <w:rsid w:val="000E4683"/>
    <w:rsid w:val="000E4D3A"/>
    <w:rsid w:val="000E4D41"/>
    <w:rsid w:val="000E5692"/>
    <w:rsid w:val="000E6547"/>
    <w:rsid w:val="000E6D8D"/>
    <w:rsid w:val="000E7070"/>
    <w:rsid w:val="000F005D"/>
    <w:rsid w:val="000F009F"/>
    <w:rsid w:val="000F02E0"/>
    <w:rsid w:val="000F05F2"/>
    <w:rsid w:val="000F094A"/>
    <w:rsid w:val="000F0991"/>
    <w:rsid w:val="000F0C5A"/>
    <w:rsid w:val="000F15E6"/>
    <w:rsid w:val="000F2226"/>
    <w:rsid w:val="000F44A7"/>
    <w:rsid w:val="000F47D4"/>
    <w:rsid w:val="000F5DCA"/>
    <w:rsid w:val="000F6121"/>
    <w:rsid w:val="000F6656"/>
    <w:rsid w:val="000F75DB"/>
    <w:rsid w:val="00100ACA"/>
    <w:rsid w:val="00100D46"/>
    <w:rsid w:val="001013A4"/>
    <w:rsid w:val="001014FA"/>
    <w:rsid w:val="001019C4"/>
    <w:rsid w:val="00102762"/>
    <w:rsid w:val="00102C41"/>
    <w:rsid w:val="00102E41"/>
    <w:rsid w:val="001030FE"/>
    <w:rsid w:val="00104ADE"/>
    <w:rsid w:val="00105237"/>
    <w:rsid w:val="001053BD"/>
    <w:rsid w:val="001061AE"/>
    <w:rsid w:val="00106292"/>
    <w:rsid w:val="001064ED"/>
    <w:rsid w:val="00106AFD"/>
    <w:rsid w:val="00106F0C"/>
    <w:rsid w:val="001077A8"/>
    <w:rsid w:val="001112A0"/>
    <w:rsid w:val="00113B95"/>
    <w:rsid w:val="00114003"/>
    <w:rsid w:val="00114F58"/>
    <w:rsid w:val="00116113"/>
    <w:rsid w:val="001161C2"/>
    <w:rsid w:val="0011755D"/>
    <w:rsid w:val="0012008E"/>
    <w:rsid w:val="00120939"/>
    <w:rsid w:val="0012112B"/>
    <w:rsid w:val="00121139"/>
    <w:rsid w:val="001216CC"/>
    <w:rsid w:val="00122059"/>
    <w:rsid w:val="001235BF"/>
    <w:rsid w:val="001240A0"/>
    <w:rsid w:val="0012434E"/>
    <w:rsid w:val="00124A3A"/>
    <w:rsid w:val="001256D4"/>
    <w:rsid w:val="0012608D"/>
    <w:rsid w:val="0012691A"/>
    <w:rsid w:val="00126B44"/>
    <w:rsid w:val="00126DB9"/>
    <w:rsid w:val="001272BB"/>
    <w:rsid w:val="0012760F"/>
    <w:rsid w:val="00131C4D"/>
    <w:rsid w:val="001323C2"/>
    <w:rsid w:val="00132432"/>
    <w:rsid w:val="0013281A"/>
    <w:rsid w:val="00132AE0"/>
    <w:rsid w:val="00132DB2"/>
    <w:rsid w:val="00133346"/>
    <w:rsid w:val="00134449"/>
    <w:rsid w:val="00134A50"/>
    <w:rsid w:val="00135D2C"/>
    <w:rsid w:val="00136258"/>
    <w:rsid w:val="001363E7"/>
    <w:rsid w:val="00136514"/>
    <w:rsid w:val="001365E4"/>
    <w:rsid w:val="00136A02"/>
    <w:rsid w:val="00136D1F"/>
    <w:rsid w:val="00136DCE"/>
    <w:rsid w:val="001370A2"/>
    <w:rsid w:val="001374E8"/>
    <w:rsid w:val="00137635"/>
    <w:rsid w:val="0014050F"/>
    <w:rsid w:val="0014181E"/>
    <w:rsid w:val="00142E5A"/>
    <w:rsid w:val="00143243"/>
    <w:rsid w:val="0014340B"/>
    <w:rsid w:val="001447E8"/>
    <w:rsid w:val="001449AD"/>
    <w:rsid w:val="0014514F"/>
    <w:rsid w:val="00145AA4"/>
    <w:rsid w:val="00145D3E"/>
    <w:rsid w:val="0014656E"/>
    <w:rsid w:val="00146BAE"/>
    <w:rsid w:val="0014701D"/>
    <w:rsid w:val="00147A0C"/>
    <w:rsid w:val="00147E8A"/>
    <w:rsid w:val="00150618"/>
    <w:rsid w:val="00151B99"/>
    <w:rsid w:val="00152172"/>
    <w:rsid w:val="00152F68"/>
    <w:rsid w:val="00154246"/>
    <w:rsid w:val="001545DF"/>
    <w:rsid w:val="00154ADC"/>
    <w:rsid w:val="00154D2D"/>
    <w:rsid w:val="00155E32"/>
    <w:rsid w:val="00156051"/>
    <w:rsid w:val="001560FD"/>
    <w:rsid w:val="00156C89"/>
    <w:rsid w:val="0016104F"/>
    <w:rsid w:val="00161A87"/>
    <w:rsid w:val="00161C3D"/>
    <w:rsid w:val="001629AA"/>
    <w:rsid w:val="00162CDD"/>
    <w:rsid w:val="00163F10"/>
    <w:rsid w:val="00164189"/>
    <w:rsid w:val="001649BD"/>
    <w:rsid w:val="0016585C"/>
    <w:rsid w:val="00166134"/>
    <w:rsid w:val="0016671E"/>
    <w:rsid w:val="00166799"/>
    <w:rsid w:val="001667CA"/>
    <w:rsid w:val="001669B5"/>
    <w:rsid w:val="00166A66"/>
    <w:rsid w:val="0016719B"/>
    <w:rsid w:val="00167418"/>
    <w:rsid w:val="001679CD"/>
    <w:rsid w:val="00167AD5"/>
    <w:rsid w:val="0017023E"/>
    <w:rsid w:val="00170EEA"/>
    <w:rsid w:val="00171C0B"/>
    <w:rsid w:val="0017204B"/>
    <w:rsid w:val="00172E93"/>
    <w:rsid w:val="00173478"/>
    <w:rsid w:val="0017391B"/>
    <w:rsid w:val="00173997"/>
    <w:rsid w:val="00174AC7"/>
    <w:rsid w:val="0017551F"/>
    <w:rsid w:val="0017669C"/>
    <w:rsid w:val="00177B58"/>
    <w:rsid w:val="0018085F"/>
    <w:rsid w:val="00181039"/>
    <w:rsid w:val="00181C5E"/>
    <w:rsid w:val="00182616"/>
    <w:rsid w:val="00182744"/>
    <w:rsid w:val="00182B08"/>
    <w:rsid w:val="00183C64"/>
    <w:rsid w:val="00183C88"/>
    <w:rsid w:val="00183E22"/>
    <w:rsid w:val="00185819"/>
    <w:rsid w:val="00185AA7"/>
    <w:rsid w:val="001875F6"/>
    <w:rsid w:val="00187833"/>
    <w:rsid w:val="00187F34"/>
    <w:rsid w:val="00192240"/>
    <w:rsid w:val="00193E91"/>
    <w:rsid w:val="00193F7E"/>
    <w:rsid w:val="00194979"/>
    <w:rsid w:val="00194EA7"/>
    <w:rsid w:val="00195354"/>
    <w:rsid w:val="00195D72"/>
    <w:rsid w:val="00196AA3"/>
    <w:rsid w:val="00196B3A"/>
    <w:rsid w:val="001978F0"/>
    <w:rsid w:val="00197F74"/>
    <w:rsid w:val="001A0102"/>
    <w:rsid w:val="001A06EB"/>
    <w:rsid w:val="001A0E85"/>
    <w:rsid w:val="001A10B3"/>
    <w:rsid w:val="001A12F6"/>
    <w:rsid w:val="001A1F63"/>
    <w:rsid w:val="001A1F81"/>
    <w:rsid w:val="001A3264"/>
    <w:rsid w:val="001A4480"/>
    <w:rsid w:val="001A45D7"/>
    <w:rsid w:val="001A4E81"/>
    <w:rsid w:val="001A52D5"/>
    <w:rsid w:val="001A5989"/>
    <w:rsid w:val="001A6315"/>
    <w:rsid w:val="001A675C"/>
    <w:rsid w:val="001A75DC"/>
    <w:rsid w:val="001B0125"/>
    <w:rsid w:val="001B0640"/>
    <w:rsid w:val="001B13FA"/>
    <w:rsid w:val="001B199E"/>
    <w:rsid w:val="001B2398"/>
    <w:rsid w:val="001B361B"/>
    <w:rsid w:val="001B4BF3"/>
    <w:rsid w:val="001B5494"/>
    <w:rsid w:val="001B58E3"/>
    <w:rsid w:val="001B5954"/>
    <w:rsid w:val="001B5F9D"/>
    <w:rsid w:val="001B76E2"/>
    <w:rsid w:val="001B7B5C"/>
    <w:rsid w:val="001C0C33"/>
    <w:rsid w:val="001C2056"/>
    <w:rsid w:val="001C20DB"/>
    <w:rsid w:val="001C2957"/>
    <w:rsid w:val="001C3391"/>
    <w:rsid w:val="001C3E02"/>
    <w:rsid w:val="001C562E"/>
    <w:rsid w:val="001C6484"/>
    <w:rsid w:val="001C72C7"/>
    <w:rsid w:val="001D0499"/>
    <w:rsid w:val="001D0E96"/>
    <w:rsid w:val="001D27F2"/>
    <w:rsid w:val="001D28E1"/>
    <w:rsid w:val="001D2DBC"/>
    <w:rsid w:val="001D319A"/>
    <w:rsid w:val="001D3702"/>
    <w:rsid w:val="001D3C33"/>
    <w:rsid w:val="001D3DBA"/>
    <w:rsid w:val="001D4BBB"/>
    <w:rsid w:val="001D7B64"/>
    <w:rsid w:val="001E0C70"/>
    <w:rsid w:val="001E0D69"/>
    <w:rsid w:val="001E12EE"/>
    <w:rsid w:val="001E2522"/>
    <w:rsid w:val="001E2949"/>
    <w:rsid w:val="001E29B1"/>
    <w:rsid w:val="001E3442"/>
    <w:rsid w:val="001E372C"/>
    <w:rsid w:val="001E3F60"/>
    <w:rsid w:val="001E44B7"/>
    <w:rsid w:val="001E4D60"/>
    <w:rsid w:val="001E5EE8"/>
    <w:rsid w:val="001E682F"/>
    <w:rsid w:val="001E6CA5"/>
    <w:rsid w:val="001E716B"/>
    <w:rsid w:val="001E7628"/>
    <w:rsid w:val="001F06AD"/>
    <w:rsid w:val="001F08DC"/>
    <w:rsid w:val="001F08FC"/>
    <w:rsid w:val="001F0BB5"/>
    <w:rsid w:val="001F0FE5"/>
    <w:rsid w:val="001F1729"/>
    <w:rsid w:val="001F2AF3"/>
    <w:rsid w:val="001F38A3"/>
    <w:rsid w:val="001F39F3"/>
    <w:rsid w:val="001F3EAB"/>
    <w:rsid w:val="001F4161"/>
    <w:rsid w:val="001F50E7"/>
    <w:rsid w:val="001F55E3"/>
    <w:rsid w:val="001F6457"/>
    <w:rsid w:val="001F6473"/>
    <w:rsid w:val="001F689C"/>
    <w:rsid w:val="001F6E85"/>
    <w:rsid w:val="001F772D"/>
    <w:rsid w:val="001F7BAA"/>
    <w:rsid w:val="002003AC"/>
    <w:rsid w:val="00200D2A"/>
    <w:rsid w:val="00200EF8"/>
    <w:rsid w:val="00200F7F"/>
    <w:rsid w:val="002012BA"/>
    <w:rsid w:val="0020205D"/>
    <w:rsid w:val="0020217B"/>
    <w:rsid w:val="002031B3"/>
    <w:rsid w:val="002043DD"/>
    <w:rsid w:val="00204926"/>
    <w:rsid w:val="0020595E"/>
    <w:rsid w:val="00205C5D"/>
    <w:rsid w:val="00206BC6"/>
    <w:rsid w:val="00207794"/>
    <w:rsid w:val="00207A65"/>
    <w:rsid w:val="00207C5A"/>
    <w:rsid w:val="00211EBF"/>
    <w:rsid w:val="002124A2"/>
    <w:rsid w:val="002128EC"/>
    <w:rsid w:val="002131A2"/>
    <w:rsid w:val="00213280"/>
    <w:rsid w:val="002138F5"/>
    <w:rsid w:val="00214E70"/>
    <w:rsid w:val="00214F14"/>
    <w:rsid w:val="0021575F"/>
    <w:rsid w:val="00215F2C"/>
    <w:rsid w:val="002168AB"/>
    <w:rsid w:val="0021737D"/>
    <w:rsid w:val="00217744"/>
    <w:rsid w:val="002177E9"/>
    <w:rsid w:val="0021793C"/>
    <w:rsid w:val="002204E2"/>
    <w:rsid w:val="0022111D"/>
    <w:rsid w:val="00221C91"/>
    <w:rsid w:val="00221EFB"/>
    <w:rsid w:val="0022247E"/>
    <w:rsid w:val="002224CE"/>
    <w:rsid w:val="00222556"/>
    <w:rsid w:val="002238A5"/>
    <w:rsid w:val="00223CB7"/>
    <w:rsid w:val="00223D51"/>
    <w:rsid w:val="0022428C"/>
    <w:rsid w:val="002246B7"/>
    <w:rsid w:val="00224B9C"/>
    <w:rsid w:val="00226CEE"/>
    <w:rsid w:val="002274B9"/>
    <w:rsid w:val="00227F2D"/>
    <w:rsid w:val="00227F70"/>
    <w:rsid w:val="00230806"/>
    <w:rsid w:val="002314BA"/>
    <w:rsid w:val="0023207D"/>
    <w:rsid w:val="00232FF3"/>
    <w:rsid w:val="00233EB9"/>
    <w:rsid w:val="0023686C"/>
    <w:rsid w:val="0023690D"/>
    <w:rsid w:val="00236CA3"/>
    <w:rsid w:val="002373B3"/>
    <w:rsid w:val="00240583"/>
    <w:rsid w:val="00242278"/>
    <w:rsid w:val="0024481B"/>
    <w:rsid w:val="00244B2F"/>
    <w:rsid w:val="002457D8"/>
    <w:rsid w:val="00245C81"/>
    <w:rsid w:val="00246308"/>
    <w:rsid w:val="0024644F"/>
    <w:rsid w:val="00246706"/>
    <w:rsid w:val="00250981"/>
    <w:rsid w:val="00250AAE"/>
    <w:rsid w:val="00252372"/>
    <w:rsid w:val="00252821"/>
    <w:rsid w:val="002528FC"/>
    <w:rsid w:val="00252B22"/>
    <w:rsid w:val="00252E98"/>
    <w:rsid w:val="0025434B"/>
    <w:rsid w:val="00254EFD"/>
    <w:rsid w:val="0025536E"/>
    <w:rsid w:val="00255BC6"/>
    <w:rsid w:val="00255E15"/>
    <w:rsid w:val="00256262"/>
    <w:rsid w:val="00256436"/>
    <w:rsid w:val="00256894"/>
    <w:rsid w:val="00256E1E"/>
    <w:rsid w:val="0025750C"/>
    <w:rsid w:val="002575FC"/>
    <w:rsid w:val="00257D13"/>
    <w:rsid w:val="00257F17"/>
    <w:rsid w:val="002606EC"/>
    <w:rsid w:val="00260C3B"/>
    <w:rsid w:val="0026135C"/>
    <w:rsid w:val="00262879"/>
    <w:rsid w:val="0026299E"/>
    <w:rsid w:val="00263AD5"/>
    <w:rsid w:val="00264E45"/>
    <w:rsid w:val="00265394"/>
    <w:rsid w:val="002658A7"/>
    <w:rsid w:val="00265DDA"/>
    <w:rsid w:val="00265E03"/>
    <w:rsid w:val="0026628B"/>
    <w:rsid w:val="002672B7"/>
    <w:rsid w:val="0026763B"/>
    <w:rsid w:val="002677EB"/>
    <w:rsid w:val="00272636"/>
    <w:rsid w:val="002726C6"/>
    <w:rsid w:val="00273F27"/>
    <w:rsid w:val="002740C7"/>
    <w:rsid w:val="0027482E"/>
    <w:rsid w:val="0027613E"/>
    <w:rsid w:val="00276159"/>
    <w:rsid w:val="0027618C"/>
    <w:rsid w:val="00276D1C"/>
    <w:rsid w:val="0028148A"/>
    <w:rsid w:val="00281728"/>
    <w:rsid w:val="00281776"/>
    <w:rsid w:val="00281DF4"/>
    <w:rsid w:val="002827EC"/>
    <w:rsid w:val="00283C8E"/>
    <w:rsid w:val="00283D3A"/>
    <w:rsid w:val="00283F47"/>
    <w:rsid w:val="002846CF"/>
    <w:rsid w:val="00285055"/>
    <w:rsid w:val="002850FB"/>
    <w:rsid w:val="0028528A"/>
    <w:rsid w:val="0028544B"/>
    <w:rsid w:val="002903EF"/>
    <w:rsid w:val="00291BE7"/>
    <w:rsid w:val="00292584"/>
    <w:rsid w:val="00293240"/>
    <w:rsid w:val="00294188"/>
    <w:rsid w:val="0029596B"/>
    <w:rsid w:val="00297522"/>
    <w:rsid w:val="002976A5"/>
    <w:rsid w:val="00297E9B"/>
    <w:rsid w:val="002A0301"/>
    <w:rsid w:val="002A0540"/>
    <w:rsid w:val="002A0F71"/>
    <w:rsid w:val="002A11CD"/>
    <w:rsid w:val="002A3021"/>
    <w:rsid w:val="002A3AE8"/>
    <w:rsid w:val="002A3B88"/>
    <w:rsid w:val="002A3E2D"/>
    <w:rsid w:val="002A5FE2"/>
    <w:rsid w:val="002A6DB5"/>
    <w:rsid w:val="002A7423"/>
    <w:rsid w:val="002A755E"/>
    <w:rsid w:val="002A7709"/>
    <w:rsid w:val="002A7F59"/>
    <w:rsid w:val="002A7FCE"/>
    <w:rsid w:val="002B0334"/>
    <w:rsid w:val="002B19B9"/>
    <w:rsid w:val="002B2078"/>
    <w:rsid w:val="002B211F"/>
    <w:rsid w:val="002B2366"/>
    <w:rsid w:val="002B2F63"/>
    <w:rsid w:val="002B3307"/>
    <w:rsid w:val="002B3786"/>
    <w:rsid w:val="002B482F"/>
    <w:rsid w:val="002B495E"/>
    <w:rsid w:val="002B4F99"/>
    <w:rsid w:val="002B59D2"/>
    <w:rsid w:val="002B5F53"/>
    <w:rsid w:val="002B6E46"/>
    <w:rsid w:val="002B6EE3"/>
    <w:rsid w:val="002C0E01"/>
    <w:rsid w:val="002C14CE"/>
    <w:rsid w:val="002C2681"/>
    <w:rsid w:val="002C2864"/>
    <w:rsid w:val="002C2CDA"/>
    <w:rsid w:val="002C3759"/>
    <w:rsid w:val="002C434E"/>
    <w:rsid w:val="002C5A21"/>
    <w:rsid w:val="002C6050"/>
    <w:rsid w:val="002C6211"/>
    <w:rsid w:val="002C6A71"/>
    <w:rsid w:val="002C7485"/>
    <w:rsid w:val="002D0D7C"/>
    <w:rsid w:val="002D166F"/>
    <w:rsid w:val="002D2192"/>
    <w:rsid w:val="002D2E62"/>
    <w:rsid w:val="002D37EF"/>
    <w:rsid w:val="002D38D0"/>
    <w:rsid w:val="002D4E3D"/>
    <w:rsid w:val="002D4F9F"/>
    <w:rsid w:val="002D55A8"/>
    <w:rsid w:val="002D5998"/>
    <w:rsid w:val="002D5B70"/>
    <w:rsid w:val="002D6737"/>
    <w:rsid w:val="002D6957"/>
    <w:rsid w:val="002D7964"/>
    <w:rsid w:val="002D7A83"/>
    <w:rsid w:val="002D7CD7"/>
    <w:rsid w:val="002E0D9A"/>
    <w:rsid w:val="002E1264"/>
    <w:rsid w:val="002E2943"/>
    <w:rsid w:val="002E3C4B"/>
    <w:rsid w:val="002E6644"/>
    <w:rsid w:val="002E69BA"/>
    <w:rsid w:val="002E69BD"/>
    <w:rsid w:val="002E73D1"/>
    <w:rsid w:val="002F04CA"/>
    <w:rsid w:val="002F0A8F"/>
    <w:rsid w:val="002F1974"/>
    <w:rsid w:val="002F2886"/>
    <w:rsid w:val="002F2A5E"/>
    <w:rsid w:val="002F3015"/>
    <w:rsid w:val="002F375D"/>
    <w:rsid w:val="002F3F68"/>
    <w:rsid w:val="002F5DC2"/>
    <w:rsid w:val="00300371"/>
    <w:rsid w:val="003006E5"/>
    <w:rsid w:val="00300D7E"/>
    <w:rsid w:val="0030135A"/>
    <w:rsid w:val="00301F6D"/>
    <w:rsid w:val="00303624"/>
    <w:rsid w:val="0030555C"/>
    <w:rsid w:val="00305EAD"/>
    <w:rsid w:val="00306EEE"/>
    <w:rsid w:val="0031146B"/>
    <w:rsid w:val="00311C35"/>
    <w:rsid w:val="00311C3A"/>
    <w:rsid w:val="00311C81"/>
    <w:rsid w:val="00311F88"/>
    <w:rsid w:val="00312789"/>
    <w:rsid w:val="00312825"/>
    <w:rsid w:val="003132B4"/>
    <w:rsid w:val="00314D57"/>
    <w:rsid w:val="00315046"/>
    <w:rsid w:val="00315445"/>
    <w:rsid w:val="003157B2"/>
    <w:rsid w:val="00315B22"/>
    <w:rsid w:val="00316982"/>
    <w:rsid w:val="00316D7E"/>
    <w:rsid w:val="00316E6C"/>
    <w:rsid w:val="0031751B"/>
    <w:rsid w:val="003175F8"/>
    <w:rsid w:val="00317C3A"/>
    <w:rsid w:val="00317FFC"/>
    <w:rsid w:val="00320D99"/>
    <w:rsid w:val="00321E6D"/>
    <w:rsid w:val="003228F4"/>
    <w:rsid w:val="00323514"/>
    <w:rsid w:val="0032364C"/>
    <w:rsid w:val="00323753"/>
    <w:rsid w:val="003244D8"/>
    <w:rsid w:val="00324D57"/>
    <w:rsid w:val="00325A72"/>
    <w:rsid w:val="003262AC"/>
    <w:rsid w:val="00330F85"/>
    <w:rsid w:val="00332179"/>
    <w:rsid w:val="003327A1"/>
    <w:rsid w:val="00332B6D"/>
    <w:rsid w:val="00333133"/>
    <w:rsid w:val="00333BAB"/>
    <w:rsid w:val="00333D3B"/>
    <w:rsid w:val="00333E90"/>
    <w:rsid w:val="00333FFA"/>
    <w:rsid w:val="00334C5C"/>
    <w:rsid w:val="00335965"/>
    <w:rsid w:val="00335B4B"/>
    <w:rsid w:val="003361AC"/>
    <w:rsid w:val="00336AFF"/>
    <w:rsid w:val="003373D5"/>
    <w:rsid w:val="00337534"/>
    <w:rsid w:val="00337E29"/>
    <w:rsid w:val="0034061E"/>
    <w:rsid w:val="00340FE7"/>
    <w:rsid w:val="003411EA"/>
    <w:rsid w:val="00341425"/>
    <w:rsid w:val="00341AAB"/>
    <w:rsid w:val="003420AC"/>
    <w:rsid w:val="0034224F"/>
    <w:rsid w:val="003432B7"/>
    <w:rsid w:val="00343662"/>
    <w:rsid w:val="00344221"/>
    <w:rsid w:val="00344ADE"/>
    <w:rsid w:val="00344D05"/>
    <w:rsid w:val="00345E23"/>
    <w:rsid w:val="0034680C"/>
    <w:rsid w:val="00350427"/>
    <w:rsid w:val="00350888"/>
    <w:rsid w:val="003515B1"/>
    <w:rsid w:val="00351D77"/>
    <w:rsid w:val="003527B7"/>
    <w:rsid w:val="003532F1"/>
    <w:rsid w:val="00353AB5"/>
    <w:rsid w:val="00354AB9"/>
    <w:rsid w:val="003551D7"/>
    <w:rsid w:val="00355321"/>
    <w:rsid w:val="00355FD8"/>
    <w:rsid w:val="003562C8"/>
    <w:rsid w:val="003562E9"/>
    <w:rsid w:val="00356DA8"/>
    <w:rsid w:val="003573DB"/>
    <w:rsid w:val="00357923"/>
    <w:rsid w:val="00357E7F"/>
    <w:rsid w:val="0036085F"/>
    <w:rsid w:val="00363D56"/>
    <w:rsid w:val="00364D4B"/>
    <w:rsid w:val="00365196"/>
    <w:rsid w:val="0036520B"/>
    <w:rsid w:val="003655C9"/>
    <w:rsid w:val="00366640"/>
    <w:rsid w:val="00366BDF"/>
    <w:rsid w:val="00366C7F"/>
    <w:rsid w:val="00367301"/>
    <w:rsid w:val="00367466"/>
    <w:rsid w:val="003679E1"/>
    <w:rsid w:val="00370198"/>
    <w:rsid w:val="00370431"/>
    <w:rsid w:val="00372D6C"/>
    <w:rsid w:val="00373DD0"/>
    <w:rsid w:val="00374A97"/>
    <w:rsid w:val="00374B2D"/>
    <w:rsid w:val="00374C2B"/>
    <w:rsid w:val="00375201"/>
    <w:rsid w:val="00375B45"/>
    <w:rsid w:val="00375CB2"/>
    <w:rsid w:val="00375E97"/>
    <w:rsid w:val="003764F8"/>
    <w:rsid w:val="00377A3E"/>
    <w:rsid w:val="00377FB4"/>
    <w:rsid w:val="00381682"/>
    <w:rsid w:val="00381BB0"/>
    <w:rsid w:val="00381D3F"/>
    <w:rsid w:val="003823F6"/>
    <w:rsid w:val="003824C7"/>
    <w:rsid w:val="00382C41"/>
    <w:rsid w:val="00383453"/>
    <w:rsid w:val="00384589"/>
    <w:rsid w:val="003854D9"/>
    <w:rsid w:val="00385C74"/>
    <w:rsid w:val="0038623C"/>
    <w:rsid w:val="0038692A"/>
    <w:rsid w:val="00386BA0"/>
    <w:rsid w:val="00387173"/>
    <w:rsid w:val="00391DBD"/>
    <w:rsid w:val="00394A33"/>
    <w:rsid w:val="00394DF9"/>
    <w:rsid w:val="00394E68"/>
    <w:rsid w:val="003950E5"/>
    <w:rsid w:val="00395559"/>
    <w:rsid w:val="003973BA"/>
    <w:rsid w:val="0039759F"/>
    <w:rsid w:val="00397761"/>
    <w:rsid w:val="003A0B8E"/>
    <w:rsid w:val="003A0E4E"/>
    <w:rsid w:val="003A120A"/>
    <w:rsid w:val="003A171D"/>
    <w:rsid w:val="003A1D4F"/>
    <w:rsid w:val="003A1E0D"/>
    <w:rsid w:val="003A2E73"/>
    <w:rsid w:val="003A2F09"/>
    <w:rsid w:val="003A3687"/>
    <w:rsid w:val="003A37C9"/>
    <w:rsid w:val="003A37CA"/>
    <w:rsid w:val="003A3F90"/>
    <w:rsid w:val="003A6541"/>
    <w:rsid w:val="003A6DE0"/>
    <w:rsid w:val="003A6F8B"/>
    <w:rsid w:val="003A763B"/>
    <w:rsid w:val="003A7F30"/>
    <w:rsid w:val="003B0217"/>
    <w:rsid w:val="003B03A6"/>
    <w:rsid w:val="003B08E8"/>
    <w:rsid w:val="003B0F53"/>
    <w:rsid w:val="003B1F1A"/>
    <w:rsid w:val="003B26A2"/>
    <w:rsid w:val="003B2F81"/>
    <w:rsid w:val="003B41A8"/>
    <w:rsid w:val="003B468B"/>
    <w:rsid w:val="003B57E6"/>
    <w:rsid w:val="003B621C"/>
    <w:rsid w:val="003B638D"/>
    <w:rsid w:val="003B7470"/>
    <w:rsid w:val="003B7727"/>
    <w:rsid w:val="003B7AAA"/>
    <w:rsid w:val="003C1636"/>
    <w:rsid w:val="003C2097"/>
    <w:rsid w:val="003C43A1"/>
    <w:rsid w:val="003C54E3"/>
    <w:rsid w:val="003C5B7B"/>
    <w:rsid w:val="003C7929"/>
    <w:rsid w:val="003C7FAA"/>
    <w:rsid w:val="003D056C"/>
    <w:rsid w:val="003D0687"/>
    <w:rsid w:val="003D0BE9"/>
    <w:rsid w:val="003D11A2"/>
    <w:rsid w:val="003D12E9"/>
    <w:rsid w:val="003D22E8"/>
    <w:rsid w:val="003D236B"/>
    <w:rsid w:val="003D32DA"/>
    <w:rsid w:val="003D3941"/>
    <w:rsid w:val="003D3A67"/>
    <w:rsid w:val="003D40FE"/>
    <w:rsid w:val="003D5B6F"/>
    <w:rsid w:val="003D5CC2"/>
    <w:rsid w:val="003D60AC"/>
    <w:rsid w:val="003D6525"/>
    <w:rsid w:val="003D6F7C"/>
    <w:rsid w:val="003D719F"/>
    <w:rsid w:val="003D7EAE"/>
    <w:rsid w:val="003E107D"/>
    <w:rsid w:val="003E247F"/>
    <w:rsid w:val="003E3A0F"/>
    <w:rsid w:val="003E50A5"/>
    <w:rsid w:val="003E54BE"/>
    <w:rsid w:val="003E566A"/>
    <w:rsid w:val="003E5D29"/>
    <w:rsid w:val="003E63A7"/>
    <w:rsid w:val="003E6E21"/>
    <w:rsid w:val="003E7AC7"/>
    <w:rsid w:val="003E7B7D"/>
    <w:rsid w:val="003F004E"/>
    <w:rsid w:val="003F1AF4"/>
    <w:rsid w:val="003F213C"/>
    <w:rsid w:val="003F27DE"/>
    <w:rsid w:val="003F2BEC"/>
    <w:rsid w:val="003F2E5D"/>
    <w:rsid w:val="003F327B"/>
    <w:rsid w:val="003F3C0B"/>
    <w:rsid w:val="003F4101"/>
    <w:rsid w:val="003F434F"/>
    <w:rsid w:val="003F4863"/>
    <w:rsid w:val="003F5133"/>
    <w:rsid w:val="003F52AE"/>
    <w:rsid w:val="003F5675"/>
    <w:rsid w:val="003F6312"/>
    <w:rsid w:val="004002E3"/>
    <w:rsid w:val="00400D80"/>
    <w:rsid w:val="00401CCB"/>
    <w:rsid w:val="0040238B"/>
    <w:rsid w:val="00402593"/>
    <w:rsid w:val="004035A0"/>
    <w:rsid w:val="00403872"/>
    <w:rsid w:val="00403E60"/>
    <w:rsid w:val="004042DF"/>
    <w:rsid w:val="00404490"/>
    <w:rsid w:val="004045D8"/>
    <w:rsid w:val="00404869"/>
    <w:rsid w:val="004049B4"/>
    <w:rsid w:val="00404BA0"/>
    <w:rsid w:val="00405224"/>
    <w:rsid w:val="00405F59"/>
    <w:rsid w:val="00406B9B"/>
    <w:rsid w:val="0041069C"/>
    <w:rsid w:val="00410A33"/>
    <w:rsid w:val="0041109D"/>
    <w:rsid w:val="0041121F"/>
    <w:rsid w:val="00411AC9"/>
    <w:rsid w:val="00411F6E"/>
    <w:rsid w:val="00414667"/>
    <w:rsid w:val="00415E6C"/>
    <w:rsid w:val="004161CB"/>
    <w:rsid w:val="00416C63"/>
    <w:rsid w:val="00416C79"/>
    <w:rsid w:val="00417860"/>
    <w:rsid w:val="004202BF"/>
    <w:rsid w:val="004206BA"/>
    <w:rsid w:val="00420BDC"/>
    <w:rsid w:val="00421709"/>
    <w:rsid w:val="004217C0"/>
    <w:rsid w:val="00421CCE"/>
    <w:rsid w:val="00421DCD"/>
    <w:rsid w:val="004224F3"/>
    <w:rsid w:val="00422CAE"/>
    <w:rsid w:val="00422E7A"/>
    <w:rsid w:val="00423133"/>
    <w:rsid w:val="00423811"/>
    <w:rsid w:val="00424691"/>
    <w:rsid w:val="00424770"/>
    <w:rsid w:val="00425028"/>
    <w:rsid w:val="004260C2"/>
    <w:rsid w:val="00426168"/>
    <w:rsid w:val="004270C3"/>
    <w:rsid w:val="00427BB3"/>
    <w:rsid w:val="00427C1F"/>
    <w:rsid w:val="00427E7C"/>
    <w:rsid w:val="00430F03"/>
    <w:rsid w:val="004318C3"/>
    <w:rsid w:val="004320B4"/>
    <w:rsid w:val="00433121"/>
    <w:rsid w:val="0043484F"/>
    <w:rsid w:val="00435EC0"/>
    <w:rsid w:val="004371B0"/>
    <w:rsid w:val="00437C07"/>
    <w:rsid w:val="00441443"/>
    <w:rsid w:val="00442C03"/>
    <w:rsid w:val="0044303E"/>
    <w:rsid w:val="0044327C"/>
    <w:rsid w:val="004439FE"/>
    <w:rsid w:val="00443A71"/>
    <w:rsid w:val="00443FE7"/>
    <w:rsid w:val="004450AC"/>
    <w:rsid w:val="004450DC"/>
    <w:rsid w:val="004456F1"/>
    <w:rsid w:val="00445FB0"/>
    <w:rsid w:val="00447B88"/>
    <w:rsid w:val="00447D38"/>
    <w:rsid w:val="00450102"/>
    <w:rsid w:val="0045034F"/>
    <w:rsid w:val="00451079"/>
    <w:rsid w:val="004513BD"/>
    <w:rsid w:val="00452144"/>
    <w:rsid w:val="00452651"/>
    <w:rsid w:val="00453506"/>
    <w:rsid w:val="004548B0"/>
    <w:rsid w:val="00454925"/>
    <w:rsid w:val="0045505A"/>
    <w:rsid w:val="0045588B"/>
    <w:rsid w:val="00455AF3"/>
    <w:rsid w:val="004560C4"/>
    <w:rsid w:val="00457850"/>
    <w:rsid w:val="00457AF4"/>
    <w:rsid w:val="00457E0B"/>
    <w:rsid w:val="0046047D"/>
    <w:rsid w:val="00460A43"/>
    <w:rsid w:val="0046144A"/>
    <w:rsid w:val="00461622"/>
    <w:rsid w:val="00461A1A"/>
    <w:rsid w:val="00461A63"/>
    <w:rsid w:val="00461F6D"/>
    <w:rsid w:val="00462986"/>
    <w:rsid w:val="00462FD8"/>
    <w:rsid w:val="004630CF"/>
    <w:rsid w:val="00463360"/>
    <w:rsid w:val="00463905"/>
    <w:rsid w:val="00463962"/>
    <w:rsid w:val="00463ED0"/>
    <w:rsid w:val="004652B0"/>
    <w:rsid w:val="004652D6"/>
    <w:rsid w:val="004655DE"/>
    <w:rsid w:val="004655E1"/>
    <w:rsid w:val="00465835"/>
    <w:rsid w:val="0046652F"/>
    <w:rsid w:val="00467325"/>
    <w:rsid w:val="0046749E"/>
    <w:rsid w:val="00467AF8"/>
    <w:rsid w:val="0047235A"/>
    <w:rsid w:val="004723C3"/>
    <w:rsid w:val="00472580"/>
    <w:rsid w:val="0047335E"/>
    <w:rsid w:val="00473675"/>
    <w:rsid w:val="0047398A"/>
    <w:rsid w:val="00473A0E"/>
    <w:rsid w:val="00473A60"/>
    <w:rsid w:val="00473BD0"/>
    <w:rsid w:val="00473C79"/>
    <w:rsid w:val="00474A5E"/>
    <w:rsid w:val="00475081"/>
    <w:rsid w:val="00475387"/>
    <w:rsid w:val="00475BAE"/>
    <w:rsid w:val="00475CC9"/>
    <w:rsid w:val="00476212"/>
    <w:rsid w:val="00476A57"/>
    <w:rsid w:val="00476CBA"/>
    <w:rsid w:val="00477DC5"/>
    <w:rsid w:val="00480A13"/>
    <w:rsid w:val="00481F13"/>
    <w:rsid w:val="004829C2"/>
    <w:rsid w:val="00482E96"/>
    <w:rsid w:val="004837BF"/>
    <w:rsid w:val="0048398A"/>
    <w:rsid w:val="00483A6A"/>
    <w:rsid w:val="00483C87"/>
    <w:rsid w:val="00485194"/>
    <w:rsid w:val="00486789"/>
    <w:rsid w:val="00486D39"/>
    <w:rsid w:val="00487545"/>
    <w:rsid w:val="0048777C"/>
    <w:rsid w:val="004907E5"/>
    <w:rsid w:val="00490935"/>
    <w:rsid w:val="00491A94"/>
    <w:rsid w:val="00492491"/>
    <w:rsid w:val="0049255E"/>
    <w:rsid w:val="00494383"/>
    <w:rsid w:val="004945F1"/>
    <w:rsid w:val="00494A07"/>
    <w:rsid w:val="00495579"/>
    <w:rsid w:val="00497100"/>
    <w:rsid w:val="004972DA"/>
    <w:rsid w:val="004973B0"/>
    <w:rsid w:val="004A035F"/>
    <w:rsid w:val="004A123D"/>
    <w:rsid w:val="004A169E"/>
    <w:rsid w:val="004A17A5"/>
    <w:rsid w:val="004A18E8"/>
    <w:rsid w:val="004A25FB"/>
    <w:rsid w:val="004A2797"/>
    <w:rsid w:val="004A3119"/>
    <w:rsid w:val="004A3137"/>
    <w:rsid w:val="004A50DA"/>
    <w:rsid w:val="004A55A0"/>
    <w:rsid w:val="004A5824"/>
    <w:rsid w:val="004A6168"/>
    <w:rsid w:val="004A6595"/>
    <w:rsid w:val="004A75D8"/>
    <w:rsid w:val="004B1675"/>
    <w:rsid w:val="004B2128"/>
    <w:rsid w:val="004B3318"/>
    <w:rsid w:val="004B3986"/>
    <w:rsid w:val="004B3A73"/>
    <w:rsid w:val="004B3E6E"/>
    <w:rsid w:val="004B3FD0"/>
    <w:rsid w:val="004B499C"/>
    <w:rsid w:val="004B525E"/>
    <w:rsid w:val="004B60E9"/>
    <w:rsid w:val="004B634A"/>
    <w:rsid w:val="004B69A7"/>
    <w:rsid w:val="004B71FF"/>
    <w:rsid w:val="004B7B74"/>
    <w:rsid w:val="004C3234"/>
    <w:rsid w:val="004C3B3F"/>
    <w:rsid w:val="004C4331"/>
    <w:rsid w:val="004C4422"/>
    <w:rsid w:val="004C4642"/>
    <w:rsid w:val="004C50C2"/>
    <w:rsid w:val="004C56DE"/>
    <w:rsid w:val="004C5AB2"/>
    <w:rsid w:val="004C64E2"/>
    <w:rsid w:val="004C6688"/>
    <w:rsid w:val="004C66A1"/>
    <w:rsid w:val="004C7133"/>
    <w:rsid w:val="004C777C"/>
    <w:rsid w:val="004D000A"/>
    <w:rsid w:val="004D0586"/>
    <w:rsid w:val="004D0813"/>
    <w:rsid w:val="004D0EF1"/>
    <w:rsid w:val="004D1EDC"/>
    <w:rsid w:val="004D207F"/>
    <w:rsid w:val="004D37C8"/>
    <w:rsid w:val="004D4EDB"/>
    <w:rsid w:val="004D550F"/>
    <w:rsid w:val="004D624B"/>
    <w:rsid w:val="004D65CC"/>
    <w:rsid w:val="004D6A96"/>
    <w:rsid w:val="004D7097"/>
    <w:rsid w:val="004E0040"/>
    <w:rsid w:val="004E0073"/>
    <w:rsid w:val="004E0D93"/>
    <w:rsid w:val="004E18F0"/>
    <w:rsid w:val="004E1BD6"/>
    <w:rsid w:val="004E4205"/>
    <w:rsid w:val="004E4840"/>
    <w:rsid w:val="004E518E"/>
    <w:rsid w:val="004E5225"/>
    <w:rsid w:val="004E580E"/>
    <w:rsid w:val="004E63EF"/>
    <w:rsid w:val="004E6DF1"/>
    <w:rsid w:val="004E76E9"/>
    <w:rsid w:val="004F0D46"/>
    <w:rsid w:val="004F1B0F"/>
    <w:rsid w:val="004F2224"/>
    <w:rsid w:val="004F330A"/>
    <w:rsid w:val="004F459C"/>
    <w:rsid w:val="004F469A"/>
    <w:rsid w:val="004F471E"/>
    <w:rsid w:val="004F4E38"/>
    <w:rsid w:val="004F5D23"/>
    <w:rsid w:val="004F62D1"/>
    <w:rsid w:val="004F62E2"/>
    <w:rsid w:val="004F6B2C"/>
    <w:rsid w:val="004F6E96"/>
    <w:rsid w:val="004F7261"/>
    <w:rsid w:val="0050004A"/>
    <w:rsid w:val="005005B5"/>
    <w:rsid w:val="00500723"/>
    <w:rsid w:val="005015BA"/>
    <w:rsid w:val="005024BC"/>
    <w:rsid w:val="00502945"/>
    <w:rsid w:val="00503FD9"/>
    <w:rsid w:val="00506FA3"/>
    <w:rsid w:val="005109C7"/>
    <w:rsid w:val="00510E92"/>
    <w:rsid w:val="005114FC"/>
    <w:rsid w:val="0051177D"/>
    <w:rsid w:val="00512826"/>
    <w:rsid w:val="00512E2F"/>
    <w:rsid w:val="00514042"/>
    <w:rsid w:val="005140BF"/>
    <w:rsid w:val="00514A12"/>
    <w:rsid w:val="00516E9F"/>
    <w:rsid w:val="0051708E"/>
    <w:rsid w:val="005170C6"/>
    <w:rsid w:val="0051720E"/>
    <w:rsid w:val="005209AD"/>
    <w:rsid w:val="00521399"/>
    <w:rsid w:val="00522BDD"/>
    <w:rsid w:val="005230AB"/>
    <w:rsid w:val="00523128"/>
    <w:rsid w:val="00523432"/>
    <w:rsid w:val="005244E0"/>
    <w:rsid w:val="0052652F"/>
    <w:rsid w:val="0053091E"/>
    <w:rsid w:val="00531521"/>
    <w:rsid w:val="00531A2D"/>
    <w:rsid w:val="00531C59"/>
    <w:rsid w:val="005320B6"/>
    <w:rsid w:val="0053328C"/>
    <w:rsid w:val="005335A9"/>
    <w:rsid w:val="0053514E"/>
    <w:rsid w:val="0053620B"/>
    <w:rsid w:val="00536A3C"/>
    <w:rsid w:val="00537F46"/>
    <w:rsid w:val="005404A9"/>
    <w:rsid w:val="005405F0"/>
    <w:rsid w:val="0054272F"/>
    <w:rsid w:val="00542B15"/>
    <w:rsid w:val="005443A1"/>
    <w:rsid w:val="00545068"/>
    <w:rsid w:val="00545364"/>
    <w:rsid w:val="005458AF"/>
    <w:rsid w:val="005459D7"/>
    <w:rsid w:val="00545C72"/>
    <w:rsid w:val="00546050"/>
    <w:rsid w:val="0054616B"/>
    <w:rsid w:val="00546E22"/>
    <w:rsid w:val="005472D2"/>
    <w:rsid w:val="0055072B"/>
    <w:rsid w:val="0055339A"/>
    <w:rsid w:val="0055339D"/>
    <w:rsid w:val="00553E49"/>
    <w:rsid w:val="00553F4A"/>
    <w:rsid w:val="00553F75"/>
    <w:rsid w:val="00554069"/>
    <w:rsid w:val="005542AB"/>
    <w:rsid w:val="00557708"/>
    <w:rsid w:val="0056020E"/>
    <w:rsid w:val="00561726"/>
    <w:rsid w:val="005617DD"/>
    <w:rsid w:val="00563700"/>
    <w:rsid w:val="00563878"/>
    <w:rsid w:val="00563CF6"/>
    <w:rsid w:val="005644B6"/>
    <w:rsid w:val="00564B31"/>
    <w:rsid w:val="00564DFC"/>
    <w:rsid w:val="00564F1C"/>
    <w:rsid w:val="00565486"/>
    <w:rsid w:val="0056627B"/>
    <w:rsid w:val="00566A03"/>
    <w:rsid w:val="00566BE4"/>
    <w:rsid w:val="0056755F"/>
    <w:rsid w:val="00570F36"/>
    <w:rsid w:val="005710CE"/>
    <w:rsid w:val="005711DA"/>
    <w:rsid w:val="00572549"/>
    <w:rsid w:val="00572A6D"/>
    <w:rsid w:val="00573310"/>
    <w:rsid w:val="00573DC9"/>
    <w:rsid w:val="00574079"/>
    <w:rsid w:val="00575C8D"/>
    <w:rsid w:val="00576518"/>
    <w:rsid w:val="005768F2"/>
    <w:rsid w:val="00577542"/>
    <w:rsid w:val="005778D6"/>
    <w:rsid w:val="0058144C"/>
    <w:rsid w:val="00581F02"/>
    <w:rsid w:val="00583470"/>
    <w:rsid w:val="005839C0"/>
    <w:rsid w:val="00583BEF"/>
    <w:rsid w:val="00583C58"/>
    <w:rsid w:val="00583CB6"/>
    <w:rsid w:val="00583F4C"/>
    <w:rsid w:val="005849BA"/>
    <w:rsid w:val="00585590"/>
    <w:rsid w:val="0058567B"/>
    <w:rsid w:val="00586C4B"/>
    <w:rsid w:val="00587426"/>
    <w:rsid w:val="0059060E"/>
    <w:rsid w:val="00590C9E"/>
    <w:rsid w:val="005913B7"/>
    <w:rsid w:val="005918E0"/>
    <w:rsid w:val="0059195A"/>
    <w:rsid w:val="005937E1"/>
    <w:rsid w:val="00593FD3"/>
    <w:rsid w:val="005944C9"/>
    <w:rsid w:val="00594504"/>
    <w:rsid w:val="00595833"/>
    <w:rsid w:val="00595EBB"/>
    <w:rsid w:val="00596591"/>
    <w:rsid w:val="00596D87"/>
    <w:rsid w:val="005A1530"/>
    <w:rsid w:val="005A3163"/>
    <w:rsid w:val="005A3610"/>
    <w:rsid w:val="005A3694"/>
    <w:rsid w:val="005A3C62"/>
    <w:rsid w:val="005A4E17"/>
    <w:rsid w:val="005A5269"/>
    <w:rsid w:val="005A5975"/>
    <w:rsid w:val="005A5C07"/>
    <w:rsid w:val="005A64D1"/>
    <w:rsid w:val="005A65F8"/>
    <w:rsid w:val="005A78BC"/>
    <w:rsid w:val="005B05DC"/>
    <w:rsid w:val="005B05E6"/>
    <w:rsid w:val="005B0B50"/>
    <w:rsid w:val="005B179C"/>
    <w:rsid w:val="005B18F3"/>
    <w:rsid w:val="005B19E9"/>
    <w:rsid w:val="005B2097"/>
    <w:rsid w:val="005B2AFC"/>
    <w:rsid w:val="005B2F36"/>
    <w:rsid w:val="005B40D2"/>
    <w:rsid w:val="005B41D1"/>
    <w:rsid w:val="005B426F"/>
    <w:rsid w:val="005B4CBF"/>
    <w:rsid w:val="005B5984"/>
    <w:rsid w:val="005B6092"/>
    <w:rsid w:val="005B6D0A"/>
    <w:rsid w:val="005B7222"/>
    <w:rsid w:val="005C05E0"/>
    <w:rsid w:val="005C0F86"/>
    <w:rsid w:val="005C1137"/>
    <w:rsid w:val="005C14B1"/>
    <w:rsid w:val="005C2763"/>
    <w:rsid w:val="005C3AF5"/>
    <w:rsid w:val="005C3D1E"/>
    <w:rsid w:val="005C4E8B"/>
    <w:rsid w:val="005C50C5"/>
    <w:rsid w:val="005C6014"/>
    <w:rsid w:val="005C662C"/>
    <w:rsid w:val="005C7DD2"/>
    <w:rsid w:val="005C7FF0"/>
    <w:rsid w:val="005D039B"/>
    <w:rsid w:val="005D03EA"/>
    <w:rsid w:val="005D1127"/>
    <w:rsid w:val="005D18AE"/>
    <w:rsid w:val="005D2553"/>
    <w:rsid w:val="005D2F67"/>
    <w:rsid w:val="005D3D85"/>
    <w:rsid w:val="005D4814"/>
    <w:rsid w:val="005D5003"/>
    <w:rsid w:val="005D575B"/>
    <w:rsid w:val="005D7196"/>
    <w:rsid w:val="005D7F79"/>
    <w:rsid w:val="005E02AF"/>
    <w:rsid w:val="005E0699"/>
    <w:rsid w:val="005E089C"/>
    <w:rsid w:val="005E182B"/>
    <w:rsid w:val="005E184E"/>
    <w:rsid w:val="005E1D73"/>
    <w:rsid w:val="005E49BB"/>
    <w:rsid w:val="005E4A31"/>
    <w:rsid w:val="005E4C36"/>
    <w:rsid w:val="005E5A50"/>
    <w:rsid w:val="005E63BF"/>
    <w:rsid w:val="005E65B4"/>
    <w:rsid w:val="005E6C64"/>
    <w:rsid w:val="005E796C"/>
    <w:rsid w:val="005F0092"/>
    <w:rsid w:val="005F03FC"/>
    <w:rsid w:val="005F0E43"/>
    <w:rsid w:val="005F1184"/>
    <w:rsid w:val="005F2572"/>
    <w:rsid w:val="005F27C6"/>
    <w:rsid w:val="005F2EB8"/>
    <w:rsid w:val="005F3FAB"/>
    <w:rsid w:val="005F40C7"/>
    <w:rsid w:val="005F4232"/>
    <w:rsid w:val="005F5284"/>
    <w:rsid w:val="005F6B42"/>
    <w:rsid w:val="005F6D17"/>
    <w:rsid w:val="005F70A0"/>
    <w:rsid w:val="005F7AC0"/>
    <w:rsid w:val="00600329"/>
    <w:rsid w:val="00600AE3"/>
    <w:rsid w:val="00600D35"/>
    <w:rsid w:val="00601095"/>
    <w:rsid w:val="00601351"/>
    <w:rsid w:val="0060144A"/>
    <w:rsid w:val="00601E26"/>
    <w:rsid w:val="006021B5"/>
    <w:rsid w:val="006029B2"/>
    <w:rsid w:val="00603042"/>
    <w:rsid w:val="00603978"/>
    <w:rsid w:val="00603A5C"/>
    <w:rsid w:val="00605361"/>
    <w:rsid w:val="00607079"/>
    <w:rsid w:val="00607383"/>
    <w:rsid w:val="00607888"/>
    <w:rsid w:val="006100A7"/>
    <w:rsid w:val="00610CF4"/>
    <w:rsid w:val="00611B14"/>
    <w:rsid w:val="00614D75"/>
    <w:rsid w:val="006158AF"/>
    <w:rsid w:val="006165AF"/>
    <w:rsid w:val="0061691D"/>
    <w:rsid w:val="0062173F"/>
    <w:rsid w:val="00622B76"/>
    <w:rsid w:val="00623418"/>
    <w:rsid w:val="00624D35"/>
    <w:rsid w:val="00624D7C"/>
    <w:rsid w:val="00624E6F"/>
    <w:rsid w:val="00625939"/>
    <w:rsid w:val="006262F7"/>
    <w:rsid w:val="0062643D"/>
    <w:rsid w:val="00630188"/>
    <w:rsid w:val="00630C26"/>
    <w:rsid w:val="00630C3E"/>
    <w:rsid w:val="006312BC"/>
    <w:rsid w:val="006318AF"/>
    <w:rsid w:val="0063206B"/>
    <w:rsid w:val="0063310B"/>
    <w:rsid w:val="00633926"/>
    <w:rsid w:val="00633C20"/>
    <w:rsid w:val="00633E0E"/>
    <w:rsid w:val="006342A8"/>
    <w:rsid w:val="0063506E"/>
    <w:rsid w:val="006354A7"/>
    <w:rsid w:val="00635B8A"/>
    <w:rsid w:val="00635C76"/>
    <w:rsid w:val="0063600B"/>
    <w:rsid w:val="006361F8"/>
    <w:rsid w:val="0063697D"/>
    <w:rsid w:val="006373E4"/>
    <w:rsid w:val="00637929"/>
    <w:rsid w:val="00637980"/>
    <w:rsid w:val="00640291"/>
    <w:rsid w:val="006406A6"/>
    <w:rsid w:val="00641504"/>
    <w:rsid w:val="00641B6C"/>
    <w:rsid w:val="00642475"/>
    <w:rsid w:val="006434C4"/>
    <w:rsid w:val="00643784"/>
    <w:rsid w:val="006442E6"/>
    <w:rsid w:val="006446E9"/>
    <w:rsid w:val="00645C13"/>
    <w:rsid w:val="00647D10"/>
    <w:rsid w:val="006528A2"/>
    <w:rsid w:val="00653997"/>
    <w:rsid w:val="00653BFC"/>
    <w:rsid w:val="00653C22"/>
    <w:rsid w:val="00653E7A"/>
    <w:rsid w:val="0065425E"/>
    <w:rsid w:val="00655497"/>
    <w:rsid w:val="006556DC"/>
    <w:rsid w:val="00656297"/>
    <w:rsid w:val="00656F6A"/>
    <w:rsid w:val="00657041"/>
    <w:rsid w:val="00657790"/>
    <w:rsid w:val="00657C3C"/>
    <w:rsid w:val="00660406"/>
    <w:rsid w:val="006627C7"/>
    <w:rsid w:val="00663E80"/>
    <w:rsid w:val="0066424C"/>
    <w:rsid w:val="00664704"/>
    <w:rsid w:val="00665D0C"/>
    <w:rsid w:val="006667CD"/>
    <w:rsid w:val="006668FF"/>
    <w:rsid w:val="00666E30"/>
    <w:rsid w:val="00667A41"/>
    <w:rsid w:val="00671DC9"/>
    <w:rsid w:val="006738E0"/>
    <w:rsid w:val="006746E1"/>
    <w:rsid w:val="006776DF"/>
    <w:rsid w:val="006777C3"/>
    <w:rsid w:val="00677CD0"/>
    <w:rsid w:val="00680815"/>
    <w:rsid w:val="00680A8D"/>
    <w:rsid w:val="00681972"/>
    <w:rsid w:val="00681AA8"/>
    <w:rsid w:val="00682DB5"/>
    <w:rsid w:val="006830B2"/>
    <w:rsid w:val="00683933"/>
    <w:rsid w:val="00683A1F"/>
    <w:rsid w:val="00683BA1"/>
    <w:rsid w:val="00683F82"/>
    <w:rsid w:val="0068407D"/>
    <w:rsid w:val="00686316"/>
    <w:rsid w:val="00686D94"/>
    <w:rsid w:val="00686E21"/>
    <w:rsid w:val="00690863"/>
    <w:rsid w:val="00691FE5"/>
    <w:rsid w:val="0069249D"/>
    <w:rsid w:val="006929AE"/>
    <w:rsid w:val="00692EC1"/>
    <w:rsid w:val="006948B5"/>
    <w:rsid w:val="00695C77"/>
    <w:rsid w:val="006961B1"/>
    <w:rsid w:val="006965E4"/>
    <w:rsid w:val="006966B4"/>
    <w:rsid w:val="00696E63"/>
    <w:rsid w:val="00696FDD"/>
    <w:rsid w:val="006A0CAF"/>
    <w:rsid w:val="006A1376"/>
    <w:rsid w:val="006A34CE"/>
    <w:rsid w:val="006A4AD8"/>
    <w:rsid w:val="006A4DFA"/>
    <w:rsid w:val="006A5260"/>
    <w:rsid w:val="006A57AC"/>
    <w:rsid w:val="006A5D81"/>
    <w:rsid w:val="006A6062"/>
    <w:rsid w:val="006A61FD"/>
    <w:rsid w:val="006A6327"/>
    <w:rsid w:val="006A69FD"/>
    <w:rsid w:val="006A7210"/>
    <w:rsid w:val="006A7586"/>
    <w:rsid w:val="006A7B30"/>
    <w:rsid w:val="006B0F93"/>
    <w:rsid w:val="006B1BA8"/>
    <w:rsid w:val="006B21F2"/>
    <w:rsid w:val="006B3087"/>
    <w:rsid w:val="006B341C"/>
    <w:rsid w:val="006B41B6"/>
    <w:rsid w:val="006B465E"/>
    <w:rsid w:val="006B4825"/>
    <w:rsid w:val="006B50FB"/>
    <w:rsid w:val="006B5A08"/>
    <w:rsid w:val="006B5AEC"/>
    <w:rsid w:val="006B6928"/>
    <w:rsid w:val="006C0F32"/>
    <w:rsid w:val="006C1A9B"/>
    <w:rsid w:val="006C2DD8"/>
    <w:rsid w:val="006C33E8"/>
    <w:rsid w:val="006C399A"/>
    <w:rsid w:val="006C44F1"/>
    <w:rsid w:val="006C45BD"/>
    <w:rsid w:val="006C47D9"/>
    <w:rsid w:val="006C4DE2"/>
    <w:rsid w:val="006C5C91"/>
    <w:rsid w:val="006C6FA0"/>
    <w:rsid w:val="006C7D9C"/>
    <w:rsid w:val="006C7FD6"/>
    <w:rsid w:val="006D13A8"/>
    <w:rsid w:val="006D1F91"/>
    <w:rsid w:val="006D258E"/>
    <w:rsid w:val="006D4257"/>
    <w:rsid w:val="006D437F"/>
    <w:rsid w:val="006D51F2"/>
    <w:rsid w:val="006D6F31"/>
    <w:rsid w:val="006D725A"/>
    <w:rsid w:val="006D7971"/>
    <w:rsid w:val="006D79C7"/>
    <w:rsid w:val="006D7E4C"/>
    <w:rsid w:val="006E02B7"/>
    <w:rsid w:val="006E0662"/>
    <w:rsid w:val="006E0F49"/>
    <w:rsid w:val="006E12FA"/>
    <w:rsid w:val="006E1743"/>
    <w:rsid w:val="006E2850"/>
    <w:rsid w:val="006E2D04"/>
    <w:rsid w:val="006E3678"/>
    <w:rsid w:val="006E4047"/>
    <w:rsid w:val="006E4ED9"/>
    <w:rsid w:val="006E5D8A"/>
    <w:rsid w:val="006E779C"/>
    <w:rsid w:val="006F0BD1"/>
    <w:rsid w:val="006F1E67"/>
    <w:rsid w:val="006F4086"/>
    <w:rsid w:val="006F57F4"/>
    <w:rsid w:val="006F5825"/>
    <w:rsid w:val="006F6FF4"/>
    <w:rsid w:val="006F7590"/>
    <w:rsid w:val="006F7602"/>
    <w:rsid w:val="006F76A3"/>
    <w:rsid w:val="00700738"/>
    <w:rsid w:val="00700BF6"/>
    <w:rsid w:val="00701806"/>
    <w:rsid w:val="007020B1"/>
    <w:rsid w:val="00702D2E"/>
    <w:rsid w:val="00702F42"/>
    <w:rsid w:val="007038A9"/>
    <w:rsid w:val="00703AC5"/>
    <w:rsid w:val="0070421C"/>
    <w:rsid w:val="00704ED0"/>
    <w:rsid w:val="00705046"/>
    <w:rsid w:val="007105CC"/>
    <w:rsid w:val="00710ABE"/>
    <w:rsid w:val="00710D3C"/>
    <w:rsid w:val="00710F35"/>
    <w:rsid w:val="00713108"/>
    <w:rsid w:val="00713F64"/>
    <w:rsid w:val="00714AC6"/>
    <w:rsid w:val="00715326"/>
    <w:rsid w:val="007154A4"/>
    <w:rsid w:val="00715B27"/>
    <w:rsid w:val="0071672C"/>
    <w:rsid w:val="007172E1"/>
    <w:rsid w:val="00717AC5"/>
    <w:rsid w:val="007207EB"/>
    <w:rsid w:val="0072088F"/>
    <w:rsid w:val="00720FF9"/>
    <w:rsid w:val="00721252"/>
    <w:rsid w:val="00721338"/>
    <w:rsid w:val="00721B53"/>
    <w:rsid w:val="007226F8"/>
    <w:rsid w:val="007228E9"/>
    <w:rsid w:val="007235B0"/>
    <w:rsid w:val="007247AC"/>
    <w:rsid w:val="00724ACD"/>
    <w:rsid w:val="0072633A"/>
    <w:rsid w:val="00726D2B"/>
    <w:rsid w:val="00726E99"/>
    <w:rsid w:val="00727FF5"/>
    <w:rsid w:val="00730301"/>
    <w:rsid w:val="00730E0F"/>
    <w:rsid w:val="00731982"/>
    <w:rsid w:val="007324E6"/>
    <w:rsid w:val="00733D9C"/>
    <w:rsid w:val="0073477D"/>
    <w:rsid w:val="007353DD"/>
    <w:rsid w:val="007356B8"/>
    <w:rsid w:val="00735A0F"/>
    <w:rsid w:val="007361F8"/>
    <w:rsid w:val="00736769"/>
    <w:rsid w:val="00736E05"/>
    <w:rsid w:val="00740A44"/>
    <w:rsid w:val="00742453"/>
    <w:rsid w:val="00742542"/>
    <w:rsid w:val="00743873"/>
    <w:rsid w:val="00744B40"/>
    <w:rsid w:val="00744FCB"/>
    <w:rsid w:val="00745296"/>
    <w:rsid w:val="00745A13"/>
    <w:rsid w:val="0074645A"/>
    <w:rsid w:val="00746CB3"/>
    <w:rsid w:val="00746E4D"/>
    <w:rsid w:val="00747243"/>
    <w:rsid w:val="007474D2"/>
    <w:rsid w:val="0075037F"/>
    <w:rsid w:val="0075163F"/>
    <w:rsid w:val="007524EB"/>
    <w:rsid w:val="007526B0"/>
    <w:rsid w:val="007538F5"/>
    <w:rsid w:val="00753FED"/>
    <w:rsid w:val="007546F9"/>
    <w:rsid w:val="00754A29"/>
    <w:rsid w:val="007563C3"/>
    <w:rsid w:val="00756657"/>
    <w:rsid w:val="007569C8"/>
    <w:rsid w:val="007571C9"/>
    <w:rsid w:val="00757CC7"/>
    <w:rsid w:val="00760FCB"/>
    <w:rsid w:val="00761A7B"/>
    <w:rsid w:val="00761F48"/>
    <w:rsid w:val="0076219A"/>
    <w:rsid w:val="0076235D"/>
    <w:rsid w:val="0076274B"/>
    <w:rsid w:val="0076395D"/>
    <w:rsid w:val="00763B49"/>
    <w:rsid w:val="00765871"/>
    <w:rsid w:val="00765A23"/>
    <w:rsid w:val="00765EB4"/>
    <w:rsid w:val="00765FC3"/>
    <w:rsid w:val="00766505"/>
    <w:rsid w:val="0076679C"/>
    <w:rsid w:val="00767F80"/>
    <w:rsid w:val="0077052C"/>
    <w:rsid w:val="00770912"/>
    <w:rsid w:val="0077160D"/>
    <w:rsid w:val="0077200F"/>
    <w:rsid w:val="007723DB"/>
    <w:rsid w:val="0077275C"/>
    <w:rsid w:val="0077278C"/>
    <w:rsid w:val="007731BC"/>
    <w:rsid w:val="00773B46"/>
    <w:rsid w:val="00773EC2"/>
    <w:rsid w:val="00773FED"/>
    <w:rsid w:val="00774846"/>
    <w:rsid w:val="00774FEC"/>
    <w:rsid w:val="00775208"/>
    <w:rsid w:val="00775815"/>
    <w:rsid w:val="00776984"/>
    <w:rsid w:val="007773CF"/>
    <w:rsid w:val="0077769B"/>
    <w:rsid w:val="00777C6D"/>
    <w:rsid w:val="007812A0"/>
    <w:rsid w:val="00781389"/>
    <w:rsid w:val="007815DD"/>
    <w:rsid w:val="00781CF3"/>
    <w:rsid w:val="007826D6"/>
    <w:rsid w:val="00782B5B"/>
    <w:rsid w:val="007830C0"/>
    <w:rsid w:val="007830F6"/>
    <w:rsid w:val="00783F8D"/>
    <w:rsid w:val="00784E84"/>
    <w:rsid w:val="00785C37"/>
    <w:rsid w:val="00785E44"/>
    <w:rsid w:val="00786732"/>
    <w:rsid w:val="00786BD0"/>
    <w:rsid w:val="00786DB3"/>
    <w:rsid w:val="0078755C"/>
    <w:rsid w:val="00787CD9"/>
    <w:rsid w:val="00790599"/>
    <w:rsid w:val="00790DA9"/>
    <w:rsid w:val="00791B20"/>
    <w:rsid w:val="00793070"/>
    <w:rsid w:val="00793AD4"/>
    <w:rsid w:val="00794179"/>
    <w:rsid w:val="00794D00"/>
    <w:rsid w:val="0079706E"/>
    <w:rsid w:val="007973DF"/>
    <w:rsid w:val="0079746B"/>
    <w:rsid w:val="007A005B"/>
    <w:rsid w:val="007A0865"/>
    <w:rsid w:val="007A0DB2"/>
    <w:rsid w:val="007A2BC7"/>
    <w:rsid w:val="007A3B2B"/>
    <w:rsid w:val="007A3BDB"/>
    <w:rsid w:val="007A400A"/>
    <w:rsid w:val="007A6A5D"/>
    <w:rsid w:val="007A6CEF"/>
    <w:rsid w:val="007A7F41"/>
    <w:rsid w:val="007B020D"/>
    <w:rsid w:val="007B0633"/>
    <w:rsid w:val="007B1734"/>
    <w:rsid w:val="007B1AEB"/>
    <w:rsid w:val="007B2EFF"/>
    <w:rsid w:val="007B32D0"/>
    <w:rsid w:val="007B4253"/>
    <w:rsid w:val="007B4F34"/>
    <w:rsid w:val="007B5620"/>
    <w:rsid w:val="007B5C75"/>
    <w:rsid w:val="007B6CAA"/>
    <w:rsid w:val="007C0D27"/>
    <w:rsid w:val="007C1FDE"/>
    <w:rsid w:val="007C24C2"/>
    <w:rsid w:val="007C25CA"/>
    <w:rsid w:val="007C2DEB"/>
    <w:rsid w:val="007C2EF8"/>
    <w:rsid w:val="007C3E32"/>
    <w:rsid w:val="007C3EB7"/>
    <w:rsid w:val="007C3ED1"/>
    <w:rsid w:val="007C49EA"/>
    <w:rsid w:val="007C4A48"/>
    <w:rsid w:val="007C5534"/>
    <w:rsid w:val="007C5D71"/>
    <w:rsid w:val="007C5F23"/>
    <w:rsid w:val="007C6367"/>
    <w:rsid w:val="007C644A"/>
    <w:rsid w:val="007C64AF"/>
    <w:rsid w:val="007C6FD1"/>
    <w:rsid w:val="007C701C"/>
    <w:rsid w:val="007C71D8"/>
    <w:rsid w:val="007D2B7E"/>
    <w:rsid w:val="007D2E37"/>
    <w:rsid w:val="007D3369"/>
    <w:rsid w:val="007D3485"/>
    <w:rsid w:val="007D38A1"/>
    <w:rsid w:val="007D53AE"/>
    <w:rsid w:val="007D57F8"/>
    <w:rsid w:val="007D6256"/>
    <w:rsid w:val="007D6704"/>
    <w:rsid w:val="007D6863"/>
    <w:rsid w:val="007D6BE6"/>
    <w:rsid w:val="007D7056"/>
    <w:rsid w:val="007D7558"/>
    <w:rsid w:val="007D77EB"/>
    <w:rsid w:val="007E1C10"/>
    <w:rsid w:val="007E1E4C"/>
    <w:rsid w:val="007E2650"/>
    <w:rsid w:val="007E2A8E"/>
    <w:rsid w:val="007E2D21"/>
    <w:rsid w:val="007E3AB0"/>
    <w:rsid w:val="007E54C2"/>
    <w:rsid w:val="007E70F4"/>
    <w:rsid w:val="007E7CED"/>
    <w:rsid w:val="007E7D5E"/>
    <w:rsid w:val="007F0381"/>
    <w:rsid w:val="007F1852"/>
    <w:rsid w:val="007F198F"/>
    <w:rsid w:val="007F1B23"/>
    <w:rsid w:val="007F275D"/>
    <w:rsid w:val="007F2EE3"/>
    <w:rsid w:val="007F3FBF"/>
    <w:rsid w:val="007F46A5"/>
    <w:rsid w:val="007F4C16"/>
    <w:rsid w:val="007F5017"/>
    <w:rsid w:val="007F7041"/>
    <w:rsid w:val="007F72EC"/>
    <w:rsid w:val="00800B51"/>
    <w:rsid w:val="00801EAE"/>
    <w:rsid w:val="00802CBC"/>
    <w:rsid w:val="00803CB2"/>
    <w:rsid w:val="008042B0"/>
    <w:rsid w:val="00804B98"/>
    <w:rsid w:val="008058EF"/>
    <w:rsid w:val="00806029"/>
    <w:rsid w:val="00806158"/>
    <w:rsid w:val="00806624"/>
    <w:rsid w:val="00806B46"/>
    <w:rsid w:val="00806C9D"/>
    <w:rsid w:val="00807CFC"/>
    <w:rsid w:val="00810DDE"/>
    <w:rsid w:val="0081103C"/>
    <w:rsid w:val="008110E2"/>
    <w:rsid w:val="0081126E"/>
    <w:rsid w:val="00812012"/>
    <w:rsid w:val="0081239D"/>
    <w:rsid w:val="00812693"/>
    <w:rsid w:val="00812F6D"/>
    <w:rsid w:val="008131D9"/>
    <w:rsid w:val="008136D4"/>
    <w:rsid w:val="00813AB2"/>
    <w:rsid w:val="008146BE"/>
    <w:rsid w:val="00814D56"/>
    <w:rsid w:val="0081654E"/>
    <w:rsid w:val="00816930"/>
    <w:rsid w:val="00816C09"/>
    <w:rsid w:val="00820E49"/>
    <w:rsid w:val="00821A47"/>
    <w:rsid w:val="00822C9D"/>
    <w:rsid w:val="008232E5"/>
    <w:rsid w:val="008239A7"/>
    <w:rsid w:val="008243B2"/>
    <w:rsid w:val="008256B7"/>
    <w:rsid w:val="00826990"/>
    <w:rsid w:val="00826E42"/>
    <w:rsid w:val="00826E5E"/>
    <w:rsid w:val="008271D6"/>
    <w:rsid w:val="00827240"/>
    <w:rsid w:val="00827DE3"/>
    <w:rsid w:val="00830CFA"/>
    <w:rsid w:val="008312E7"/>
    <w:rsid w:val="00831648"/>
    <w:rsid w:val="0083169F"/>
    <w:rsid w:val="00832555"/>
    <w:rsid w:val="0083464C"/>
    <w:rsid w:val="00834A1D"/>
    <w:rsid w:val="00835232"/>
    <w:rsid w:val="00835535"/>
    <w:rsid w:val="0083593F"/>
    <w:rsid w:val="00835DE6"/>
    <w:rsid w:val="0083602A"/>
    <w:rsid w:val="00837690"/>
    <w:rsid w:val="0084210E"/>
    <w:rsid w:val="008422AE"/>
    <w:rsid w:val="00842E4C"/>
    <w:rsid w:val="0084313D"/>
    <w:rsid w:val="00843956"/>
    <w:rsid w:val="00844E26"/>
    <w:rsid w:val="008461CA"/>
    <w:rsid w:val="008464A8"/>
    <w:rsid w:val="00846932"/>
    <w:rsid w:val="00846DFC"/>
    <w:rsid w:val="0084749F"/>
    <w:rsid w:val="00847BA5"/>
    <w:rsid w:val="00850C27"/>
    <w:rsid w:val="00850E85"/>
    <w:rsid w:val="00851A31"/>
    <w:rsid w:val="00852B7E"/>
    <w:rsid w:val="008531D4"/>
    <w:rsid w:val="00853A1E"/>
    <w:rsid w:val="00854ECF"/>
    <w:rsid w:val="00855473"/>
    <w:rsid w:val="00855616"/>
    <w:rsid w:val="008558B8"/>
    <w:rsid w:val="00855AA4"/>
    <w:rsid w:val="00855BE7"/>
    <w:rsid w:val="0085650B"/>
    <w:rsid w:val="008569A7"/>
    <w:rsid w:val="00857A30"/>
    <w:rsid w:val="00860B8F"/>
    <w:rsid w:val="0086102E"/>
    <w:rsid w:val="00862253"/>
    <w:rsid w:val="008622CA"/>
    <w:rsid w:val="0086255E"/>
    <w:rsid w:val="00863DD0"/>
    <w:rsid w:val="00864962"/>
    <w:rsid w:val="0086635C"/>
    <w:rsid w:val="008671EF"/>
    <w:rsid w:val="008673F7"/>
    <w:rsid w:val="00870B2C"/>
    <w:rsid w:val="008721B1"/>
    <w:rsid w:val="00872796"/>
    <w:rsid w:val="008728CD"/>
    <w:rsid w:val="00872A5B"/>
    <w:rsid w:val="008736A9"/>
    <w:rsid w:val="008738CC"/>
    <w:rsid w:val="0087452A"/>
    <w:rsid w:val="00874AA3"/>
    <w:rsid w:val="00874E08"/>
    <w:rsid w:val="00875B9D"/>
    <w:rsid w:val="00876BDD"/>
    <w:rsid w:val="0087721B"/>
    <w:rsid w:val="00877B30"/>
    <w:rsid w:val="00877BB4"/>
    <w:rsid w:val="00877F28"/>
    <w:rsid w:val="00880007"/>
    <w:rsid w:val="00880438"/>
    <w:rsid w:val="00881696"/>
    <w:rsid w:val="00881DA0"/>
    <w:rsid w:val="00882023"/>
    <w:rsid w:val="008823F5"/>
    <w:rsid w:val="00882588"/>
    <w:rsid w:val="008825B7"/>
    <w:rsid w:val="00883701"/>
    <w:rsid w:val="00886A1C"/>
    <w:rsid w:val="00886F28"/>
    <w:rsid w:val="008917C1"/>
    <w:rsid w:val="00891F98"/>
    <w:rsid w:val="00892863"/>
    <w:rsid w:val="008928AA"/>
    <w:rsid w:val="008936AD"/>
    <w:rsid w:val="00893B8C"/>
    <w:rsid w:val="00894019"/>
    <w:rsid w:val="00894709"/>
    <w:rsid w:val="0089526B"/>
    <w:rsid w:val="0089625C"/>
    <w:rsid w:val="0089686E"/>
    <w:rsid w:val="00896FD9"/>
    <w:rsid w:val="008A0FC5"/>
    <w:rsid w:val="008A1366"/>
    <w:rsid w:val="008A14C8"/>
    <w:rsid w:val="008A188F"/>
    <w:rsid w:val="008A18D2"/>
    <w:rsid w:val="008A2B12"/>
    <w:rsid w:val="008A3389"/>
    <w:rsid w:val="008A37B5"/>
    <w:rsid w:val="008A4B22"/>
    <w:rsid w:val="008A5004"/>
    <w:rsid w:val="008A51E2"/>
    <w:rsid w:val="008A5BE8"/>
    <w:rsid w:val="008A6421"/>
    <w:rsid w:val="008A7246"/>
    <w:rsid w:val="008B05AC"/>
    <w:rsid w:val="008B063A"/>
    <w:rsid w:val="008B1148"/>
    <w:rsid w:val="008B1258"/>
    <w:rsid w:val="008B1A11"/>
    <w:rsid w:val="008B30EC"/>
    <w:rsid w:val="008B48F0"/>
    <w:rsid w:val="008B5703"/>
    <w:rsid w:val="008B6231"/>
    <w:rsid w:val="008C0F45"/>
    <w:rsid w:val="008C2CD6"/>
    <w:rsid w:val="008C3B6C"/>
    <w:rsid w:val="008C4202"/>
    <w:rsid w:val="008C4C51"/>
    <w:rsid w:val="008C556C"/>
    <w:rsid w:val="008C5A2F"/>
    <w:rsid w:val="008D0A0C"/>
    <w:rsid w:val="008D0C2C"/>
    <w:rsid w:val="008D16B2"/>
    <w:rsid w:val="008D1E27"/>
    <w:rsid w:val="008D38E3"/>
    <w:rsid w:val="008D3CBF"/>
    <w:rsid w:val="008D3F0A"/>
    <w:rsid w:val="008D3FBF"/>
    <w:rsid w:val="008D4984"/>
    <w:rsid w:val="008D5247"/>
    <w:rsid w:val="008D5C21"/>
    <w:rsid w:val="008D5EC0"/>
    <w:rsid w:val="008D6700"/>
    <w:rsid w:val="008D7642"/>
    <w:rsid w:val="008E002C"/>
    <w:rsid w:val="008E0561"/>
    <w:rsid w:val="008E1A74"/>
    <w:rsid w:val="008E1F26"/>
    <w:rsid w:val="008E2114"/>
    <w:rsid w:val="008E2378"/>
    <w:rsid w:val="008E2A15"/>
    <w:rsid w:val="008E648B"/>
    <w:rsid w:val="008E709C"/>
    <w:rsid w:val="008E780F"/>
    <w:rsid w:val="008E7BD6"/>
    <w:rsid w:val="008F0036"/>
    <w:rsid w:val="008F0488"/>
    <w:rsid w:val="008F0CC0"/>
    <w:rsid w:val="008F240D"/>
    <w:rsid w:val="008F249E"/>
    <w:rsid w:val="008F2770"/>
    <w:rsid w:val="008F29DF"/>
    <w:rsid w:val="008F2BFF"/>
    <w:rsid w:val="008F3292"/>
    <w:rsid w:val="008F6BA5"/>
    <w:rsid w:val="008F6DCC"/>
    <w:rsid w:val="008F72DE"/>
    <w:rsid w:val="008F73FB"/>
    <w:rsid w:val="008F75E0"/>
    <w:rsid w:val="009013BB"/>
    <w:rsid w:val="00901EDE"/>
    <w:rsid w:val="00903384"/>
    <w:rsid w:val="009045CC"/>
    <w:rsid w:val="00904FD8"/>
    <w:rsid w:val="00905F5C"/>
    <w:rsid w:val="00906263"/>
    <w:rsid w:val="00907644"/>
    <w:rsid w:val="009106F4"/>
    <w:rsid w:val="00910C87"/>
    <w:rsid w:val="00913FDA"/>
    <w:rsid w:val="00914260"/>
    <w:rsid w:val="009148E4"/>
    <w:rsid w:val="009165F9"/>
    <w:rsid w:val="00917584"/>
    <w:rsid w:val="00917A98"/>
    <w:rsid w:val="009203BA"/>
    <w:rsid w:val="009206C3"/>
    <w:rsid w:val="0092165B"/>
    <w:rsid w:val="0092341A"/>
    <w:rsid w:val="009243F6"/>
    <w:rsid w:val="0092565F"/>
    <w:rsid w:val="0092593C"/>
    <w:rsid w:val="00925E0C"/>
    <w:rsid w:val="00927542"/>
    <w:rsid w:val="009311D0"/>
    <w:rsid w:val="00933245"/>
    <w:rsid w:val="009336A3"/>
    <w:rsid w:val="00933706"/>
    <w:rsid w:val="00934D26"/>
    <w:rsid w:val="0093523C"/>
    <w:rsid w:val="009361B9"/>
    <w:rsid w:val="009365F1"/>
    <w:rsid w:val="009376FD"/>
    <w:rsid w:val="009379E0"/>
    <w:rsid w:val="00941518"/>
    <w:rsid w:val="00941534"/>
    <w:rsid w:val="009418C6"/>
    <w:rsid w:val="00941B23"/>
    <w:rsid w:val="00941B25"/>
    <w:rsid w:val="00943CC5"/>
    <w:rsid w:val="0094461B"/>
    <w:rsid w:val="00944C1A"/>
    <w:rsid w:val="00946907"/>
    <w:rsid w:val="0094767E"/>
    <w:rsid w:val="00953302"/>
    <w:rsid w:val="009535F1"/>
    <w:rsid w:val="00953970"/>
    <w:rsid w:val="00953EC9"/>
    <w:rsid w:val="0095466C"/>
    <w:rsid w:val="00955052"/>
    <w:rsid w:val="00955EDA"/>
    <w:rsid w:val="0095626D"/>
    <w:rsid w:val="00956F26"/>
    <w:rsid w:val="009575B2"/>
    <w:rsid w:val="00957E2D"/>
    <w:rsid w:val="00957EB5"/>
    <w:rsid w:val="00957F6B"/>
    <w:rsid w:val="009604CD"/>
    <w:rsid w:val="009605DF"/>
    <w:rsid w:val="00960BF1"/>
    <w:rsid w:val="00961131"/>
    <w:rsid w:val="0096134D"/>
    <w:rsid w:val="00961A44"/>
    <w:rsid w:val="00962C8A"/>
    <w:rsid w:val="0096323B"/>
    <w:rsid w:val="00963A84"/>
    <w:rsid w:val="00963BD7"/>
    <w:rsid w:val="00963ED7"/>
    <w:rsid w:val="009643E1"/>
    <w:rsid w:val="00964400"/>
    <w:rsid w:val="00966872"/>
    <w:rsid w:val="00966C25"/>
    <w:rsid w:val="00966FF5"/>
    <w:rsid w:val="00967DCB"/>
    <w:rsid w:val="00970108"/>
    <w:rsid w:val="009710C1"/>
    <w:rsid w:val="0097180E"/>
    <w:rsid w:val="009723D2"/>
    <w:rsid w:val="00972443"/>
    <w:rsid w:val="009730C9"/>
    <w:rsid w:val="00974749"/>
    <w:rsid w:val="009758B8"/>
    <w:rsid w:val="0097593E"/>
    <w:rsid w:val="009759BE"/>
    <w:rsid w:val="00975D8D"/>
    <w:rsid w:val="009779FA"/>
    <w:rsid w:val="00977A89"/>
    <w:rsid w:val="00977EFE"/>
    <w:rsid w:val="0098238A"/>
    <w:rsid w:val="009832DC"/>
    <w:rsid w:val="009842D3"/>
    <w:rsid w:val="00984796"/>
    <w:rsid w:val="0098668F"/>
    <w:rsid w:val="00987145"/>
    <w:rsid w:val="00987211"/>
    <w:rsid w:val="009874E6"/>
    <w:rsid w:val="00990AAA"/>
    <w:rsid w:val="00991410"/>
    <w:rsid w:val="00992EB2"/>
    <w:rsid w:val="00993456"/>
    <w:rsid w:val="0099372C"/>
    <w:rsid w:val="009939D5"/>
    <w:rsid w:val="00993D41"/>
    <w:rsid w:val="00994D94"/>
    <w:rsid w:val="00994F19"/>
    <w:rsid w:val="0099555D"/>
    <w:rsid w:val="0099584C"/>
    <w:rsid w:val="00995CA7"/>
    <w:rsid w:val="009A1325"/>
    <w:rsid w:val="009A13DD"/>
    <w:rsid w:val="009A2207"/>
    <w:rsid w:val="009A2BC5"/>
    <w:rsid w:val="009A2FFB"/>
    <w:rsid w:val="009A372A"/>
    <w:rsid w:val="009A3BAA"/>
    <w:rsid w:val="009A4A05"/>
    <w:rsid w:val="009A4B99"/>
    <w:rsid w:val="009A4F37"/>
    <w:rsid w:val="009A55F2"/>
    <w:rsid w:val="009A609E"/>
    <w:rsid w:val="009A6CE4"/>
    <w:rsid w:val="009A6F9F"/>
    <w:rsid w:val="009A7026"/>
    <w:rsid w:val="009A7078"/>
    <w:rsid w:val="009A783E"/>
    <w:rsid w:val="009A78D1"/>
    <w:rsid w:val="009A7A50"/>
    <w:rsid w:val="009B0A33"/>
    <w:rsid w:val="009B0B38"/>
    <w:rsid w:val="009B1A0C"/>
    <w:rsid w:val="009B1F11"/>
    <w:rsid w:val="009B4057"/>
    <w:rsid w:val="009B4DE5"/>
    <w:rsid w:val="009B513C"/>
    <w:rsid w:val="009B686C"/>
    <w:rsid w:val="009B6CBC"/>
    <w:rsid w:val="009B6E60"/>
    <w:rsid w:val="009B7121"/>
    <w:rsid w:val="009B71EE"/>
    <w:rsid w:val="009B735C"/>
    <w:rsid w:val="009B762A"/>
    <w:rsid w:val="009B7828"/>
    <w:rsid w:val="009B7C04"/>
    <w:rsid w:val="009C0D18"/>
    <w:rsid w:val="009C10C2"/>
    <w:rsid w:val="009C1C53"/>
    <w:rsid w:val="009C1E6A"/>
    <w:rsid w:val="009C2618"/>
    <w:rsid w:val="009C2935"/>
    <w:rsid w:val="009C2DB5"/>
    <w:rsid w:val="009C5013"/>
    <w:rsid w:val="009C5153"/>
    <w:rsid w:val="009C556C"/>
    <w:rsid w:val="009C60AD"/>
    <w:rsid w:val="009C62CB"/>
    <w:rsid w:val="009C67B0"/>
    <w:rsid w:val="009C698E"/>
    <w:rsid w:val="009C7D3B"/>
    <w:rsid w:val="009D0844"/>
    <w:rsid w:val="009D155A"/>
    <w:rsid w:val="009D2A27"/>
    <w:rsid w:val="009D2CA6"/>
    <w:rsid w:val="009D2DDF"/>
    <w:rsid w:val="009D2FB2"/>
    <w:rsid w:val="009D2FFF"/>
    <w:rsid w:val="009D30B6"/>
    <w:rsid w:val="009D35DC"/>
    <w:rsid w:val="009D3DDC"/>
    <w:rsid w:val="009D4EEB"/>
    <w:rsid w:val="009D5DDB"/>
    <w:rsid w:val="009D64A0"/>
    <w:rsid w:val="009E0BE4"/>
    <w:rsid w:val="009E222D"/>
    <w:rsid w:val="009E28A4"/>
    <w:rsid w:val="009E34DC"/>
    <w:rsid w:val="009E38D0"/>
    <w:rsid w:val="009E408A"/>
    <w:rsid w:val="009E43CE"/>
    <w:rsid w:val="009E5932"/>
    <w:rsid w:val="009E5CAF"/>
    <w:rsid w:val="009E6402"/>
    <w:rsid w:val="009E68F6"/>
    <w:rsid w:val="009E6BCB"/>
    <w:rsid w:val="009E7307"/>
    <w:rsid w:val="009E7515"/>
    <w:rsid w:val="009E7D51"/>
    <w:rsid w:val="009F02BF"/>
    <w:rsid w:val="009F0F0F"/>
    <w:rsid w:val="009F1E94"/>
    <w:rsid w:val="009F35EA"/>
    <w:rsid w:val="009F4580"/>
    <w:rsid w:val="009F4BC7"/>
    <w:rsid w:val="009F72E4"/>
    <w:rsid w:val="009F7D4A"/>
    <w:rsid w:val="00A01D02"/>
    <w:rsid w:val="00A03814"/>
    <w:rsid w:val="00A038AA"/>
    <w:rsid w:val="00A04556"/>
    <w:rsid w:val="00A0584F"/>
    <w:rsid w:val="00A0608B"/>
    <w:rsid w:val="00A064DD"/>
    <w:rsid w:val="00A06B83"/>
    <w:rsid w:val="00A078DE"/>
    <w:rsid w:val="00A100DA"/>
    <w:rsid w:val="00A102DE"/>
    <w:rsid w:val="00A10D34"/>
    <w:rsid w:val="00A11357"/>
    <w:rsid w:val="00A11529"/>
    <w:rsid w:val="00A11E18"/>
    <w:rsid w:val="00A134DA"/>
    <w:rsid w:val="00A13D4A"/>
    <w:rsid w:val="00A14A47"/>
    <w:rsid w:val="00A15912"/>
    <w:rsid w:val="00A16B42"/>
    <w:rsid w:val="00A17BFD"/>
    <w:rsid w:val="00A201B5"/>
    <w:rsid w:val="00A20421"/>
    <w:rsid w:val="00A2177E"/>
    <w:rsid w:val="00A23148"/>
    <w:rsid w:val="00A2319C"/>
    <w:rsid w:val="00A23DB4"/>
    <w:rsid w:val="00A24167"/>
    <w:rsid w:val="00A24F93"/>
    <w:rsid w:val="00A25A12"/>
    <w:rsid w:val="00A25C41"/>
    <w:rsid w:val="00A26399"/>
    <w:rsid w:val="00A303F6"/>
    <w:rsid w:val="00A30C7F"/>
    <w:rsid w:val="00A32CB1"/>
    <w:rsid w:val="00A32EA1"/>
    <w:rsid w:val="00A32F55"/>
    <w:rsid w:val="00A338B7"/>
    <w:rsid w:val="00A35229"/>
    <w:rsid w:val="00A35248"/>
    <w:rsid w:val="00A35804"/>
    <w:rsid w:val="00A35B03"/>
    <w:rsid w:val="00A36CA4"/>
    <w:rsid w:val="00A371FD"/>
    <w:rsid w:val="00A374BB"/>
    <w:rsid w:val="00A37778"/>
    <w:rsid w:val="00A37811"/>
    <w:rsid w:val="00A4103F"/>
    <w:rsid w:val="00A41D4E"/>
    <w:rsid w:val="00A44257"/>
    <w:rsid w:val="00A446E4"/>
    <w:rsid w:val="00A44C9C"/>
    <w:rsid w:val="00A453A1"/>
    <w:rsid w:val="00A47A82"/>
    <w:rsid w:val="00A47B25"/>
    <w:rsid w:val="00A47CED"/>
    <w:rsid w:val="00A52E02"/>
    <w:rsid w:val="00A543C0"/>
    <w:rsid w:val="00A56E73"/>
    <w:rsid w:val="00A579E2"/>
    <w:rsid w:val="00A57CF8"/>
    <w:rsid w:val="00A601DD"/>
    <w:rsid w:val="00A60687"/>
    <w:rsid w:val="00A617F7"/>
    <w:rsid w:val="00A61CE9"/>
    <w:rsid w:val="00A62996"/>
    <w:rsid w:val="00A62DCF"/>
    <w:rsid w:val="00A64060"/>
    <w:rsid w:val="00A646C3"/>
    <w:rsid w:val="00A662C3"/>
    <w:rsid w:val="00A6636C"/>
    <w:rsid w:val="00A66C0A"/>
    <w:rsid w:val="00A66E01"/>
    <w:rsid w:val="00A70136"/>
    <w:rsid w:val="00A70998"/>
    <w:rsid w:val="00A70C01"/>
    <w:rsid w:val="00A71765"/>
    <w:rsid w:val="00A717E0"/>
    <w:rsid w:val="00A71ED8"/>
    <w:rsid w:val="00A720E7"/>
    <w:rsid w:val="00A723C8"/>
    <w:rsid w:val="00A72E65"/>
    <w:rsid w:val="00A73246"/>
    <w:rsid w:val="00A74BC5"/>
    <w:rsid w:val="00A74E7C"/>
    <w:rsid w:val="00A750CE"/>
    <w:rsid w:val="00A752CE"/>
    <w:rsid w:val="00A7533F"/>
    <w:rsid w:val="00A76B49"/>
    <w:rsid w:val="00A76B96"/>
    <w:rsid w:val="00A7718A"/>
    <w:rsid w:val="00A775F4"/>
    <w:rsid w:val="00A801A1"/>
    <w:rsid w:val="00A80212"/>
    <w:rsid w:val="00A80DC1"/>
    <w:rsid w:val="00A816E6"/>
    <w:rsid w:val="00A81988"/>
    <w:rsid w:val="00A821DA"/>
    <w:rsid w:val="00A82C5E"/>
    <w:rsid w:val="00A837E2"/>
    <w:rsid w:val="00A83CF6"/>
    <w:rsid w:val="00A84195"/>
    <w:rsid w:val="00A84BDB"/>
    <w:rsid w:val="00A85471"/>
    <w:rsid w:val="00A86EE1"/>
    <w:rsid w:val="00A90B79"/>
    <w:rsid w:val="00A92724"/>
    <w:rsid w:val="00A935B4"/>
    <w:rsid w:val="00A937B4"/>
    <w:rsid w:val="00A941DE"/>
    <w:rsid w:val="00A945E7"/>
    <w:rsid w:val="00A95680"/>
    <w:rsid w:val="00A95FAF"/>
    <w:rsid w:val="00AA064D"/>
    <w:rsid w:val="00AA0C95"/>
    <w:rsid w:val="00AA17DB"/>
    <w:rsid w:val="00AA237C"/>
    <w:rsid w:val="00AA3270"/>
    <w:rsid w:val="00AA3375"/>
    <w:rsid w:val="00AA3504"/>
    <w:rsid w:val="00AA4774"/>
    <w:rsid w:val="00AA5285"/>
    <w:rsid w:val="00AA52CD"/>
    <w:rsid w:val="00AA56C7"/>
    <w:rsid w:val="00AA5E96"/>
    <w:rsid w:val="00AA61E8"/>
    <w:rsid w:val="00AA7068"/>
    <w:rsid w:val="00AB10E8"/>
    <w:rsid w:val="00AB1358"/>
    <w:rsid w:val="00AB1388"/>
    <w:rsid w:val="00AB3754"/>
    <w:rsid w:val="00AB653B"/>
    <w:rsid w:val="00AB65C8"/>
    <w:rsid w:val="00AB7347"/>
    <w:rsid w:val="00AB7EA3"/>
    <w:rsid w:val="00AC0235"/>
    <w:rsid w:val="00AC04DC"/>
    <w:rsid w:val="00AC0564"/>
    <w:rsid w:val="00AC1570"/>
    <w:rsid w:val="00AC15A2"/>
    <w:rsid w:val="00AC1D31"/>
    <w:rsid w:val="00AC1EEB"/>
    <w:rsid w:val="00AC1F76"/>
    <w:rsid w:val="00AC2633"/>
    <w:rsid w:val="00AC3DBD"/>
    <w:rsid w:val="00AC4D4F"/>
    <w:rsid w:val="00AC4FA5"/>
    <w:rsid w:val="00AC5279"/>
    <w:rsid w:val="00AC55F7"/>
    <w:rsid w:val="00AC5BE2"/>
    <w:rsid w:val="00AC7471"/>
    <w:rsid w:val="00AD00AF"/>
    <w:rsid w:val="00AD1A2D"/>
    <w:rsid w:val="00AD2303"/>
    <w:rsid w:val="00AD2B4F"/>
    <w:rsid w:val="00AD367E"/>
    <w:rsid w:val="00AD4024"/>
    <w:rsid w:val="00AD46ED"/>
    <w:rsid w:val="00AD4EE9"/>
    <w:rsid w:val="00AD5D46"/>
    <w:rsid w:val="00AD6706"/>
    <w:rsid w:val="00AD6E66"/>
    <w:rsid w:val="00AD7AA5"/>
    <w:rsid w:val="00AE3378"/>
    <w:rsid w:val="00AE399D"/>
    <w:rsid w:val="00AE4663"/>
    <w:rsid w:val="00AE51C4"/>
    <w:rsid w:val="00AE5393"/>
    <w:rsid w:val="00AE5EB3"/>
    <w:rsid w:val="00AE6D04"/>
    <w:rsid w:val="00AF0339"/>
    <w:rsid w:val="00AF0694"/>
    <w:rsid w:val="00AF0739"/>
    <w:rsid w:val="00AF0D6A"/>
    <w:rsid w:val="00AF13F1"/>
    <w:rsid w:val="00AF14EA"/>
    <w:rsid w:val="00AF16D5"/>
    <w:rsid w:val="00AF2587"/>
    <w:rsid w:val="00AF3D95"/>
    <w:rsid w:val="00AF4A71"/>
    <w:rsid w:val="00AF512E"/>
    <w:rsid w:val="00AF5764"/>
    <w:rsid w:val="00AF5B90"/>
    <w:rsid w:val="00AF5EF7"/>
    <w:rsid w:val="00AF676F"/>
    <w:rsid w:val="00AF6CF8"/>
    <w:rsid w:val="00AF74FC"/>
    <w:rsid w:val="00B00C37"/>
    <w:rsid w:val="00B02041"/>
    <w:rsid w:val="00B02D09"/>
    <w:rsid w:val="00B03DF9"/>
    <w:rsid w:val="00B04CA2"/>
    <w:rsid w:val="00B04CE0"/>
    <w:rsid w:val="00B05157"/>
    <w:rsid w:val="00B05176"/>
    <w:rsid w:val="00B05D7E"/>
    <w:rsid w:val="00B07816"/>
    <w:rsid w:val="00B07818"/>
    <w:rsid w:val="00B07F27"/>
    <w:rsid w:val="00B1012D"/>
    <w:rsid w:val="00B10156"/>
    <w:rsid w:val="00B108C3"/>
    <w:rsid w:val="00B108EE"/>
    <w:rsid w:val="00B125EB"/>
    <w:rsid w:val="00B128AE"/>
    <w:rsid w:val="00B12CCA"/>
    <w:rsid w:val="00B15379"/>
    <w:rsid w:val="00B154F3"/>
    <w:rsid w:val="00B15851"/>
    <w:rsid w:val="00B16CFD"/>
    <w:rsid w:val="00B16E1A"/>
    <w:rsid w:val="00B17042"/>
    <w:rsid w:val="00B177FB"/>
    <w:rsid w:val="00B17830"/>
    <w:rsid w:val="00B200CC"/>
    <w:rsid w:val="00B20A01"/>
    <w:rsid w:val="00B20FE2"/>
    <w:rsid w:val="00B245A7"/>
    <w:rsid w:val="00B24B6D"/>
    <w:rsid w:val="00B2518E"/>
    <w:rsid w:val="00B2522B"/>
    <w:rsid w:val="00B25466"/>
    <w:rsid w:val="00B25642"/>
    <w:rsid w:val="00B2601E"/>
    <w:rsid w:val="00B30DD3"/>
    <w:rsid w:val="00B30EF8"/>
    <w:rsid w:val="00B318BC"/>
    <w:rsid w:val="00B31EA9"/>
    <w:rsid w:val="00B327A8"/>
    <w:rsid w:val="00B32DE4"/>
    <w:rsid w:val="00B32F49"/>
    <w:rsid w:val="00B33269"/>
    <w:rsid w:val="00B333AB"/>
    <w:rsid w:val="00B34B4B"/>
    <w:rsid w:val="00B370BF"/>
    <w:rsid w:val="00B37204"/>
    <w:rsid w:val="00B37417"/>
    <w:rsid w:val="00B37A0E"/>
    <w:rsid w:val="00B40049"/>
    <w:rsid w:val="00B4037E"/>
    <w:rsid w:val="00B412B8"/>
    <w:rsid w:val="00B412F9"/>
    <w:rsid w:val="00B416E3"/>
    <w:rsid w:val="00B418C9"/>
    <w:rsid w:val="00B42C8B"/>
    <w:rsid w:val="00B434A7"/>
    <w:rsid w:val="00B4564A"/>
    <w:rsid w:val="00B45E00"/>
    <w:rsid w:val="00B46507"/>
    <w:rsid w:val="00B46B03"/>
    <w:rsid w:val="00B46EC5"/>
    <w:rsid w:val="00B47017"/>
    <w:rsid w:val="00B47853"/>
    <w:rsid w:val="00B50AF2"/>
    <w:rsid w:val="00B5135C"/>
    <w:rsid w:val="00B514DB"/>
    <w:rsid w:val="00B553A5"/>
    <w:rsid w:val="00B55FE7"/>
    <w:rsid w:val="00B56B2E"/>
    <w:rsid w:val="00B56FBD"/>
    <w:rsid w:val="00B572B2"/>
    <w:rsid w:val="00B57D58"/>
    <w:rsid w:val="00B60249"/>
    <w:rsid w:val="00B60295"/>
    <w:rsid w:val="00B6056B"/>
    <w:rsid w:val="00B60786"/>
    <w:rsid w:val="00B607F9"/>
    <w:rsid w:val="00B61BBB"/>
    <w:rsid w:val="00B62CEA"/>
    <w:rsid w:val="00B64191"/>
    <w:rsid w:val="00B64215"/>
    <w:rsid w:val="00B6425C"/>
    <w:rsid w:val="00B64840"/>
    <w:rsid w:val="00B64F72"/>
    <w:rsid w:val="00B65137"/>
    <w:rsid w:val="00B654DC"/>
    <w:rsid w:val="00B65DDF"/>
    <w:rsid w:val="00B65DFD"/>
    <w:rsid w:val="00B66536"/>
    <w:rsid w:val="00B66700"/>
    <w:rsid w:val="00B66B20"/>
    <w:rsid w:val="00B672B9"/>
    <w:rsid w:val="00B67773"/>
    <w:rsid w:val="00B707C4"/>
    <w:rsid w:val="00B70F7F"/>
    <w:rsid w:val="00B71995"/>
    <w:rsid w:val="00B71A5A"/>
    <w:rsid w:val="00B71B7C"/>
    <w:rsid w:val="00B73D70"/>
    <w:rsid w:val="00B75AF7"/>
    <w:rsid w:val="00B75CDC"/>
    <w:rsid w:val="00B76281"/>
    <w:rsid w:val="00B76468"/>
    <w:rsid w:val="00B77761"/>
    <w:rsid w:val="00B77D13"/>
    <w:rsid w:val="00B80276"/>
    <w:rsid w:val="00B8101E"/>
    <w:rsid w:val="00B81648"/>
    <w:rsid w:val="00B819CB"/>
    <w:rsid w:val="00B81DCF"/>
    <w:rsid w:val="00B8254B"/>
    <w:rsid w:val="00B8287E"/>
    <w:rsid w:val="00B83BB2"/>
    <w:rsid w:val="00B847F5"/>
    <w:rsid w:val="00B853AC"/>
    <w:rsid w:val="00B86CE6"/>
    <w:rsid w:val="00B87AB4"/>
    <w:rsid w:val="00B87F3D"/>
    <w:rsid w:val="00B90DD6"/>
    <w:rsid w:val="00B91F9C"/>
    <w:rsid w:val="00B92567"/>
    <w:rsid w:val="00B92626"/>
    <w:rsid w:val="00B930B2"/>
    <w:rsid w:val="00B9325A"/>
    <w:rsid w:val="00B93F8C"/>
    <w:rsid w:val="00B94667"/>
    <w:rsid w:val="00B9470D"/>
    <w:rsid w:val="00B96E63"/>
    <w:rsid w:val="00B96F6A"/>
    <w:rsid w:val="00B97E69"/>
    <w:rsid w:val="00BA0507"/>
    <w:rsid w:val="00BA0B1A"/>
    <w:rsid w:val="00BA0B7A"/>
    <w:rsid w:val="00BA1850"/>
    <w:rsid w:val="00BA1ADF"/>
    <w:rsid w:val="00BA1DE4"/>
    <w:rsid w:val="00BA2294"/>
    <w:rsid w:val="00BA2470"/>
    <w:rsid w:val="00BA2C60"/>
    <w:rsid w:val="00BA2CEA"/>
    <w:rsid w:val="00BA3C06"/>
    <w:rsid w:val="00BA4095"/>
    <w:rsid w:val="00BA4645"/>
    <w:rsid w:val="00BA4916"/>
    <w:rsid w:val="00BA5F53"/>
    <w:rsid w:val="00BA6455"/>
    <w:rsid w:val="00BA675C"/>
    <w:rsid w:val="00BA714B"/>
    <w:rsid w:val="00BA7555"/>
    <w:rsid w:val="00BA782F"/>
    <w:rsid w:val="00BB0230"/>
    <w:rsid w:val="00BB02E6"/>
    <w:rsid w:val="00BB1734"/>
    <w:rsid w:val="00BB21AA"/>
    <w:rsid w:val="00BB37F1"/>
    <w:rsid w:val="00BB5578"/>
    <w:rsid w:val="00BB5A48"/>
    <w:rsid w:val="00BB63DC"/>
    <w:rsid w:val="00BB6BAC"/>
    <w:rsid w:val="00BB7DFE"/>
    <w:rsid w:val="00BC0652"/>
    <w:rsid w:val="00BC0C9C"/>
    <w:rsid w:val="00BC1949"/>
    <w:rsid w:val="00BC21CD"/>
    <w:rsid w:val="00BC2F7D"/>
    <w:rsid w:val="00BC4343"/>
    <w:rsid w:val="00BC4DC0"/>
    <w:rsid w:val="00BC51DC"/>
    <w:rsid w:val="00BC55DA"/>
    <w:rsid w:val="00BC6442"/>
    <w:rsid w:val="00BC75B3"/>
    <w:rsid w:val="00BC7763"/>
    <w:rsid w:val="00BC7AA9"/>
    <w:rsid w:val="00BD15FC"/>
    <w:rsid w:val="00BD1C4E"/>
    <w:rsid w:val="00BD3AFA"/>
    <w:rsid w:val="00BD451A"/>
    <w:rsid w:val="00BD46F8"/>
    <w:rsid w:val="00BD47E7"/>
    <w:rsid w:val="00BD541F"/>
    <w:rsid w:val="00BD61C9"/>
    <w:rsid w:val="00BD6AC0"/>
    <w:rsid w:val="00BD6E7A"/>
    <w:rsid w:val="00BD7018"/>
    <w:rsid w:val="00BD7E87"/>
    <w:rsid w:val="00BD7F7E"/>
    <w:rsid w:val="00BE0C04"/>
    <w:rsid w:val="00BE0D3D"/>
    <w:rsid w:val="00BE2016"/>
    <w:rsid w:val="00BE2B16"/>
    <w:rsid w:val="00BE2DB3"/>
    <w:rsid w:val="00BE3C21"/>
    <w:rsid w:val="00BE41E2"/>
    <w:rsid w:val="00BE42CE"/>
    <w:rsid w:val="00BE4326"/>
    <w:rsid w:val="00BE4B21"/>
    <w:rsid w:val="00BE4CD4"/>
    <w:rsid w:val="00BE795F"/>
    <w:rsid w:val="00BE7C8F"/>
    <w:rsid w:val="00BF0273"/>
    <w:rsid w:val="00BF1499"/>
    <w:rsid w:val="00BF1578"/>
    <w:rsid w:val="00BF18F0"/>
    <w:rsid w:val="00BF2A1B"/>
    <w:rsid w:val="00BF2B8C"/>
    <w:rsid w:val="00BF367E"/>
    <w:rsid w:val="00BF378F"/>
    <w:rsid w:val="00BF3911"/>
    <w:rsid w:val="00BF418E"/>
    <w:rsid w:val="00BF4936"/>
    <w:rsid w:val="00BF4D77"/>
    <w:rsid w:val="00BF5216"/>
    <w:rsid w:val="00BF59B0"/>
    <w:rsid w:val="00BF5E73"/>
    <w:rsid w:val="00BF7015"/>
    <w:rsid w:val="00C00283"/>
    <w:rsid w:val="00C00883"/>
    <w:rsid w:val="00C010F4"/>
    <w:rsid w:val="00C0134D"/>
    <w:rsid w:val="00C018E5"/>
    <w:rsid w:val="00C02243"/>
    <w:rsid w:val="00C037DE"/>
    <w:rsid w:val="00C03F53"/>
    <w:rsid w:val="00C05DDC"/>
    <w:rsid w:val="00C06143"/>
    <w:rsid w:val="00C069F9"/>
    <w:rsid w:val="00C06FB1"/>
    <w:rsid w:val="00C0700E"/>
    <w:rsid w:val="00C07165"/>
    <w:rsid w:val="00C07A47"/>
    <w:rsid w:val="00C07D85"/>
    <w:rsid w:val="00C103D8"/>
    <w:rsid w:val="00C10915"/>
    <w:rsid w:val="00C10BA3"/>
    <w:rsid w:val="00C10F26"/>
    <w:rsid w:val="00C1114D"/>
    <w:rsid w:val="00C119C5"/>
    <w:rsid w:val="00C11DCD"/>
    <w:rsid w:val="00C15A0B"/>
    <w:rsid w:val="00C179F3"/>
    <w:rsid w:val="00C2003F"/>
    <w:rsid w:val="00C20B41"/>
    <w:rsid w:val="00C2105C"/>
    <w:rsid w:val="00C219E7"/>
    <w:rsid w:val="00C21BAD"/>
    <w:rsid w:val="00C21C38"/>
    <w:rsid w:val="00C21F7D"/>
    <w:rsid w:val="00C222CD"/>
    <w:rsid w:val="00C229DA"/>
    <w:rsid w:val="00C23A50"/>
    <w:rsid w:val="00C23AEE"/>
    <w:rsid w:val="00C23C2C"/>
    <w:rsid w:val="00C23CA3"/>
    <w:rsid w:val="00C23EA4"/>
    <w:rsid w:val="00C24666"/>
    <w:rsid w:val="00C2480A"/>
    <w:rsid w:val="00C24D6C"/>
    <w:rsid w:val="00C25941"/>
    <w:rsid w:val="00C259C6"/>
    <w:rsid w:val="00C26269"/>
    <w:rsid w:val="00C26B8E"/>
    <w:rsid w:val="00C26EEB"/>
    <w:rsid w:val="00C275B9"/>
    <w:rsid w:val="00C319DC"/>
    <w:rsid w:val="00C31ACC"/>
    <w:rsid w:val="00C31E0D"/>
    <w:rsid w:val="00C322E1"/>
    <w:rsid w:val="00C32418"/>
    <w:rsid w:val="00C32651"/>
    <w:rsid w:val="00C3290A"/>
    <w:rsid w:val="00C32A3D"/>
    <w:rsid w:val="00C32C4A"/>
    <w:rsid w:val="00C33888"/>
    <w:rsid w:val="00C33951"/>
    <w:rsid w:val="00C33B34"/>
    <w:rsid w:val="00C343B5"/>
    <w:rsid w:val="00C34755"/>
    <w:rsid w:val="00C353C3"/>
    <w:rsid w:val="00C35973"/>
    <w:rsid w:val="00C36066"/>
    <w:rsid w:val="00C369CD"/>
    <w:rsid w:val="00C40CEA"/>
    <w:rsid w:val="00C4105F"/>
    <w:rsid w:val="00C41B78"/>
    <w:rsid w:val="00C41EE1"/>
    <w:rsid w:val="00C426DA"/>
    <w:rsid w:val="00C42AA8"/>
    <w:rsid w:val="00C42FBA"/>
    <w:rsid w:val="00C43692"/>
    <w:rsid w:val="00C439B1"/>
    <w:rsid w:val="00C4447D"/>
    <w:rsid w:val="00C445EE"/>
    <w:rsid w:val="00C45246"/>
    <w:rsid w:val="00C458E7"/>
    <w:rsid w:val="00C45AEB"/>
    <w:rsid w:val="00C462DA"/>
    <w:rsid w:val="00C471E0"/>
    <w:rsid w:val="00C47BB5"/>
    <w:rsid w:val="00C52412"/>
    <w:rsid w:val="00C52882"/>
    <w:rsid w:val="00C536E4"/>
    <w:rsid w:val="00C54F22"/>
    <w:rsid w:val="00C55122"/>
    <w:rsid w:val="00C57044"/>
    <w:rsid w:val="00C571D8"/>
    <w:rsid w:val="00C575DB"/>
    <w:rsid w:val="00C57750"/>
    <w:rsid w:val="00C57B50"/>
    <w:rsid w:val="00C60E2F"/>
    <w:rsid w:val="00C615EB"/>
    <w:rsid w:val="00C6251C"/>
    <w:rsid w:val="00C62B20"/>
    <w:rsid w:val="00C649C5"/>
    <w:rsid w:val="00C65C00"/>
    <w:rsid w:val="00C66044"/>
    <w:rsid w:val="00C67685"/>
    <w:rsid w:val="00C7009B"/>
    <w:rsid w:val="00C702F9"/>
    <w:rsid w:val="00C70308"/>
    <w:rsid w:val="00C70C72"/>
    <w:rsid w:val="00C71E79"/>
    <w:rsid w:val="00C72893"/>
    <w:rsid w:val="00C73798"/>
    <w:rsid w:val="00C738A1"/>
    <w:rsid w:val="00C738E1"/>
    <w:rsid w:val="00C740C5"/>
    <w:rsid w:val="00C742DF"/>
    <w:rsid w:val="00C7485C"/>
    <w:rsid w:val="00C74EF6"/>
    <w:rsid w:val="00C74FF7"/>
    <w:rsid w:val="00C754B5"/>
    <w:rsid w:val="00C8034F"/>
    <w:rsid w:val="00C805D8"/>
    <w:rsid w:val="00C80B40"/>
    <w:rsid w:val="00C80D12"/>
    <w:rsid w:val="00C80DFD"/>
    <w:rsid w:val="00C81960"/>
    <w:rsid w:val="00C81DE4"/>
    <w:rsid w:val="00C81EC6"/>
    <w:rsid w:val="00C82054"/>
    <w:rsid w:val="00C8212A"/>
    <w:rsid w:val="00C823CB"/>
    <w:rsid w:val="00C825A3"/>
    <w:rsid w:val="00C83098"/>
    <w:rsid w:val="00C8396C"/>
    <w:rsid w:val="00C83ACD"/>
    <w:rsid w:val="00C855A8"/>
    <w:rsid w:val="00C86522"/>
    <w:rsid w:val="00C901F9"/>
    <w:rsid w:val="00C90EA7"/>
    <w:rsid w:val="00C921BB"/>
    <w:rsid w:val="00C925A5"/>
    <w:rsid w:val="00C92BE6"/>
    <w:rsid w:val="00C92D8F"/>
    <w:rsid w:val="00C933BA"/>
    <w:rsid w:val="00C9392F"/>
    <w:rsid w:val="00C93A71"/>
    <w:rsid w:val="00C93DF4"/>
    <w:rsid w:val="00C9492B"/>
    <w:rsid w:val="00C94A62"/>
    <w:rsid w:val="00C94C59"/>
    <w:rsid w:val="00C95597"/>
    <w:rsid w:val="00C964E7"/>
    <w:rsid w:val="00C966FB"/>
    <w:rsid w:val="00C9724C"/>
    <w:rsid w:val="00C9752B"/>
    <w:rsid w:val="00C976AD"/>
    <w:rsid w:val="00C97DB5"/>
    <w:rsid w:val="00CA0315"/>
    <w:rsid w:val="00CA0395"/>
    <w:rsid w:val="00CA04A8"/>
    <w:rsid w:val="00CA07B7"/>
    <w:rsid w:val="00CA0ADD"/>
    <w:rsid w:val="00CA183F"/>
    <w:rsid w:val="00CA1BF2"/>
    <w:rsid w:val="00CA1C8E"/>
    <w:rsid w:val="00CA2C80"/>
    <w:rsid w:val="00CA469E"/>
    <w:rsid w:val="00CA48FC"/>
    <w:rsid w:val="00CA49A4"/>
    <w:rsid w:val="00CA5445"/>
    <w:rsid w:val="00CA6515"/>
    <w:rsid w:val="00CA676A"/>
    <w:rsid w:val="00CA73E4"/>
    <w:rsid w:val="00CA75A3"/>
    <w:rsid w:val="00CA7B14"/>
    <w:rsid w:val="00CB01FE"/>
    <w:rsid w:val="00CB09EF"/>
    <w:rsid w:val="00CB14DF"/>
    <w:rsid w:val="00CB177B"/>
    <w:rsid w:val="00CB2954"/>
    <w:rsid w:val="00CB2B44"/>
    <w:rsid w:val="00CB323B"/>
    <w:rsid w:val="00CB38CD"/>
    <w:rsid w:val="00CB4405"/>
    <w:rsid w:val="00CB5352"/>
    <w:rsid w:val="00CB62D5"/>
    <w:rsid w:val="00CB62FF"/>
    <w:rsid w:val="00CB6A41"/>
    <w:rsid w:val="00CB730F"/>
    <w:rsid w:val="00CB797F"/>
    <w:rsid w:val="00CB7BB6"/>
    <w:rsid w:val="00CB7FDD"/>
    <w:rsid w:val="00CC06EB"/>
    <w:rsid w:val="00CC1227"/>
    <w:rsid w:val="00CC16AC"/>
    <w:rsid w:val="00CC1FE6"/>
    <w:rsid w:val="00CC2382"/>
    <w:rsid w:val="00CC2652"/>
    <w:rsid w:val="00CC2743"/>
    <w:rsid w:val="00CC2AA4"/>
    <w:rsid w:val="00CC331E"/>
    <w:rsid w:val="00CC3FC3"/>
    <w:rsid w:val="00CC45B7"/>
    <w:rsid w:val="00CC4C0A"/>
    <w:rsid w:val="00CC6669"/>
    <w:rsid w:val="00CC676E"/>
    <w:rsid w:val="00CD0323"/>
    <w:rsid w:val="00CD1E6A"/>
    <w:rsid w:val="00CD27CD"/>
    <w:rsid w:val="00CD2DBF"/>
    <w:rsid w:val="00CD39B5"/>
    <w:rsid w:val="00CD411A"/>
    <w:rsid w:val="00CD4AB1"/>
    <w:rsid w:val="00CD4D11"/>
    <w:rsid w:val="00CD4FBF"/>
    <w:rsid w:val="00CD730B"/>
    <w:rsid w:val="00CD7D25"/>
    <w:rsid w:val="00CE04EC"/>
    <w:rsid w:val="00CE0AF4"/>
    <w:rsid w:val="00CE0DB0"/>
    <w:rsid w:val="00CE1664"/>
    <w:rsid w:val="00CE1852"/>
    <w:rsid w:val="00CE22E7"/>
    <w:rsid w:val="00CE2791"/>
    <w:rsid w:val="00CE2CDB"/>
    <w:rsid w:val="00CE3ED2"/>
    <w:rsid w:val="00CE43B1"/>
    <w:rsid w:val="00CE4802"/>
    <w:rsid w:val="00CE4949"/>
    <w:rsid w:val="00CE496B"/>
    <w:rsid w:val="00CE4B64"/>
    <w:rsid w:val="00CE4C76"/>
    <w:rsid w:val="00CE6B99"/>
    <w:rsid w:val="00CE7423"/>
    <w:rsid w:val="00CE7E9E"/>
    <w:rsid w:val="00CF046D"/>
    <w:rsid w:val="00CF0473"/>
    <w:rsid w:val="00CF04A1"/>
    <w:rsid w:val="00CF1622"/>
    <w:rsid w:val="00CF2001"/>
    <w:rsid w:val="00CF27A5"/>
    <w:rsid w:val="00CF2B43"/>
    <w:rsid w:val="00CF2ED9"/>
    <w:rsid w:val="00CF35C2"/>
    <w:rsid w:val="00CF3D7A"/>
    <w:rsid w:val="00CF40C3"/>
    <w:rsid w:val="00CF44DA"/>
    <w:rsid w:val="00CF45EA"/>
    <w:rsid w:val="00CF45F2"/>
    <w:rsid w:val="00CF483A"/>
    <w:rsid w:val="00CF5781"/>
    <w:rsid w:val="00CF5C7C"/>
    <w:rsid w:val="00CF6098"/>
    <w:rsid w:val="00CF64C5"/>
    <w:rsid w:val="00CF6D36"/>
    <w:rsid w:val="00D0010E"/>
    <w:rsid w:val="00D005F7"/>
    <w:rsid w:val="00D006AC"/>
    <w:rsid w:val="00D009C5"/>
    <w:rsid w:val="00D00AB0"/>
    <w:rsid w:val="00D00B0F"/>
    <w:rsid w:val="00D01A95"/>
    <w:rsid w:val="00D021DC"/>
    <w:rsid w:val="00D02881"/>
    <w:rsid w:val="00D02E4A"/>
    <w:rsid w:val="00D03715"/>
    <w:rsid w:val="00D03C15"/>
    <w:rsid w:val="00D03F32"/>
    <w:rsid w:val="00D044CE"/>
    <w:rsid w:val="00D04AB3"/>
    <w:rsid w:val="00D05612"/>
    <w:rsid w:val="00D059CB"/>
    <w:rsid w:val="00D060E6"/>
    <w:rsid w:val="00D06C08"/>
    <w:rsid w:val="00D07203"/>
    <w:rsid w:val="00D07A2A"/>
    <w:rsid w:val="00D07EF1"/>
    <w:rsid w:val="00D1076C"/>
    <w:rsid w:val="00D10A15"/>
    <w:rsid w:val="00D10F62"/>
    <w:rsid w:val="00D112A6"/>
    <w:rsid w:val="00D126F5"/>
    <w:rsid w:val="00D1410B"/>
    <w:rsid w:val="00D14DF7"/>
    <w:rsid w:val="00D14DFB"/>
    <w:rsid w:val="00D15E17"/>
    <w:rsid w:val="00D15E60"/>
    <w:rsid w:val="00D163B0"/>
    <w:rsid w:val="00D16A74"/>
    <w:rsid w:val="00D16DE3"/>
    <w:rsid w:val="00D1719A"/>
    <w:rsid w:val="00D1722C"/>
    <w:rsid w:val="00D1740A"/>
    <w:rsid w:val="00D17684"/>
    <w:rsid w:val="00D20A6B"/>
    <w:rsid w:val="00D20AFC"/>
    <w:rsid w:val="00D228E3"/>
    <w:rsid w:val="00D22E3B"/>
    <w:rsid w:val="00D22EEB"/>
    <w:rsid w:val="00D230C1"/>
    <w:rsid w:val="00D23CAA"/>
    <w:rsid w:val="00D24AF5"/>
    <w:rsid w:val="00D24E57"/>
    <w:rsid w:val="00D24EC6"/>
    <w:rsid w:val="00D2553D"/>
    <w:rsid w:val="00D25A03"/>
    <w:rsid w:val="00D26AB9"/>
    <w:rsid w:val="00D26F81"/>
    <w:rsid w:val="00D301F0"/>
    <w:rsid w:val="00D31BB8"/>
    <w:rsid w:val="00D31E9D"/>
    <w:rsid w:val="00D325B3"/>
    <w:rsid w:val="00D33D34"/>
    <w:rsid w:val="00D34816"/>
    <w:rsid w:val="00D348E5"/>
    <w:rsid w:val="00D353DF"/>
    <w:rsid w:val="00D3581E"/>
    <w:rsid w:val="00D35D8B"/>
    <w:rsid w:val="00D41133"/>
    <w:rsid w:val="00D41397"/>
    <w:rsid w:val="00D41AD8"/>
    <w:rsid w:val="00D4295F"/>
    <w:rsid w:val="00D429DF"/>
    <w:rsid w:val="00D43843"/>
    <w:rsid w:val="00D44E56"/>
    <w:rsid w:val="00D472D1"/>
    <w:rsid w:val="00D477D6"/>
    <w:rsid w:val="00D502C4"/>
    <w:rsid w:val="00D52887"/>
    <w:rsid w:val="00D52D0F"/>
    <w:rsid w:val="00D531D1"/>
    <w:rsid w:val="00D533A7"/>
    <w:rsid w:val="00D53B9F"/>
    <w:rsid w:val="00D54827"/>
    <w:rsid w:val="00D54F43"/>
    <w:rsid w:val="00D56409"/>
    <w:rsid w:val="00D6016F"/>
    <w:rsid w:val="00D60CA2"/>
    <w:rsid w:val="00D622BC"/>
    <w:rsid w:val="00D62526"/>
    <w:rsid w:val="00D6301E"/>
    <w:rsid w:val="00D63BEE"/>
    <w:rsid w:val="00D6424D"/>
    <w:rsid w:val="00D6427B"/>
    <w:rsid w:val="00D64875"/>
    <w:rsid w:val="00D6552B"/>
    <w:rsid w:val="00D6568D"/>
    <w:rsid w:val="00D6592E"/>
    <w:rsid w:val="00D65D80"/>
    <w:rsid w:val="00D65DEF"/>
    <w:rsid w:val="00D6681F"/>
    <w:rsid w:val="00D66D64"/>
    <w:rsid w:val="00D67C1E"/>
    <w:rsid w:val="00D703FB"/>
    <w:rsid w:val="00D71C70"/>
    <w:rsid w:val="00D720E6"/>
    <w:rsid w:val="00D72EB2"/>
    <w:rsid w:val="00D73A59"/>
    <w:rsid w:val="00D74174"/>
    <w:rsid w:val="00D75093"/>
    <w:rsid w:val="00D750CF"/>
    <w:rsid w:val="00D752F9"/>
    <w:rsid w:val="00D75C19"/>
    <w:rsid w:val="00D7646D"/>
    <w:rsid w:val="00D7751C"/>
    <w:rsid w:val="00D77CC4"/>
    <w:rsid w:val="00D77DB5"/>
    <w:rsid w:val="00D80050"/>
    <w:rsid w:val="00D81004"/>
    <w:rsid w:val="00D81463"/>
    <w:rsid w:val="00D8170D"/>
    <w:rsid w:val="00D8294F"/>
    <w:rsid w:val="00D829ED"/>
    <w:rsid w:val="00D844C4"/>
    <w:rsid w:val="00D84578"/>
    <w:rsid w:val="00D847EC"/>
    <w:rsid w:val="00D86FB3"/>
    <w:rsid w:val="00D87C6A"/>
    <w:rsid w:val="00D904B3"/>
    <w:rsid w:val="00D91409"/>
    <w:rsid w:val="00D9187C"/>
    <w:rsid w:val="00D918B1"/>
    <w:rsid w:val="00D92517"/>
    <w:rsid w:val="00D926D0"/>
    <w:rsid w:val="00D929CA"/>
    <w:rsid w:val="00D93C60"/>
    <w:rsid w:val="00D94F55"/>
    <w:rsid w:val="00D956BE"/>
    <w:rsid w:val="00D957FE"/>
    <w:rsid w:val="00D95C67"/>
    <w:rsid w:val="00D96E32"/>
    <w:rsid w:val="00D96F3C"/>
    <w:rsid w:val="00D97169"/>
    <w:rsid w:val="00D97BC3"/>
    <w:rsid w:val="00D97F1E"/>
    <w:rsid w:val="00DA029C"/>
    <w:rsid w:val="00DA0433"/>
    <w:rsid w:val="00DA0C70"/>
    <w:rsid w:val="00DA1C10"/>
    <w:rsid w:val="00DA21B1"/>
    <w:rsid w:val="00DA3032"/>
    <w:rsid w:val="00DA3A02"/>
    <w:rsid w:val="00DA3C06"/>
    <w:rsid w:val="00DA45FC"/>
    <w:rsid w:val="00DA4922"/>
    <w:rsid w:val="00DA53AD"/>
    <w:rsid w:val="00DA53EC"/>
    <w:rsid w:val="00DA546F"/>
    <w:rsid w:val="00DA621C"/>
    <w:rsid w:val="00DA63D2"/>
    <w:rsid w:val="00DA6DB7"/>
    <w:rsid w:val="00DA71BA"/>
    <w:rsid w:val="00DB0411"/>
    <w:rsid w:val="00DB0C8F"/>
    <w:rsid w:val="00DB19B6"/>
    <w:rsid w:val="00DB1DDD"/>
    <w:rsid w:val="00DB29A3"/>
    <w:rsid w:val="00DB2A65"/>
    <w:rsid w:val="00DB3395"/>
    <w:rsid w:val="00DB3602"/>
    <w:rsid w:val="00DB37F9"/>
    <w:rsid w:val="00DB5497"/>
    <w:rsid w:val="00DB5814"/>
    <w:rsid w:val="00DB5BEF"/>
    <w:rsid w:val="00DB686A"/>
    <w:rsid w:val="00DB6A4B"/>
    <w:rsid w:val="00DB6A93"/>
    <w:rsid w:val="00DB6BCC"/>
    <w:rsid w:val="00DB7BE7"/>
    <w:rsid w:val="00DB7DC3"/>
    <w:rsid w:val="00DC0BA9"/>
    <w:rsid w:val="00DC0F9D"/>
    <w:rsid w:val="00DC10BC"/>
    <w:rsid w:val="00DC1487"/>
    <w:rsid w:val="00DC1E0F"/>
    <w:rsid w:val="00DC1EB6"/>
    <w:rsid w:val="00DC3976"/>
    <w:rsid w:val="00DC3F3C"/>
    <w:rsid w:val="00DC4A6B"/>
    <w:rsid w:val="00DC6562"/>
    <w:rsid w:val="00DC6933"/>
    <w:rsid w:val="00DC6C6F"/>
    <w:rsid w:val="00DC6DEA"/>
    <w:rsid w:val="00DC7E39"/>
    <w:rsid w:val="00DD186B"/>
    <w:rsid w:val="00DD19B8"/>
    <w:rsid w:val="00DD2A88"/>
    <w:rsid w:val="00DD2BBD"/>
    <w:rsid w:val="00DD37EA"/>
    <w:rsid w:val="00DD3E98"/>
    <w:rsid w:val="00DD3EA1"/>
    <w:rsid w:val="00DD486E"/>
    <w:rsid w:val="00DD53B4"/>
    <w:rsid w:val="00DD566E"/>
    <w:rsid w:val="00DD5A69"/>
    <w:rsid w:val="00DD6CD4"/>
    <w:rsid w:val="00DD7543"/>
    <w:rsid w:val="00DD7602"/>
    <w:rsid w:val="00DD7BB0"/>
    <w:rsid w:val="00DD7C2B"/>
    <w:rsid w:val="00DE03BA"/>
    <w:rsid w:val="00DE124B"/>
    <w:rsid w:val="00DE1765"/>
    <w:rsid w:val="00DE23E7"/>
    <w:rsid w:val="00DE27F8"/>
    <w:rsid w:val="00DE2D4F"/>
    <w:rsid w:val="00DE4AB9"/>
    <w:rsid w:val="00DE4E54"/>
    <w:rsid w:val="00DE6220"/>
    <w:rsid w:val="00DE704C"/>
    <w:rsid w:val="00DE7793"/>
    <w:rsid w:val="00DE7C51"/>
    <w:rsid w:val="00DE7D74"/>
    <w:rsid w:val="00DF02B0"/>
    <w:rsid w:val="00DF0FCF"/>
    <w:rsid w:val="00DF1577"/>
    <w:rsid w:val="00DF1C1C"/>
    <w:rsid w:val="00DF1F10"/>
    <w:rsid w:val="00DF2B68"/>
    <w:rsid w:val="00DF2EC5"/>
    <w:rsid w:val="00DF5AE9"/>
    <w:rsid w:val="00DF6110"/>
    <w:rsid w:val="00DF6D64"/>
    <w:rsid w:val="00DF6F38"/>
    <w:rsid w:val="00DF729C"/>
    <w:rsid w:val="00DF7315"/>
    <w:rsid w:val="00DF7D33"/>
    <w:rsid w:val="00E009EF"/>
    <w:rsid w:val="00E0113C"/>
    <w:rsid w:val="00E0253A"/>
    <w:rsid w:val="00E02CCB"/>
    <w:rsid w:val="00E02FCA"/>
    <w:rsid w:val="00E03124"/>
    <w:rsid w:val="00E04E49"/>
    <w:rsid w:val="00E0594B"/>
    <w:rsid w:val="00E10396"/>
    <w:rsid w:val="00E10751"/>
    <w:rsid w:val="00E1119A"/>
    <w:rsid w:val="00E115D3"/>
    <w:rsid w:val="00E12512"/>
    <w:rsid w:val="00E139BD"/>
    <w:rsid w:val="00E13B4B"/>
    <w:rsid w:val="00E14D4F"/>
    <w:rsid w:val="00E15CBC"/>
    <w:rsid w:val="00E16D01"/>
    <w:rsid w:val="00E17190"/>
    <w:rsid w:val="00E20102"/>
    <w:rsid w:val="00E205D0"/>
    <w:rsid w:val="00E20FDE"/>
    <w:rsid w:val="00E216EC"/>
    <w:rsid w:val="00E21C7B"/>
    <w:rsid w:val="00E22842"/>
    <w:rsid w:val="00E22C23"/>
    <w:rsid w:val="00E22FDA"/>
    <w:rsid w:val="00E230AE"/>
    <w:rsid w:val="00E235F6"/>
    <w:rsid w:val="00E2368E"/>
    <w:rsid w:val="00E24EBE"/>
    <w:rsid w:val="00E2581F"/>
    <w:rsid w:val="00E25F50"/>
    <w:rsid w:val="00E27191"/>
    <w:rsid w:val="00E27A24"/>
    <w:rsid w:val="00E3005A"/>
    <w:rsid w:val="00E30590"/>
    <w:rsid w:val="00E310C9"/>
    <w:rsid w:val="00E32BA8"/>
    <w:rsid w:val="00E33CAE"/>
    <w:rsid w:val="00E33F3C"/>
    <w:rsid w:val="00E34508"/>
    <w:rsid w:val="00E3564C"/>
    <w:rsid w:val="00E35D3E"/>
    <w:rsid w:val="00E368EA"/>
    <w:rsid w:val="00E36C1B"/>
    <w:rsid w:val="00E36EF1"/>
    <w:rsid w:val="00E370F2"/>
    <w:rsid w:val="00E37577"/>
    <w:rsid w:val="00E37F88"/>
    <w:rsid w:val="00E40D25"/>
    <w:rsid w:val="00E412D7"/>
    <w:rsid w:val="00E4178A"/>
    <w:rsid w:val="00E41FAE"/>
    <w:rsid w:val="00E42CA3"/>
    <w:rsid w:val="00E4319D"/>
    <w:rsid w:val="00E43561"/>
    <w:rsid w:val="00E435F2"/>
    <w:rsid w:val="00E436A7"/>
    <w:rsid w:val="00E4372A"/>
    <w:rsid w:val="00E443A2"/>
    <w:rsid w:val="00E4449A"/>
    <w:rsid w:val="00E44884"/>
    <w:rsid w:val="00E46670"/>
    <w:rsid w:val="00E46882"/>
    <w:rsid w:val="00E46CBA"/>
    <w:rsid w:val="00E501C8"/>
    <w:rsid w:val="00E50AEB"/>
    <w:rsid w:val="00E50D38"/>
    <w:rsid w:val="00E51077"/>
    <w:rsid w:val="00E5189D"/>
    <w:rsid w:val="00E5224E"/>
    <w:rsid w:val="00E526DE"/>
    <w:rsid w:val="00E52A47"/>
    <w:rsid w:val="00E53842"/>
    <w:rsid w:val="00E53D2B"/>
    <w:rsid w:val="00E54418"/>
    <w:rsid w:val="00E54DEF"/>
    <w:rsid w:val="00E562CF"/>
    <w:rsid w:val="00E56F0F"/>
    <w:rsid w:val="00E572A6"/>
    <w:rsid w:val="00E57609"/>
    <w:rsid w:val="00E6035A"/>
    <w:rsid w:val="00E6048E"/>
    <w:rsid w:val="00E60A87"/>
    <w:rsid w:val="00E60B33"/>
    <w:rsid w:val="00E60DC8"/>
    <w:rsid w:val="00E610C4"/>
    <w:rsid w:val="00E611CB"/>
    <w:rsid w:val="00E622E3"/>
    <w:rsid w:val="00E62AFC"/>
    <w:rsid w:val="00E63933"/>
    <w:rsid w:val="00E66A77"/>
    <w:rsid w:val="00E66E8F"/>
    <w:rsid w:val="00E66EF9"/>
    <w:rsid w:val="00E6719A"/>
    <w:rsid w:val="00E67DEF"/>
    <w:rsid w:val="00E70C87"/>
    <w:rsid w:val="00E714B7"/>
    <w:rsid w:val="00E71512"/>
    <w:rsid w:val="00E71D7E"/>
    <w:rsid w:val="00E735D5"/>
    <w:rsid w:val="00E7370C"/>
    <w:rsid w:val="00E73882"/>
    <w:rsid w:val="00E73B14"/>
    <w:rsid w:val="00E7436A"/>
    <w:rsid w:val="00E7463A"/>
    <w:rsid w:val="00E750CF"/>
    <w:rsid w:val="00E75733"/>
    <w:rsid w:val="00E75E44"/>
    <w:rsid w:val="00E75F5A"/>
    <w:rsid w:val="00E76794"/>
    <w:rsid w:val="00E76B73"/>
    <w:rsid w:val="00E77E2A"/>
    <w:rsid w:val="00E80856"/>
    <w:rsid w:val="00E808ED"/>
    <w:rsid w:val="00E80D85"/>
    <w:rsid w:val="00E81AE9"/>
    <w:rsid w:val="00E83077"/>
    <w:rsid w:val="00E8313B"/>
    <w:rsid w:val="00E83213"/>
    <w:rsid w:val="00E83B2A"/>
    <w:rsid w:val="00E84891"/>
    <w:rsid w:val="00E84A2A"/>
    <w:rsid w:val="00E84A6F"/>
    <w:rsid w:val="00E84F9D"/>
    <w:rsid w:val="00E852AB"/>
    <w:rsid w:val="00E85435"/>
    <w:rsid w:val="00E869BD"/>
    <w:rsid w:val="00E86AC5"/>
    <w:rsid w:val="00E86F9C"/>
    <w:rsid w:val="00E87C73"/>
    <w:rsid w:val="00E902BD"/>
    <w:rsid w:val="00E9046E"/>
    <w:rsid w:val="00E91307"/>
    <w:rsid w:val="00E915E7"/>
    <w:rsid w:val="00E91E5D"/>
    <w:rsid w:val="00E92464"/>
    <w:rsid w:val="00E92663"/>
    <w:rsid w:val="00E93486"/>
    <w:rsid w:val="00E936BF"/>
    <w:rsid w:val="00E93ADC"/>
    <w:rsid w:val="00E93D45"/>
    <w:rsid w:val="00E93FC1"/>
    <w:rsid w:val="00E969D4"/>
    <w:rsid w:val="00E971AE"/>
    <w:rsid w:val="00E975E7"/>
    <w:rsid w:val="00EA0487"/>
    <w:rsid w:val="00EA08F2"/>
    <w:rsid w:val="00EA0E52"/>
    <w:rsid w:val="00EA136E"/>
    <w:rsid w:val="00EA1DA8"/>
    <w:rsid w:val="00EA280E"/>
    <w:rsid w:val="00EA3102"/>
    <w:rsid w:val="00EA34DE"/>
    <w:rsid w:val="00EA3571"/>
    <w:rsid w:val="00EA4952"/>
    <w:rsid w:val="00EA4C44"/>
    <w:rsid w:val="00EA4E06"/>
    <w:rsid w:val="00EA50C4"/>
    <w:rsid w:val="00EA55CC"/>
    <w:rsid w:val="00EA5BBE"/>
    <w:rsid w:val="00EA7474"/>
    <w:rsid w:val="00EA794D"/>
    <w:rsid w:val="00EB0EA8"/>
    <w:rsid w:val="00EB1694"/>
    <w:rsid w:val="00EB1C32"/>
    <w:rsid w:val="00EB323B"/>
    <w:rsid w:val="00EB3786"/>
    <w:rsid w:val="00EB40BF"/>
    <w:rsid w:val="00EB481C"/>
    <w:rsid w:val="00EB53D2"/>
    <w:rsid w:val="00EB5411"/>
    <w:rsid w:val="00EB5703"/>
    <w:rsid w:val="00EB5DDA"/>
    <w:rsid w:val="00EB693D"/>
    <w:rsid w:val="00EB7631"/>
    <w:rsid w:val="00EB7DED"/>
    <w:rsid w:val="00EC0EBF"/>
    <w:rsid w:val="00EC1187"/>
    <w:rsid w:val="00EC16E4"/>
    <w:rsid w:val="00EC1DF4"/>
    <w:rsid w:val="00EC22CC"/>
    <w:rsid w:val="00EC2698"/>
    <w:rsid w:val="00EC2DBC"/>
    <w:rsid w:val="00EC4FD9"/>
    <w:rsid w:val="00EC5EBB"/>
    <w:rsid w:val="00EC6FB8"/>
    <w:rsid w:val="00EC74E2"/>
    <w:rsid w:val="00ED020D"/>
    <w:rsid w:val="00ED095A"/>
    <w:rsid w:val="00ED15E9"/>
    <w:rsid w:val="00ED231C"/>
    <w:rsid w:val="00ED31CE"/>
    <w:rsid w:val="00ED3FDA"/>
    <w:rsid w:val="00ED4025"/>
    <w:rsid w:val="00ED55F3"/>
    <w:rsid w:val="00ED652A"/>
    <w:rsid w:val="00ED70F9"/>
    <w:rsid w:val="00ED754A"/>
    <w:rsid w:val="00EE02DD"/>
    <w:rsid w:val="00EE09F9"/>
    <w:rsid w:val="00EE0EB4"/>
    <w:rsid w:val="00EE11A1"/>
    <w:rsid w:val="00EE1C46"/>
    <w:rsid w:val="00EE28F1"/>
    <w:rsid w:val="00EE2B2C"/>
    <w:rsid w:val="00EE36E7"/>
    <w:rsid w:val="00EE3A1D"/>
    <w:rsid w:val="00EE3ADE"/>
    <w:rsid w:val="00EE4ED9"/>
    <w:rsid w:val="00EE50D6"/>
    <w:rsid w:val="00EE5219"/>
    <w:rsid w:val="00EE5392"/>
    <w:rsid w:val="00EE56DA"/>
    <w:rsid w:val="00EE5941"/>
    <w:rsid w:val="00EE6621"/>
    <w:rsid w:val="00EE71BC"/>
    <w:rsid w:val="00EE7671"/>
    <w:rsid w:val="00EF0475"/>
    <w:rsid w:val="00EF0B1C"/>
    <w:rsid w:val="00EF0D81"/>
    <w:rsid w:val="00EF0FB1"/>
    <w:rsid w:val="00EF1B22"/>
    <w:rsid w:val="00EF2BB1"/>
    <w:rsid w:val="00EF2FD9"/>
    <w:rsid w:val="00EF30AD"/>
    <w:rsid w:val="00EF3231"/>
    <w:rsid w:val="00EF3280"/>
    <w:rsid w:val="00EF46D5"/>
    <w:rsid w:val="00EF4873"/>
    <w:rsid w:val="00EF4CF5"/>
    <w:rsid w:val="00EF505E"/>
    <w:rsid w:val="00EF622C"/>
    <w:rsid w:val="00EF6F8F"/>
    <w:rsid w:val="00EF6FC2"/>
    <w:rsid w:val="00EF7500"/>
    <w:rsid w:val="00F00177"/>
    <w:rsid w:val="00F0023A"/>
    <w:rsid w:val="00F00370"/>
    <w:rsid w:val="00F008D5"/>
    <w:rsid w:val="00F01024"/>
    <w:rsid w:val="00F012C9"/>
    <w:rsid w:val="00F012D6"/>
    <w:rsid w:val="00F02432"/>
    <w:rsid w:val="00F02887"/>
    <w:rsid w:val="00F029D8"/>
    <w:rsid w:val="00F02D3D"/>
    <w:rsid w:val="00F02F85"/>
    <w:rsid w:val="00F03462"/>
    <w:rsid w:val="00F0407A"/>
    <w:rsid w:val="00F04271"/>
    <w:rsid w:val="00F04AE9"/>
    <w:rsid w:val="00F04BD0"/>
    <w:rsid w:val="00F052DB"/>
    <w:rsid w:val="00F05546"/>
    <w:rsid w:val="00F05609"/>
    <w:rsid w:val="00F0628B"/>
    <w:rsid w:val="00F06E77"/>
    <w:rsid w:val="00F070DE"/>
    <w:rsid w:val="00F0717F"/>
    <w:rsid w:val="00F07260"/>
    <w:rsid w:val="00F077B3"/>
    <w:rsid w:val="00F07F55"/>
    <w:rsid w:val="00F1083D"/>
    <w:rsid w:val="00F12622"/>
    <w:rsid w:val="00F12974"/>
    <w:rsid w:val="00F13CBB"/>
    <w:rsid w:val="00F13E9A"/>
    <w:rsid w:val="00F1420A"/>
    <w:rsid w:val="00F15032"/>
    <w:rsid w:val="00F15B68"/>
    <w:rsid w:val="00F16219"/>
    <w:rsid w:val="00F1656F"/>
    <w:rsid w:val="00F165C4"/>
    <w:rsid w:val="00F1693D"/>
    <w:rsid w:val="00F16E57"/>
    <w:rsid w:val="00F1735F"/>
    <w:rsid w:val="00F173A8"/>
    <w:rsid w:val="00F217EE"/>
    <w:rsid w:val="00F23531"/>
    <w:rsid w:val="00F250D9"/>
    <w:rsid w:val="00F251C3"/>
    <w:rsid w:val="00F257DE"/>
    <w:rsid w:val="00F25BAB"/>
    <w:rsid w:val="00F25BF1"/>
    <w:rsid w:val="00F26176"/>
    <w:rsid w:val="00F26373"/>
    <w:rsid w:val="00F2692C"/>
    <w:rsid w:val="00F27AE2"/>
    <w:rsid w:val="00F30E02"/>
    <w:rsid w:val="00F31133"/>
    <w:rsid w:val="00F3146B"/>
    <w:rsid w:val="00F319E8"/>
    <w:rsid w:val="00F31BBB"/>
    <w:rsid w:val="00F31FEB"/>
    <w:rsid w:val="00F321F0"/>
    <w:rsid w:val="00F325DB"/>
    <w:rsid w:val="00F32AFD"/>
    <w:rsid w:val="00F32D1F"/>
    <w:rsid w:val="00F32E89"/>
    <w:rsid w:val="00F33BBE"/>
    <w:rsid w:val="00F352DA"/>
    <w:rsid w:val="00F35A63"/>
    <w:rsid w:val="00F35D52"/>
    <w:rsid w:val="00F376FF"/>
    <w:rsid w:val="00F400C9"/>
    <w:rsid w:val="00F400F5"/>
    <w:rsid w:val="00F4028A"/>
    <w:rsid w:val="00F40292"/>
    <w:rsid w:val="00F408A7"/>
    <w:rsid w:val="00F40BA1"/>
    <w:rsid w:val="00F40FF2"/>
    <w:rsid w:val="00F41D8C"/>
    <w:rsid w:val="00F42087"/>
    <w:rsid w:val="00F428EC"/>
    <w:rsid w:val="00F42E5F"/>
    <w:rsid w:val="00F43264"/>
    <w:rsid w:val="00F4352E"/>
    <w:rsid w:val="00F4423D"/>
    <w:rsid w:val="00F447BB"/>
    <w:rsid w:val="00F45DFB"/>
    <w:rsid w:val="00F47FE2"/>
    <w:rsid w:val="00F51609"/>
    <w:rsid w:val="00F52AD9"/>
    <w:rsid w:val="00F52E42"/>
    <w:rsid w:val="00F547F5"/>
    <w:rsid w:val="00F54DBA"/>
    <w:rsid w:val="00F5506F"/>
    <w:rsid w:val="00F556B6"/>
    <w:rsid w:val="00F56B59"/>
    <w:rsid w:val="00F57453"/>
    <w:rsid w:val="00F57DEC"/>
    <w:rsid w:val="00F60353"/>
    <w:rsid w:val="00F6067D"/>
    <w:rsid w:val="00F60ADE"/>
    <w:rsid w:val="00F62DE5"/>
    <w:rsid w:val="00F636A1"/>
    <w:rsid w:val="00F63D11"/>
    <w:rsid w:val="00F66351"/>
    <w:rsid w:val="00F666B2"/>
    <w:rsid w:val="00F66B1A"/>
    <w:rsid w:val="00F70E1B"/>
    <w:rsid w:val="00F710DA"/>
    <w:rsid w:val="00F714B1"/>
    <w:rsid w:val="00F71B6C"/>
    <w:rsid w:val="00F71CA1"/>
    <w:rsid w:val="00F72FC1"/>
    <w:rsid w:val="00F733F3"/>
    <w:rsid w:val="00F739D0"/>
    <w:rsid w:val="00F73C7D"/>
    <w:rsid w:val="00F73C88"/>
    <w:rsid w:val="00F7413A"/>
    <w:rsid w:val="00F74687"/>
    <w:rsid w:val="00F75BC2"/>
    <w:rsid w:val="00F75FC6"/>
    <w:rsid w:val="00F765D2"/>
    <w:rsid w:val="00F7729F"/>
    <w:rsid w:val="00F77664"/>
    <w:rsid w:val="00F818CC"/>
    <w:rsid w:val="00F82245"/>
    <w:rsid w:val="00F82990"/>
    <w:rsid w:val="00F837FB"/>
    <w:rsid w:val="00F83DE8"/>
    <w:rsid w:val="00F841DB"/>
    <w:rsid w:val="00F84698"/>
    <w:rsid w:val="00F84DB3"/>
    <w:rsid w:val="00F84E60"/>
    <w:rsid w:val="00F84E62"/>
    <w:rsid w:val="00F84E90"/>
    <w:rsid w:val="00F86515"/>
    <w:rsid w:val="00F876B6"/>
    <w:rsid w:val="00F91153"/>
    <w:rsid w:val="00F91B78"/>
    <w:rsid w:val="00F93C2E"/>
    <w:rsid w:val="00F94B0C"/>
    <w:rsid w:val="00F94D33"/>
    <w:rsid w:val="00F95172"/>
    <w:rsid w:val="00F95691"/>
    <w:rsid w:val="00FA00BF"/>
    <w:rsid w:val="00FA0450"/>
    <w:rsid w:val="00FA08BC"/>
    <w:rsid w:val="00FA2787"/>
    <w:rsid w:val="00FA2EE3"/>
    <w:rsid w:val="00FA396D"/>
    <w:rsid w:val="00FA3D2E"/>
    <w:rsid w:val="00FB0052"/>
    <w:rsid w:val="00FB06CD"/>
    <w:rsid w:val="00FB07EE"/>
    <w:rsid w:val="00FB08BC"/>
    <w:rsid w:val="00FB0976"/>
    <w:rsid w:val="00FB0F26"/>
    <w:rsid w:val="00FB162D"/>
    <w:rsid w:val="00FB1B01"/>
    <w:rsid w:val="00FB1DD7"/>
    <w:rsid w:val="00FB1E12"/>
    <w:rsid w:val="00FB1E3F"/>
    <w:rsid w:val="00FB2B57"/>
    <w:rsid w:val="00FB4140"/>
    <w:rsid w:val="00FB49CF"/>
    <w:rsid w:val="00FB4F6A"/>
    <w:rsid w:val="00FB58A4"/>
    <w:rsid w:val="00FB5980"/>
    <w:rsid w:val="00FB603C"/>
    <w:rsid w:val="00FB6295"/>
    <w:rsid w:val="00FB6A4B"/>
    <w:rsid w:val="00FB7CE2"/>
    <w:rsid w:val="00FC02A4"/>
    <w:rsid w:val="00FC059C"/>
    <w:rsid w:val="00FC0673"/>
    <w:rsid w:val="00FC15E7"/>
    <w:rsid w:val="00FC1BED"/>
    <w:rsid w:val="00FC2342"/>
    <w:rsid w:val="00FC2664"/>
    <w:rsid w:val="00FC2809"/>
    <w:rsid w:val="00FC2A60"/>
    <w:rsid w:val="00FC2F06"/>
    <w:rsid w:val="00FC3A92"/>
    <w:rsid w:val="00FC4C60"/>
    <w:rsid w:val="00FC57D1"/>
    <w:rsid w:val="00FC5E30"/>
    <w:rsid w:val="00FC60ED"/>
    <w:rsid w:val="00FC6A81"/>
    <w:rsid w:val="00FD0671"/>
    <w:rsid w:val="00FD0ED8"/>
    <w:rsid w:val="00FD173C"/>
    <w:rsid w:val="00FD1BAA"/>
    <w:rsid w:val="00FD3EF0"/>
    <w:rsid w:val="00FD43DD"/>
    <w:rsid w:val="00FD4459"/>
    <w:rsid w:val="00FD4588"/>
    <w:rsid w:val="00FD53FC"/>
    <w:rsid w:val="00FD5D07"/>
    <w:rsid w:val="00FD6CC0"/>
    <w:rsid w:val="00FD6EF8"/>
    <w:rsid w:val="00FD7085"/>
    <w:rsid w:val="00FD7092"/>
    <w:rsid w:val="00FD7ACC"/>
    <w:rsid w:val="00FE0DCB"/>
    <w:rsid w:val="00FE1285"/>
    <w:rsid w:val="00FE1306"/>
    <w:rsid w:val="00FE189A"/>
    <w:rsid w:val="00FE19C7"/>
    <w:rsid w:val="00FE1A6F"/>
    <w:rsid w:val="00FE2984"/>
    <w:rsid w:val="00FE2F68"/>
    <w:rsid w:val="00FE3082"/>
    <w:rsid w:val="00FE30B0"/>
    <w:rsid w:val="00FE396D"/>
    <w:rsid w:val="00FE479E"/>
    <w:rsid w:val="00FE4A74"/>
    <w:rsid w:val="00FE6060"/>
    <w:rsid w:val="00FE6A21"/>
    <w:rsid w:val="00FE6AB3"/>
    <w:rsid w:val="00FE7A5B"/>
    <w:rsid w:val="00FF06A2"/>
    <w:rsid w:val="00FF0F81"/>
    <w:rsid w:val="00FF130C"/>
    <w:rsid w:val="00FF13CC"/>
    <w:rsid w:val="00FF4E0D"/>
    <w:rsid w:val="00FF4E89"/>
    <w:rsid w:val="00FF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CB405"/>
  <w15:chartTrackingRefBased/>
  <w15:docId w15:val="{8F924802-779D-4E56-B452-8CE79879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5"/>
    <w:link w:val="10"/>
    <w:uiPriority w:val="9"/>
    <w:qFormat/>
    <w:rsid w:val="00B46EC5"/>
    <w:pPr>
      <w:numPr>
        <w:ilvl w:val="0"/>
      </w:numPr>
      <w:spacing w:before="340" w:after="330" w:line="360" w:lineRule="auto"/>
      <w:ind w:left="0"/>
      <w:jc w:val="center"/>
      <w:outlineLvl w:val="0"/>
    </w:pPr>
    <w:rPr>
      <w:rFonts w:eastAsia="黑体"/>
      <w:bCs w:val="0"/>
      <w:kern w:val="44"/>
      <w:sz w:val="32"/>
      <w:szCs w:val="44"/>
    </w:rPr>
  </w:style>
  <w:style w:type="paragraph" w:styleId="2">
    <w:name w:val="heading 2"/>
    <w:basedOn w:val="a"/>
    <w:next w:val="a"/>
    <w:link w:val="20"/>
    <w:uiPriority w:val="9"/>
    <w:unhideWhenUsed/>
    <w:qFormat/>
    <w:rsid w:val="00D03715"/>
    <w:pPr>
      <w:keepNext/>
      <w:keepLines/>
      <w:numPr>
        <w:numId w:val="3"/>
      </w:numPr>
      <w:spacing w:before="260" w:after="260" w:line="540" w:lineRule="exact"/>
      <w:outlineLvl w:val="1"/>
    </w:pPr>
    <w:rPr>
      <w:rFonts w:asciiTheme="majorHAnsi" w:eastAsia="黑体" w:hAnsiTheme="majorHAnsi" w:cstheme="majorBidi"/>
      <w:b/>
      <w:bCs/>
      <w:spacing w:val="4"/>
      <w:sz w:val="24"/>
      <w:szCs w:val="32"/>
    </w:rPr>
  </w:style>
  <w:style w:type="paragraph" w:styleId="3">
    <w:name w:val="heading 3"/>
    <w:basedOn w:val="a"/>
    <w:next w:val="a"/>
    <w:link w:val="30"/>
    <w:uiPriority w:val="9"/>
    <w:unhideWhenUsed/>
    <w:qFormat/>
    <w:rsid w:val="00D6592E"/>
    <w:pPr>
      <w:keepNext/>
      <w:keepLines/>
      <w:numPr>
        <w:numId w:val="6"/>
      </w:numPr>
      <w:spacing w:before="260" w:after="260" w:line="415" w:lineRule="auto"/>
      <w:outlineLvl w:val="2"/>
    </w:pPr>
    <w:rPr>
      <w:rFonts w:eastAsia="黑体"/>
      <w:b/>
      <w:bCs/>
      <w:sz w:val="24"/>
      <w:szCs w:val="32"/>
    </w:rPr>
  </w:style>
  <w:style w:type="paragraph" w:styleId="4">
    <w:name w:val="heading 4"/>
    <w:basedOn w:val="a"/>
    <w:next w:val="a"/>
    <w:link w:val="40"/>
    <w:uiPriority w:val="9"/>
    <w:unhideWhenUsed/>
    <w:qFormat/>
    <w:rsid w:val="000817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817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0817EE"/>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817EE"/>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817EE"/>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817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0E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0EF1"/>
    <w:rPr>
      <w:sz w:val="18"/>
      <w:szCs w:val="18"/>
    </w:rPr>
  </w:style>
  <w:style w:type="paragraph" w:styleId="a5">
    <w:name w:val="footer"/>
    <w:basedOn w:val="a"/>
    <w:link w:val="a6"/>
    <w:uiPriority w:val="99"/>
    <w:unhideWhenUsed/>
    <w:rsid w:val="004D0EF1"/>
    <w:pPr>
      <w:tabs>
        <w:tab w:val="center" w:pos="4153"/>
        <w:tab w:val="right" w:pos="8306"/>
      </w:tabs>
      <w:snapToGrid w:val="0"/>
    </w:pPr>
    <w:rPr>
      <w:sz w:val="18"/>
      <w:szCs w:val="18"/>
    </w:rPr>
  </w:style>
  <w:style w:type="character" w:customStyle="1" w:styleId="a6">
    <w:name w:val="页脚 字符"/>
    <w:basedOn w:val="a0"/>
    <w:link w:val="a5"/>
    <w:uiPriority w:val="99"/>
    <w:rsid w:val="004D0EF1"/>
    <w:rPr>
      <w:sz w:val="18"/>
      <w:szCs w:val="18"/>
    </w:rPr>
  </w:style>
  <w:style w:type="paragraph" w:styleId="a7">
    <w:name w:val="List Paragraph"/>
    <w:basedOn w:val="a"/>
    <w:uiPriority w:val="34"/>
    <w:qFormat/>
    <w:rsid w:val="006B41B6"/>
    <w:pPr>
      <w:ind w:firstLineChars="200" w:firstLine="420"/>
    </w:pPr>
  </w:style>
  <w:style w:type="character" w:customStyle="1" w:styleId="10">
    <w:name w:val="标题 1 字符"/>
    <w:basedOn w:val="a0"/>
    <w:link w:val="1"/>
    <w:uiPriority w:val="9"/>
    <w:rsid w:val="00B46EC5"/>
    <w:rPr>
      <w:rFonts w:eastAsia="黑体"/>
      <w:b/>
      <w:kern w:val="44"/>
      <w:sz w:val="32"/>
      <w:szCs w:val="44"/>
    </w:rPr>
  </w:style>
  <w:style w:type="character" w:customStyle="1" w:styleId="20">
    <w:name w:val="标题 2 字符"/>
    <w:basedOn w:val="a0"/>
    <w:link w:val="2"/>
    <w:uiPriority w:val="9"/>
    <w:rsid w:val="00D03715"/>
    <w:rPr>
      <w:rFonts w:asciiTheme="majorHAnsi" w:eastAsia="黑体" w:hAnsiTheme="majorHAnsi" w:cstheme="majorBidi"/>
      <w:b/>
      <w:bCs/>
      <w:spacing w:val="4"/>
      <w:sz w:val="24"/>
      <w:szCs w:val="32"/>
    </w:rPr>
  </w:style>
  <w:style w:type="character" w:customStyle="1" w:styleId="30">
    <w:name w:val="标题 3 字符"/>
    <w:basedOn w:val="a0"/>
    <w:link w:val="3"/>
    <w:uiPriority w:val="9"/>
    <w:rsid w:val="00D6592E"/>
    <w:rPr>
      <w:rFonts w:eastAsia="黑体"/>
      <w:b/>
      <w:bCs/>
      <w:sz w:val="24"/>
      <w:szCs w:val="32"/>
    </w:rPr>
  </w:style>
  <w:style w:type="character" w:customStyle="1" w:styleId="40">
    <w:name w:val="标题 4 字符"/>
    <w:basedOn w:val="a0"/>
    <w:link w:val="4"/>
    <w:uiPriority w:val="9"/>
    <w:rsid w:val="000817E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817EE"/>
    <w:rPr>
      <w:b/>
      <w:bCs/>
      <w:sz w:val="28"/>
      <w:szCs w:val="28"/>
    </w:rPr>
  </w:style>
  <w:style w:type="character" w:customStyle="1" w:styleId="60">
    <w:name w:val="标题 6 字符"/>
    <w:basedOn w:val="a0"/>
    <w:link w:val="6"/>
    <w:uiPriority w:val="9"/>
    <w:rsid w:val="000817E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817EE"/>
    <w:rPr>
      <w:b/>
      <w:bCs/>
      <w:sz w:val="24"/>
      <w:szCs w:val="24"/>
    </w:rPr>
  </w:style>
  <w:style w:type="character" w:customStyle="1" w:styleId="80">
    <w:name w:val="标题 8 字符"/>
    <w:basedOn w:val="a0"/>
    <w:link w:val="8"/>
    <w:uiPriority w:val="9"/>
    <w:semiHidden/>
    <w:rsid w:val="000817E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817EE"/>
    <w:rPr>
      <w:rFonts w:asciiTheme="majorHAnsi" w:eastAsiaTheme="majorEastAsia" w:hAnsiTheme="majorHAnsi" w:cstheme="majorBidi"/>
      <w:szCs w:val="21"/>
    </w:rPr>
  </w:style>
  <w:style w:type="paragraph" w:styleId="TOC">
    <w:name w:val="TOC Heading"/>
    <w:basedOn w:val="1"/>
    <w:next w:val="a"/>
    <w:uiPriority w:val="39"/>
    <w:unhideWhenUsed/>
    <w:qFormat/>
    <w:rsid w:val="00EC4FD9"/>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11">
    <w:name w:val="toc 1"/>
    <w:basedOn w:val="a"/>
    <w:next w:val="a"/>
    <w:autoRedefine/>
    <w:uiPriority w:val="39"/>
    <w:unhideWhenUsed/>
    <w:rsid w:val="00EC4FD9"/>
  </w:style>
  <w:style w:type="paragraph" w:styleId="21">
    <w:name w:val="toc 2"/>
    <w:basedOn w:val="a"/>
    <w:next w:val="a"/>
    <w:autoRedefine/>
    <w:uiPriority w:val="39"/>
    <w:unhideWhenUsed/>
    <w:rsid w:val="00EC4FD9"/>
    <w:pPr>
      <w:ind w:leftChars="200" w:left="420"/>
    </w:pPr>
  </w:style>
  <w:style w:type="paragraph" w:styleId="31">
    <w:name w:val="toc 3"/>
    <w:basedOn w:val="a"/>
    <w:next w:val="a"/>
    <w:autoRedefine/>
    <w:uiPriority w:val="39"/>
    <w:unhideWhenUsed/>
    <w:rsid w:val="00EC4FD9"/>
    <w:pPr>
      <w:ind w:leftChars="400" w:left="840"/>
    </w:pPr>
  </w:style>
  <w:style w:type="character" w:styleId="a8">
    <w:name w:val="Hyperlink"/>
    <w:basedOn w:val="a0"/>
    <w:uiPriority w:val="99"/>
    <w:unhideWhenUsed/>
    <w:rsid w:val="00EC4FD9"/>
    <w:rPr>
      <w:color w:val="0563C1" w:themeColor="hyperlink"/>
      <w:u w:val="single"/>
    </w:rPr>
  </w:style>
  <w:style w:type="character" w:styleId="a9">
    <w:name w:val="annotation reference"/>
    <w:basedOn w:val="a0"/>
    <w:uiPriority w:val="99"/>
    <w:semiHidden/>
    <w:unhideWhenUsed/>
    <w:rsid w:val="009D4EEB"/>
    <w:rPr>
      <w:sz w:val="21"/>
      <w:szCs w:val="21"/>
    </w:rPr>
  </w:style>
  <w:style w:type="paragraph" w:styleId="aa">
    <w:name w:val="annotation text"/>
    <w:basedOn w:val="a"/>
    <w:link w:val="ab"/>
    <w:uiPriority w:val="99"/>
    <w:semiHidden/>
    <w:unhideWhenUsed/>
    <w:rsid w:val="009D4EEB"/>
  </w:style>
  <w:style w:type="character" w:customStyle="1" w:styleId="ab">
    <w:name w:val="批注文字 字符"/>
    <w:basedOn w:val="a0"/>
    <w:link w:val="aa"/>
    <w:uiPriority w:val="99"/>
    <w:semiHidden/>
    <w:rsid w:val="009D4EEB"/>
  </w:style>
  <w:style w:type="paragraph" w:styleId="ac">
    <w:name w:val="annotation subject"/>
    <w:basedOn w:val="aa"/>
    <w:next w:val="aa"/>
    <w:link w:val="ad"/>
    <w:uiPriority w:val="99"/>
    <w:semiHidden/>
    <w:unhideWhenUsed/>
    <w:rsid w:val="009D4EEB"/>
    <w:rPr>
      <w:b/>
      <w:bCs/>
    </w:rPr>
  </w:style>
  <w:style w:type="character" w:customStyle="1" w:styleId="ad">
    <w:name w:val="批注主题 字符"/>
    <w:basedOn w:val="ab"/>
    <w:link w:val="ac"/>
    <w:uiPriority w:val="99"/>
    <w:semiHidden/>
    <w:rsid w:val="009D4EEB"/>
    <w:rPr>
      <w:b/>
      <w:bCs/>
    </w:rPr>
  </w:style>
  <w:style w:type="paragraph" w:styleId="ae">
    <w:name w:val="Balloon Text"/>
    <w:basedOn w:val="a"/>
    <w:link w:val="af"/>
    <w:uiPriority w:val="99"/>
    <w:semiHidden/>
    <w:unhideWhenUsed/>
    <w:rsid w:val="009D4EEB"/>
    <w:rPr>
      <w:sz w:val="18"/>
      <w:szCs w:val="18"/>
    </w:rPr>
  </w:style>
  <w:style w:type="character" w:customStyle="1" w:styleId="af">
    <w:name w:val="批注框文本 字符"/>
    <w:basedOn w:val="a0"/>
    <w:link w:val="ae"/>
    <w:uiPriority w:val="99"/>
    <w:semiHidden/>
    <w:rsid w:val="009D4EEB"/>
    <w:rPr>
      <w:sz w:val="18"/>
      <w:szCs w:val="18"/>
    </w:rPr>
  </w:style>
  <w:style w:type="table" w:styleId="af0">
    <w:name w:val="Table Grid"/>
    <w:basedOn w:val="a1"/>
    <w:uiPriority w:val="39"/>
    <w:rsid w:val="00337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2652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7-6">
    <w:name w:val="List Table 7 Colorful Accent 6"/>
    <w:basedOn w:val="a1"/>
    <w:uiPriority w:val="52"/>
    <w:rsid w:val="0052652F"/>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2">
    <w:name w:val="Plain Table 3"/>
    <w:basedOn w:val="a1"/>
    <w:uiPriority w:val="43"/>
    <w:rsid w:val="00EA5B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1">
    <w:name w:val="footnote text"/>
    <w:basedOn w:val="a"/>
    <w:link w:val="af2"/>
    <w:uiPriority w:val="99"/>
    <w:unhideWhenUsed/>
    <w:qFormat/>
    <w:rsid w:val="00317FFC"/>
    <w:pPr>
      <w:snapToGrid w:val="0"/>
    </w:pPr>
    <w:rPr>
      <w:rFonts w:ascii="Times New Roman" w:hAnsi="Times New Roman" w:cs="Times New Roman"/>
      <w:kern w:val="0"/>
      <w:sz w:val="18"/>
      <w:szCs w:val="18"/>
    </w:rPr>
  </w:style>
  <w:style w:type="character" w:customStyle="1" w:styleId="af2">
    <w:name w:val="脚注文本 字符"/>
    <w:basedOn w:val="a0"/>
    <w:link w:val="af1"/>
    <w:uiPriority w:val="99"/>
    <w:qFormat/>
    <w:rsid w:val="00317FFC"/>
    <w:rPr>
      <w:rFonts w:ascii="Times New Roman" w:hAnsi="Times New Roman" w:cs="Times New Roman"/>
      <w:kern w:val="0"/>
      <w:sz w:val="18"/>
      <w:szCs w:val="18"/>
    </w:rPr>
  </w:style>
  <w:style w:type="character" w:styleId="af3">
    <w:name w:val="footnote reference"/>
    <w:basedOn w:val="a0"/>
    <w:uiPriority w:val="99"/>
    <w:unhideWhenUsed/>
    <w:qFormat/>
    <w:rsid w:val="00317FFC"/>
    <w:rPr>
      <w:vertAlign w:val="superscript"/>
    </w:rPr>
  </w:style>
  <w:style w:type="paragraph" w:styleId="af4">
    <w:name w:val="caption"/>
    <w:basedOn w:val="a"/>
    <w:next w:val="a"/>
    <w:uiPriority w:val="35"/>
    <w:unhideWhenUsed/>
    <w:qFormat/>
    <w:rsid w:val="00B66B20"/>
    <w:rPr>
      <w:rFonts w:asciiTheme="majorHAnsi" w:eastAsia="黑体" w:hAnsiTheme="majorHAnsi" w:cstheme="majorBidi"/>
      <w:sz w:val="20"/>
      <w:szCs w:val="20"/>
    </w:rPr>
  </w:style>
  <w:style w:type="paragraph" w:styleId="af5">
    <w:name w:val="Plain Text"/>
    <w:basedOn w:val="a"/>
    <w:link w:val="af6"/>
    <w:rsid w:val="00495579"/>
    <w:pPr>
      <w:widowControl w:val="0"/>
      <w:jc w:val="both"/>
    </w:pPr>
    <w:rPr>
      <w:rFonts w:ascii="宋体" w:eastAsia="宋体" w:hAnsi="Courier New" w:cs="Times New Roman"/>
      <w:szCs w:val="20"/>
    </w:rPr>
  </w:style>
  <w:style w:type="character" w:customStyle="1" w:styleId="af6">
    <w:name w:val="纯文本 字符"/>
    <w:basedOn w:val="a0"/>
    <w:link w:val="af5"/>
    <w:rsid w:val="00495579"/>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60422">
      <w:bodyDiv w:val="1"/>
      <w:marLeft w:val="0"/>
      <w:marRight w:val="0"/>
      <w:marTop w:val="0"/>
      <w:marBottom w:val="0"/>
      <w:divBdr>
        <w:top w:val="none" w:sz="0" w:space="0" w:color="auto"/>
        <w:left w:val="none" w:sz="0" w:space="0" w:color="auto"/>
        <w:bottom w:val="none" w:sz="0" w:space="0" w:color="auto"/>
        <w:right w:val="none" w:sz="0" w:space="0" w:color="auto"/>
      </w:divBdr>
    </w:div>
    <w:div w:id="600644627">
      <w:bodyDiv w:val="1"/>
      <w:marLeft w:val="0"/>
      <w:marRight w:val="0"/>
      <w:marTop w:val="0"/>
      <w:marBottom w:val="0"/>
      <w:divBdr>
        <w:top w:val="none" w:sz="0" w:space="0" w:color="auto"/>
        <w:left w:val="none" w:sz="0" w:space="0" w:color="auto"/>
        <w:bottom w:val="none" w:sz="0" w:space="0" w:color="auto"/>
        <w:right w:val="none" w:sz="0" w:space="0" w:color="auto"/>
      </w:divBdr>
    </w:div>
    <w:div w:id="789322468">
      <w:bodyDiv w:val="1"/>
      <w:marLeft w:val="0"/>
      <w:marRight w:val="0"/>
      <w:marTop w:val="0"/>
      <w:marBottom w:val="0"/>
      <w:divBdr>
        <w:top w:val="none" w:sz="0" w:space="0" w:color="auto"/>
        <w:left w:val="none" w:sz="0" w:space="0" w:color="auto"/>
        <w:bottom w:val="none" w:sz="0" w:space="0" w:color="auto"/>
        <w:right w:val="none" w:sz="0" w:space="0" w:color="auto"/>
      </w:divBdr>
      <w:divsChild>
        <w:div w:id="387342268">
          <w:marLeft w:val="0"/>
          <w:marRight w:val="0"/>
          <w:marTop w:val="0"/>
          <w:marBottom w:val="0"/>
          <w:divBdr>
            <w:top w:val="none" w:sz="0" w:space="0" w:color="auto"/>
            <w:left w:val="none" w:sz="0" w:space="0" w:color="auto"/>
            <w:bottom w:val="none" w:sz="0" w:space="0" w:color="auto"/>
            <w:right w:val="none" w:sz="0" w:space="0" w:color="auto"/>
          </w:divBdr>
          <w:divsChild>
            <w:div w:id="21638978">
              <w:marLeft w:val="0"/>
              <w:marRight w:val="0"/>
              <w:marTop w:val="0"/>
              <w:marBottom w:val="0"/>
              <w:divBdr>
                <w:top w:val="single" w:sz="6" w:space="0" w:color="DEDEDE"/>
                <w:left w:val="single" w:sz="6" w:space="0" w:color="DEDEDE"/>
                <w:bottom w:val="single" w:sz="6" w:space="0" w:color="DEDEDE"/>
                <w:right w:val="single" w:sz="6" w:space="0" w:color="DEDEDE"/>
              </w:divBdr>
              <w:divsChild>
                <w:div w:id="1295981900">
                  <w:marLeft w:val="0"/>
                  <w:marRight w:val="0"/>
                  <w:marTop w:val="0"/>
                  <w:marBottom w:val="0"/>
                  <w:divBdr>
                    <w:top w:val="none" w:sz="0" w:space="0" w:color="auto"/>
                    <w:left w:val="none" w:sz="0" w:space="0" w:color="auto"/>
                    <w:bottom w:val="none" w:sz="0" w:space="0" w:color="auto"/>
                    <w:right w:val="none" w:sz="0" w:space="0" w:color="auto"/>
                  </w:divBdr>
                  <w:divsChild>
                    <w:div w:id="78473412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61430273">
          <w:marLeft w:val="0"/>
          <w:marRight w:val="0"/>
          <w:marTop w:val="0"/>
          <w:marBottom w:val="0"/>
          <w:divBdr>
            <w:top w:val="none" w:sz="0" w:space="0" w:color="auto"/>
            <w:left w:val="none" w:sz="0" w:space="0" w:color="auto"/>
            <w:bottom w:val="none" w:sz="0" w:space="0" w:color="auto"/>
            <w:right w:val="none" w:sz="0" w:space="0" w:color="auto"/>
          </w:divBdr>
          <w:divsChild>
            <w:div w:id="86508113">
              <w:marLeft w:val="0"/>
              <w:marRight w:val="0"/>
              <w:marTop w:val="0"/>
              <w:marBottom w:val="0"/>
              <w:divBdr>
                <w:top w:val="none" w:sz="0" w:space="0" w:color="auto"/>
                <w:left w:val="none" w:sz="0" w:space="0" w:color="auto"/>
                <w:bottom w:val="none" w:sz="0" w:space="0" w:color="auto"/>
                <w:right w:val="none" w:sz="0" w:space="0" w:color="auto"/>
              </w:divBdr>
              <w:divsChild>
                <w:div w:id="1015426445">
                  <w:marLeft w:val="0"/>
                  <w:marRight w:val="0"/>
                  <w:marTop w:val="0"/>
                  <w:marBottom w:val="0"/>
                  <w:divBdr>
                    <w:top w:val="single" w:sz="6" w:space="8" w:color="EEEEEE"/>
                    <w:left w:val="none" w:sz="0" w:space="8" w:color="auto"/>
                    <w:bottom w:val="single" w:sz="6" w:space="8" w:color="EEEEEE"/>
                    <w:right w:val="single" w:sz="6" w:space="8" w:color="EEEEEE"/>
                  </w:divBdr>
                  <w:divsChild>
                    <w:div w:id="11076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if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0DC3D-BD3F-4DE4-91D8-2F8D2103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4294833020</TotalTime>
  <Pages>86</Pages>
  <Words>7368</Words>
  <Characters>41998</Characters>
  <Application>Microsoft Office Word</Application>
  <DocSecurity>0</DocSecurity>
  <Lines>349</Lines>
  <Paragraphs>98</Paragraphs>
  <ScaleCrop>false</ScaleCrop>
  <Company/>
  <LinksUpToDate>false</LinksUpToDate>
  <CharactersWithSpaces>49268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 H</dc:creator>
  <cp:keywords/>
  <dc:description/>
  <cp:lastModifiedBy>GL H</cp:lastModifiedBy>
  <cp:revision>4304</cp:revision>
  <dcterms:created xsi:type="dcterms:W3CDTF">2018-01-16T15:07:00Z</dcterms:created>
  <dcterms:modified xsi:type="dcterms:W3CDTF">2018-04-06T12:40:00Z</dcterms:modified>
</cp:coreProperties>
</file>